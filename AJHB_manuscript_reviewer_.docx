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D53C" w14:textId="77777777" w:rsidR="00457934" w:rsidRPr="00557B51" w:rsidRDefault="00457934" w:rsidP="00457934">
      <w:pPr>
        <w:spacing w:line="360" w:lineRule="auto"/>
        <w:rPr>
          <w:b/>
          <w:bCs/>
          <w:lang w:val="en-US"/>
        </w:rPr>
      </w:pPr>
      <w:r w:rsidRPr="12F988AD">
        <w:rPr>
          <w:b/>
          <w:bCs/>
        </w:rPr>
        <w:t>Determinants of Early Neonatal Weight Loss in Historical Swiss Maternity Hospital Records</w:t>
      </w:r>
    </w:p>
    <w:p w14:paraId="1D322BC0" w14:textId="77777777" w:rsidR="00457934" w:rsidRPr="00557B51" w:rsidRDefault="00457934" w:rsidP="00457934">
      <w:pPr>
        <w:spacing w:line="360" w:lineRule="auto"/>
        <w:rPr>
          <w:lang w:val="en-US"/>
        </w:rPr>
      </w:pPr>
    </w:p>
    <w:p w14:paraId="28C52D22" w14:textId="77777777" w:rsidR="00457934" w:rsidRPr="00714233" w:rsidRDefault="00457934" w:rsidP="00457934">
      <w:pPr>
        <w:rPr>
          <w:sz w:val="20"/>
          <w:szCs w:val="20"/>
          <w:lang w:val="en-US"/>
        </w:rPr>
      </w:pPr>
      <w:r w:rsidRPr="12F988AD">
        <w:rPr>
          <w:sz w:val="20"/>
          <w:szCs w:val="20"/>
        </w:rPr>
        <w:t xml:space="preserve">Anton Nagaroor </w:t>
      </w:r>
      <w:r w:rsidRPr="12F988AD">
        <w:rPr>
          <w:sz w:val="20"/>
          <w:szCs w:val="20"/>
          <w:vertAlign w:val="superscript"/>
        </w:rPr>
        <w:t>1</w:t>
      </w:r>
      <w:r w:rsidRPr="12F988AD">
        <w:rPr>
          <w:sz w:val="20"/>
          <w:szCs w:val="20"/>
        </w:rPr>
        <w:t xml:space="preserve">, Mathilde Le Vu </w:t>
      </w:r>
      <w:r w:rsidRPr="12F988AD">
        <w:rPr>
          <w:sz w:val="20"/>
          <w:szCs w:val="20"/>
          <w:vertAlign w:val="superscript"/>
        </w:rPr>
        <w:t>1,2</w:t>
      </w:r>
      <w:r w:rsidRPr="12F988AD">
        <w:rPr>
          <w:sz w:val="20"/>
          <w:szCs w:val="20"/>
        </w:rPr>
        <w:t xml:space="preserve">, Katarina L Matthes </w:t>
      </w:r>
      <w:r w:rsidRPr="12F988AD">
        <w:rPr>
          <w:sz w:val="20"/>
          <w:szCs w:val="20"/>
          <w:vertAlign w:val="superscript"/>
        </w:rPr>
        <w:t>1</w:t>
      </w:r>
      <w:r w:rsidRPr="12F988AD">
        <w:rPr>
          <w:sz w:val="20"/>
          <w:szCs w:val="20"/>
        </w:rPr>
        <w:t xml:space="preserve">, Kaspar Staub </w:t>
      </w:r>
      <w:r w:rsidRPr="12F988AD">
        <w:rPr>
          <w:sz w:val="20"/>
          <w:szCs w:val="20"/>
          <w:vertAlign w:val="superscript"/>
        </w:rPr>
        <w:t xml:space="preserve">1 </w:t>
      </w:r>
      <w:r w:rsidRPr="12F988AD">
        <w:rPr>
          <w:sz w:val="20"/>
          <w:szCs w:val="20"/>
        </w:rPr>
        <w:t>*</w:t>
      </w:r>
    </w:p>
    <w:p w14:paraId="2F6136A9" w14:textId="77777777" w:rsidR="00457934" w:rsidRPr="00714233" w:rsidRDefault="00457934" w:rsidP="00457934">
      <w:pPr>
        <w:spacing w:line="360" w:lineRule="auto"/>
        <w:rPr>
          <w:sz w:val="20"/>
          <w:szCs w:val="20"/>
          <w:lang w:val="en-US"/>
        </w:rPr>
      </w:pPr>
    </w:p>
    <w:p w14:paraId="3F7ACBE9" w14:textId="77777777" w:rsidR="00457934" w:rsidRPr="00714233" w:rsidRDefault="00457934" w:rsidP="00457934">
      <w:pPr>
        <w:tabs>
          <w:tab w:val="left" w:pos="7908"/>
        </w:tabs>
        <w:spacing w:line="360" w:lineRule="auto"/>
      </w:pPr>
      <w:r w:rsidRPr="12F988AD">
        <w:rPr>
          <w:sz w:val="20"/>
          <w:szCs w:val="20"/>
          <w:vertAlign w:val="superscript"/>
        </w:rPr>
        <w:t>1</w:t>
      </w:r>
      <w:r w:rsidRPr="12F988AD">
        <w:rPr>
          <w:sz w:val="20"/>
          <w:szCs w:val="20"/>
        </w:rPr>
        <w:t xml:space="preserve"> Institute of Evolutionary Medicine, University of Zurich, Switzerland</w:t>
      </w:r>
    </w:p>
    <w:p w14:paraId="64ED6D4E" w14:textId="77777777" w:rsidR="00457934" w:rsidRPr="00462CB9" w:rsidRDefault="00457934" w:rsidP="00457934">
      <w:pPr>
        <w:tabs>
          <w:tab w:val="left" w:pos="7908"/>
        </w:tabs>
        <w:spacing w:line="360" w:lineRule="auto"/>
      </w:pPr>
      <w:r w:rsidRPr="00462CB9">
        <w:rPr>
          <w:sz w:val="20"/>
          <w:szCs w:val="20"/>
          <w:vertAlign w:val="superscript"/>
          <w:lang w:val="fr-FR"/>
        </w:rPr>
        <w:t>2</w:t>
      </w:r>
      <w:r w:rsidRPr="00462CB9">
        <w:rPr>
          <w:sz w:val="20"/>
          <w:szCs w:val="20"/>
          <w:lang w:val="fr-FR"/>
        </w:rPr>
        <w:t xml:space="preserve"> </w:t>
      </w:r>
      <w:r w:rsidRPr="00462CB9">
        <w:rPr>
          <w:rFonts w:eastAsiaTheme="minorEastAsia"/>
          <w:sz w:val="20"/>
          <w:szCs w:val="20"/>
          <w:lang w:val="fr-FR"/>
        </w:rPr>
        <w:t xml:space="preserve">Univ Rennes, Inserm, EHESP, </w:t>
      </w:r>
      <w:proofErr w:type="spellStart"/>
      <w:r w:rsidRPr="00462CB9">
        <w:rPr>
          <w:rFonts w:eastAsiaTheme="minorEastAsia"/>
          <w:sz w:val="20"/>
          <w:szCs w:val="20"/>
          <w:lang w:val="fr-FR"/>
        </w:rPr>
        <w:t>Irset</w:t>
      </w:r>
      <w:proofErr w:type="spellEnd"/>
      <w:r w:rsidRPr="00462CB9">
        <w:rPr>
          <w:rFonts w:eastAsiaTheme="minorEastAsia"/>
          <w:sz w:val="20"/>
          <w:szCs w:val="20"/>
          <w:lang w:val="fr-FR"/>
        </w:rPr>
        <w:t xml:space="preserve"> (Institut de recherche en santé, environnement et travail), UMR_S 1085, F-35000 Rennes, France  </w:t>
      </w:r>
    </w:p>
    <w:p w14:paraId="03872401" w14:textId="77777777" w:rsidR="00457934" w:rsidRPr="00714233" w:rsidRDefault="00457934" w:rsidP="00457934">
      <w:pPr>
        <w:spacing w:line="360" w:lineRule="auto"/>
        <w:rPr>
          <w:sz w:val="20"/>
          <w:szCs w:val="20"/>
          <w:lang w:val="en-US"/>
        </w:rPr>
      </w:pPr>
    </w:p>
    <w:p w14:paraId="727CE598" w14:textId="77777777" w:rsidR="00457934" w:rsidRPr="00714233" w:rsidRDefault="00457934" w:rsidP="00457934">
      <w:pPr>
        <w:spacing w:after="120" w:line="360" w:lineRule="auto"/>
        <w:rPr>
          <w:sz w:val="20"/>
          <w:szCs w:val="20"/>
          <w:lang w:val="en-US"/>
        </w:rPr>
      </w:pPr>
      <w:r w:rsidRPr="00714233">
        <w:rPr>
          <w:sz w:val="20"/>
          <w:szCs w:val="20"/>
        </w:rPr>
        <w:t xml:space="preserve">Correspondence: Prof. Dr. Kaspar Staub, Institute of Evolutionary Medicine, University of Zurich, </w:t>
      </w:r>
      <w:proofErr w:type="spellStart"/>
      <w:r w:rsidRPr="00714233">
        <w:rPr>
          <w:sz w:val="20"/>
          <w:szCs w:val="20"/>
        </w:rPr>
        <w:t>Winterthurerstrasse</w:t>
      </w:r>
      <w:proofErr w:type="spellEnd"/>
      <w:r w:rsidRPr="00714233">
        <w:rPr>
          <w:sz w:val="20"/>
          <w:szCs w:val="20"/>
        </w:rPr>
        <w:t xml:space="preserve"> 190, CH-8057 Zurich, Switzerland, kaspar.staub@iem.uzh.ch, +41 44 635 05 13</w:t>
      </w:r>
    </w:p>
    <w:p w14:paraId="3C80F101" w14:textId="77777777" w:rsidR="00457934" w:rsidRPr="00714233" w:rsidRDefault="00457934" w:rsidP="00457934">
      <w:pPr>
        <w:spacing w:after="120" w:line="360" w:lineRule="auto"/>
        <w:rPr>
          <w:sz w:val="20"/>
          <w:szCs w:val="20"/>
          <w:lang w:val="en-US"/>
        </w:rPr>
      </w:pPr>
    </w:p>
    <w:p w14:paraId="39AA85B6" w14:textId="79F705FB" w:rsidR="00457934" w:rsidRPr="00FB4BC1" w:rsidRDefault="00457934" w:rsidP="00457934">
      <w:pPr>
        <w:spacing w:after="120" w:line="360" w:lineRule="auto"/>
        <w:rPr>
          <w:sz w:val="20"/>
          <w:szCs w:val="20"/>
          <w:lang w:val="en-US"/>
        </w:rPr>
      </w:pPr>
      <w:r w:rsidRPr="00714233">
        <w:rPr>
          <w:b/>
          <w:bCs/>
          <w:sz w:val="20"/>
          <w:szCs w:val="20"/>
        </w:rPr>
        <w:t>Keywords:</w:t>
      </w:r>
      <w:r w:rsidRPr="00714233">
        <w:rPr>
          <w:sz w:val="20"/>
          <w:szCs w:val="20"/>
        </w:rPr>
        <w:t xml:space="preserve"> </w:t>
      </w:r>
      <w:r w:rsidR="004F4F91" w:rsidRPr="00FB4BC1">
        <w:rPr>
          <w:sz w:val="20"/>
          <w:szCs w:val="20"/>
          <w:lang w:val="en-US"/>
        </w:rPr>
        <w:t>Neonatal weight loss; Neonatal adaptation; Infant feeding; Historical epidemiology; Developmental plasticity</w:t>
      </w:r>
    </w:p>
    <w:p w14:paraId="5DD8627E" w14:textId="77777777" w:rsidR="00457934" w:rsidRPr="00FB4BC1" w:rsidRDefault="00457934" w:rsidP="00457934">
      <w:pPr>
        <w:spacing w:line="360" w:lineRule="auto"/>
        <w:rPr>
          <w:sz w:val="20"/>
          <w:szCs w:val="20"/>
          <w:lang w:val="en-US"/>
        </w:rPr>
      </w:pPr>
    </w:p>
    <w:p w14:paraId="514771A3" w14:textId="77777777" w:rsidR="00457934" w:rsidRPr="00FB4BC1" w:rsidRDefault="00457934" w:rsidP="00457934">
      <w:pPr>
        <w:spacing w:line="360" w:lineRule="auto"/>
        <w:rPr>
          <w:lang w:val="en-US"/>
        </w:rPr>
      </w:pPr>
    </w:p>
    <w:p w14:paraId="03C2D703" w14:textId="77777777" w:rsidR="00457934" w:rsidRDefault="00457934">
      <w:pPr>
        <w:rPr>
          <w:b/>
          <w:bCs/>
        </w:rPr>
      </w:pPr>
      <w:r w:rsidRPr="3D50A995">
        <w:rPr>
          <w:b/>
          <w:bCs/>
        </w:rPr>
        <w:br w:type="page"/>
      </w:r>
    </w:p>
    <w:p w14:paraId="74CC733B" w14:textId="7A87E7C3" w:rsidR="3660D943" w:rsidRDefault="3660D943" w:rsidP="3D50A995">
      <w:pPr>
        <w:spacing w:after="120" w:line="360" w:lineRule="auto"/>
        <w:rPr>
          <w:color w:val="000000" w:themeColor="text1"/>
        </w:rPr>
      </w:pPr>
      <w:r w:rsidRPr="3D50A995">
        <w:rPr>
          <w:b/>
          <w:bCs/>
          <w:color w:val="000000" w:themeColor="text1"/>
        </w:rPr>
        <w:lastRenderedPageBreak/>
        <w:t>Abstract</w:t>
      </w:r>
    </w:p>
    <w:p w14:paraId="142490F1" w14:textId="3C09A14C" w:rsidR="3D50A995" w:rsidRDefault="3D50A995" w:rsidP="3D50A995">
      <w:pPr>
        <w:spacing w:after="120" w:line="360" w:lineRule="auto"/>
        <w:rPr>
          <w:color w:val="000000" w:themeColor="text1"/>
          <w:sz w:val="20"/>
          <w:szCs w:val="20"/>
        </w:rPr>
      </w:pPr>
    </w:p>
    <w:p w14:paraId="206E0CE4" w14:textId="1E28BFEE"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Objective:</w:t>
      </w:r>
      <w:r w:rsidRPr="3D50A995">
        <w:rPr>
          <w:color w:val="000000" w:themeColor="text1"/>
          <w:sz w:val="20"/>
          <w:szCs w:val="20"/>
        </w:rPr>
        <w:t xml:space="preserve"> Early neonatal weight loss is an aspect of neonatal adaptation influenced by maternal, nutritional, and perinatal factors. Determinants of early neonatal weight loss in historical populations remain poorly understood. This study investigated determinants of neonatal weight loss </w:t>
      </w:r>
      <w:r w:rsidR="003C026F" w:rsidRPr="003C026F">
        <w:rPr>
          <w:color w:val="000000" w:themeColor="text1"/>
          <w:sz w:val="20"/>
          <w:szCs w:val="20"/>
        </w:rPr>
        <w:t>as an early postnatal adaptation phenotype</w:t>
      </w:r>
      <w:r w:rsidR="003C026F">
        <w:rPr>
          <w:color w:val="000000" w:themeColor="text1"/>
          <w:sz w:val="20"/>
          <w:szCs w:val="20"/>
        </w:rPr>
        <w:t xml:space="preserve"> </w:t>
      </w:r>
      <w:r w:rsidRPr="3D50A995">
        <w:rPr>
          <w:color w:val="000000" w:themeColor="text1"/>
          <w:sz w:val="20"/>
          <w:szCs w:val="20"/>
        </w:rPr>
        <w:t>using Swiss maternity hospital records from 1905–1924, including the influence of First World War and the 1918–1920 influenza pandemic.</w:t>
      </w:r>
    </w:p>
    <w:p w14:paraId="4D9DA4B4" w14:textId="17ACDF2D"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Methods:</w:t>
      </w:r>
      <w:r w:rsidRPr="3D50A995">
        <w:rPr>
          <w:color w:val="000000" w:themeColor="text1"/>
          <w:sz w:val="20"/>
          <w:szCs w:val="20"/>
        </w:rPr>
        <w:t xml:space="preserve"> Birth records from Lausanne Maternity Hospital (1905–1924) were </w:t>
      </w:r>
      <w:proofErr w:type="spellStart"/>
      <w:r w:rsidRPr="3D50A995">
        <w:rPr>
          <w:color w:val="000000" w:themeColor="text1"/>
          <w:sz w:val="20"/>
          <w:szCs w:val="20"/>
        </w:rPr>
        <w:t>analyzed</w:t>
      </w:r>
      <w:proofErr w:type="spellEnd"/>
      <w:r w:rsidRPr="3D50A995">
        <w:rPr>
          <w:color w:val="000000" w:themeColor="text1"/>
          <w:sz w:val="20"/>
          <w:szCs w:val="20"/>
        </w:rPr>
        <w:t xml:space="preserve">. Maximum percentage neonatal weight loss was calculated during hospitalization, excluding implausible trajectories (&gt;20% loss) and weight gains. Associations with feeding type, historical exposures, and maternal health were assessed using multivariable linear and logistic regression for maximum and </w:t>
      </w:r>
      <w:del w:id="0" w:author="Anton Naganoor" w:date="2026-09-20T10:14:00Z" w16du:dateUtc="2026-09-20T08:14:00Z">
        <w:r w:rsidRPr="3D50A995" w:rsidDel="00F57BDA">
          <w:rPr>
            <w:color w:val="000000" w:themeColor="text1"/>
            <w:sz w:val="20"/>
            <w:szCs w:val="20"/>
          </w:rPr>
          <w:delText>excessive</w:delText>
        </w:r>
      </w:del>
      <w:ins w:id="1"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(&gt;10%) weight loss, respectively. Stratified and sensitivity analyses assessed effect heterogeneity and model robustness.</w:t>
      </w:r>
    </w:p>
    <w:p w14:paraId="3441BF23" w14:textId="5D20AF82" w:rsidR="002C6AB2" w:rsidRDefault="3660D943" w:rsidP="002C6AB2">
      <w:pPr>
        <w:spacing w:beforeAutospacing="1" w:afterAutospacing="1" w:line="360" w:lineRule="auto"/>
        <w:rPr>
          <w:color w:val="000000" w:themeColor="text1"/>
          <w:sz w:val="20"/>
          <w:szCs w:val="20"/>
        </w:rPr>
      </w:pPr>
      <w:r w:rsidRPr="3D50A995">
        <w:rPr>
          <w:b/>
          <w:bCs/>
          <w:color w:val="000000" w:themeColor="text1"/>
          <w:sz w:val="20"/>
          <w:szCs w:val="20"/>
        </w:rPr>
        <w:t>Results:</w:t>
      </w:r>
      <w:r w:rsidRPr="3D50A995">
        <w:rPr>
          <w:color w:val="000000" w:themeColor="text1"/>
          <w:sz w:val="20"/>
          <w:szCs w:val="20"/>
        </w:rPr>
        <w:t xml:space="preserve"> The analytical sample included 11,739 singleton live births. Mean maximum </w:t>
      </w:r>
      <w:r w:rsidR="002A0D1F">
        <w:rPr>
          <w:sz w:val="20"/>
          <w:szCs w:val="20"/>
        </w:rPr>
        <w:t xml:space="preserve">observed </w:t>
      </w:r>
      <w:r w:rsidRPr="3D50A995">
        <w:rPr>
          <w:color w:val="000000" w:themeColor="text1"/>
          <w:sz w:val="20"/>
          <w:szCs w:val="20"/>
        </w:rPr>
        <w:t xml:space="preserve">neonatal weight loss was 6.7% (SD 3.5%), and 16.8% experienced </w:t>
      </w:r>
      <w:del w:id="2" w:author="Anton Naganoor" w:date="2026-09-20T10:14:00Z" w16du:dateUtc="2026-09-20T08:14:00Z">
        <w:r w:rsidRPr="3D50A995" w:rsidDel="00F57BDA">
          <w:rPr>
            <w:color w:val="000000" w:themeColor="text1"/>
            <w:sz w:val="20"/>
            <w:szCs w:val="20"/>
          </w:rPr>
          <w:delText>excessive</w:delText>
        </w:r>
      </w:del>
      <w:ins w:id="3"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Compared with artificial feeding, breastfeeding was associated with lower maximum weight loss (β = −1.07 percentage points, 95% CI −1.32 to −0.81) and lower odds of </w:t>
      </w:r>
      <w:del w:id="4" w:author="Anton Naganoor" w:date="2026-09-20T10:14:00Z" w16du:dateUtc="2026-09-20T08:14:00Z">
        <w:r w:rsidRPr="3D50A995" w:rsidDel="00F57BDA">
          <w:rPr>
            <w:color w:val="000000" w:themeColor="text1"/>
            <w:sz w:val="20"/>
            <w:szCs w:val="20"/>
          </w:rPr>
          <w:delText>excessive</w:delText>
        </w:r>
      </w:del>
      <w:ins w:id="5"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(OR = 0.56, 95% CI 0.47–0.68). Mixed feeding was associated with greater weight loss and higher odds of </w:t>
      </w:r>
      <w:del w:id="6" w:author="Anton Naganoor" w:date="2026-09-20T10:14:00Z" w16du:dateUtc="2026-09-20T08:14:00Z">
        <w:r w:rsidRPr="3D50A995" w:rsidDel="00F57BDA">
          <w:rPr>
            <w:color w:val="000000" w:themeColor="text1"/>
            <w:sz w:val="20"/>
            <w:szCs w:val="20"/>
          </w:rPr>
          <w:delText>excessive</w:delText>
        </w:r>
      </w:del>
      <w:ins w:id="7"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Pandemic exposure was associated with slightly greater weight loss, whereas </w:t>
      </w:r>
      <w:del w:id="8" w:author="Anton Naganoor" w:date="2026-09-20T10:57:00Z" w16du:dateUtc="2026-09-20T08:57:00Z">
        <w:r w:rsidRPr="3D50A995" w:rsidDel="002C6AB2">
          <w:rPr>
            <w:color w:val="000000" w:themeColor="text1"/>
            <w:sz w:val="20"/>
            <w:szCs w:val="20"/>
          </w:rPr>
          <w:delText>First World War exposure was not independently associated with weight loss</w:delText>
        </w:r>
      </w:del>
      <w:ins w:id="9" w:author="Anton Naganoor" w:date="2026-09-20T10:57:00Z" w16du:dateUtc="2026-09-20T08:57:00Z">
        <w:r w:rsidR="002C6AB2">
          <w:rPr>
            <w:color w:val="000000" w:themeColor="text1"/>
            <w:sz w:val="20"/>
            <w:szCs w:val="20"/>
          </w:rPr>
          <w:t xml:space="preserve">the </w:t>
        </w:r>
      </w:ins>
      <w:del w:id="10" w:author="Anton Naganoor" w:date="2026-09-20T10:57:00Z" w16du:dateUtc="2026-09-20T08:57:00Z">
        <w:r w:rsidRPr="3D50A995" w:rsidDel="002C6AB2">
          <w:rPr>
            <w:color w:val="000000" w:themeColor="text1"/>
            <w:sz w:val="20"/>
            <w:szCs w:val="20"/>
          </w:rPr>
          <w:delText>.</w:delText>
        </w:r>
      </w:del>
      <w:ins w:id="11" w:author="Anton Naganoor" w:date="2026-09-20T10:57:00Z">
        <w:r w:rsidR="002C6AB2" w:rsidRPr="002C6AB2">
          <w:rPr>
            <w:color w:val="000000" w:themeColor="text1"/>
            <w:sz w:val="20"/>
            <w:szCs w:val="20"/>
          </w:rPr>
          <w:t>association with First World War exposure was small and did not provide clear evidence of an independent association</w:t>
        </w:r>
      </w:ins>
    </w:p>
    <w:p w14:paraId="56EB09CC" w14:textId="52D9D838"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Conclusion:</w:t>
      </w:r>
      <w:r w:rsidRPr="3D50A995">
        <w:rPr>
          <w:color w:val="000000" w:themeColor="text1"/>
          <w:sz w:val="20"/>
          <w:szCs w:val="20"/>
        </w:rPr>
        <w:t xml:space="preserve"> Feeding mode was the strongest determinant of early neonatal weight loss. Breastfeeding was consistently associated with lower weight loss, while pandemic exposure and maternal influenza during pregnancy were associated with slightly higher weight loss.</w:t>
      </w:r>
      <w:r w:rsidR="003C026F">
        <w:rPr>
          <w:color w:val="000000" w:themeColor="text1"/>
          <w:sz w:val="20"/>
          <w:szCs w:val="20"/>
        </w:rPr>
        <w:t xml:space="preserve"> </w:t>
      </w:r>
      <w:r w:rsidR="003C026F" w:rsidRPr="003C026F">
        <w:rPr>
          <w:color w:val="000000" w:themeColor="text1"/>
          <w:sz w:val="20"/>
          <w:szCs w:val="20"/>
        </w:rPr>
        <w:t>These findings suggest that neonatal weight loss may provide an early postnatal indicator of neonatal adaptation reflecting both immediate nutritional influences and broader prenatal conditions.</w:t>
      </w:r>
    </w:p>
    <w:p w14:paraId="7DD60647" w14:textId="7441E78B" w:rsidR="3D50A995" w:rsidRDefault="3D50A995" w:rsidP="3D50A995">
      <w:pPr>
        <w:spacing w:after="120" w:line="360" w:lineRule="auto"/>
        <w:rPr>
          <w:rFonts w:eastAsiaTheme="minorEastAsia"/>
          <w:sz w:val="20"/>
          <w:szCs w:val="20"/>
        </w:rPr>
      </w:pPr>
    </w:p>
    <w:p w14:paraId="2FD04BD4" w14:textId="39994D68" w:rsidR="00D55DC2" w:rsidRPr="000D01F8" w:rsidRDefault="452E7F50" w:rsidP="003F07C6">
      <w:pPr>
        <w:spacing w:after="120" w:line="360" w:lineRule="auto"/>
        <w:rPr>
          <w:sz w:val="22"/>
          <w:szCs w:val="22"/>
          <w:lang w:val="en-US"/>
        </w:rPr>
      </w:pPr>
      <w:r w:rsidRPr="7EB3EADA">
        <w:rPr>
          <w:sz w:val="22"/>
          <w:szCs w:val="22"/>
        </w:rPr>
        <w:br w:type="page"/>
      </w:r>
    </w:p>
    <w:p w14:paraId="1B471338" w14:textId="77777777" w:rsidR="00D55DC2" w:rsidRDefault="00D55DC2" w:rsidP="003F07C6">
      <w:pPr>
        <w:spacing w:after="120" w:line="360" w:lineRule="auto"/>
      </w:pPr>
      <w:bookmarkStart w:id="12" w:name="OLE_LINK3"/>
    </w:p>
    <w:p w14:paraId="5AB1D471" w14:textId="4BF720DD" w:rsidR="00BC5641" w:rsidRPr="00635979" w:rsidRDefault="06F571AB" w:rsidP="003F07C6">
      <w:pPr>
        <w:pStyle w:val="Listenabsatz"/>
        <w:numPr>
          <w:ilvl w:val="0"/>
          <w:numId w:val="2"/>
        </w:numPr>
        <w:snapToGrid w:val="0"/>
        <w:spacing w:after="120" w:line="360" w:lineRule="auto"/>
        <w:ind w:left="426" w:hanging="426"/>
        <w:contextualSpacing w:val="0"/>
        <w:rPr>
          <w:b/>
          <w:bCs/>
          <w:sz w:val="20"/>
          <w:szCs w:val="20"/>
        </w:rPr>
      </w:pPr>
      <w:r w:rsidRPr="6BB5E041">
        <w:rPr>
          <w:b/>
          <w:bCs/>
          <w:sz w:val="20"/>
          <w:szCs w:val="20"/>
        </w:rPr>
        <w:t>Introduction</w:t>
      </w:r>
    </w:p>
    <w:p w14:paraId="6B6B3FD5" w14:textId="059EDDEA" w:rsidR="00D55DC2" w:rsidRPr="002D6AAE" w:rsidRDefault="0F8302F3" w:rsidP="003F07C6">
      <w:pPr>
        <w:snapToGrid w:val="0"/>
        <w:spacing w:after="120" w:line="360" w:lineRule="auto"/>
        <w:rPr>
          <w:sz w:val="20"/>
          <w:szCs w:val="20"/>
        </w:rPr>
      </w:pPr>
      <w:r w:rsidRPr="7EB3EADA">
        <w:rPr>
          <w:sz w:val="20"/>
          <w:szCs w:val="20"/>
        </w:rPr>
        <w:t xml:space="preserve">Early neonatal weight loss is a typical physiological phenomenon </w:t>
      </w:r>
      <w:r w:rsidR="57F6DE33" w:rsidRPr="7EB3EADA">
        <w:rPr>
          <w:sz w:val="20"/>
          <w:szCs w:val="20"/>
        </w:rPr>
        <w:t xml:space="preserve">after birth and during the first days of life </w:t>
      </w:r>
      <w:r w:rsidR="6BB04564" w:rsidRPr="7EB3EADA">
        <w:rPr>
          <w:sz w:val="20"/>
          <w:szCs w:val="20"/>
        </w:rPr>
        <w:t xml:space="preserve">and is regained </w:t>
      </w:r>
      <w:r w:rsidRPr="7EB3EADA">
        <w:rPr>
          <w:sz w:val="20"/>
          <w:szCs w:val="20"/>
        </w:rPr>
        <w:t xml:space="preserve">during the first </w:t>
      </w:r>
      <w:r w:rsidR="3D7335FE" w:rsidRPr="7EB3EADA">
        <w:rPr>
          <w:sz w:val="20"/>
          <w:szCs w:val="20"/>
        </w:rPr>
        <w:t xml:space="preserve">10-14 </w:t>
      </w:r>
      <w:r w:rsidRPr="7EB3EADA">
        <w:rPr>
          <w:sz w:val="20"/>
          <w:szCs w:val="20"/>
        </w:rPr>
        <w:t>days of life</w:t>
      </w:r>
      <w:r w:rsidR="005A4251" w:rsidRPr="7EB3EADA">
        <w:rPr>
          <w:sz w:val="20"/>
          <w:szCs w:val="20"/>
        </w:rPr>
        <w:t>.</w:t>
      </w:r>
      <w:sdt>
        <w:sdtPr>
          <w:rPr>
            <w:color w:val="000000"/>
            <w:sz w:val="20"/>
            <w:szCs w:val="20"/>
          </w:rPr>
          <w:tag w:val="MENDELEY_CITATION_v3_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"/>
          <w:id w:val="-412541336"/>
          <w:placeholder>
            <w:docPart w:val="DefaultPlaceholder_-1854013440"/>
          </w:placeholder>
        </w:sdtPr>
        <w:sdtContent>
          <w:r w:rsidR="00C17EFA" w:rsidRPr="00C17EFA">
            <w:rPr>
              <w:color w:val="000000"/>
              <w:sz w:val="20"/>
            </w:rPr>
            <w:t>(Eren &amp; Eren, 2026)</w:t>
          </w:r>
        </w:sdtContent>
      </w:sdt>
      <w:r w:rsidRPr="7EB3EADA">
        <w:rPr>
          <w:sz w:val="20"/>
          <w:szCs w:val="20"/>
        </w:rPr>
        <w:t xml:space="preserve"> </w:t>
      </w:r>
      <w:r w:rsidR="2D2C517D" w:rsidRPr="7EB3EADA">
        <w:rPr>
          <w:sz w:val="20"/>
          <w:szCs w:val="20"/>
        </w:rPr>
        <w:t>N</w:t>
      </w:r>
      <w:r w:rsidRPr="7EB3EADA">
        <w:rPr>
          <w:sz w:val="20"/>
          <w:szCs w:val="20"/>
        </w:rPr>
        <w:t>ewborns lose weight due to fluid shifts, meconium passage, and the transition from placental nutrition to enteral feeding.</w:t>
      </w:r>
      <w:sdt>
        <w:sdtPr>
          <w:rPr>
            <w:color w:val="000000"/>
            <w:sz w:val="20"/>
            <w:szCs w:val="20"/>
          </w:rPr>
          <w:tag w:val="MENDELEY_CITATION_v3_eyJjaXRhdGlvbklEIjoiTUVOREVMRVlfQ0lUQVRJT05fNTA2OGQ2NjktZTJlOC00OGMyLWIyOTgtODc1ZjM5ZThmMTJjIiwicHJvcGVydGllcyI6eyJub3RlSW5kZXgiOjB9LCJpc0VkaXRlZCI6ZmFsc2UsIm1hbnVhbE92ZXJyaWRlIjp7ImlzTWFudWFsbHlPdmVycmlkZGVuIjpmYWxzZSwiY2l0ZXByb2NUZXh0IjoiKE1hY2RvbmFsZCwgUm9zcywgR3JhbnQsICYjMzg7IFlvdW5nLCAyMDAzK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V19"/>
          <w:id w:val="-1122697621"/>
          <w:placeholder>
            <w:docPart w:val="DefaultPlaceholder_-1854013440"/>
          </w:placeholder>
        </w:sdtPr>
        <w:sdtContent>
          <w:r w:rsidR="00C17EFA" w:rsidRPr="00C17EFA">
            <w:rPr>
              <w:color w:val="000000"/>
              <w:sz w:val="20"/>
            </w:rPr>
            <w:t>(Macdonald, Ross, Grant, &amp; Young, 2003)</w:t>
          </w:r>
        </w:sdtContent>
      </w:sdt>
      <w:r w:rsidR="07A389BC" w:rsidRPr="7EB3EADA">
        <w:rPr>
          <w:color w:val="000000" w:themeColor="text1"/>
          <w:sz w:val="20"/>
          <w:szCs w:val="20"/>
        </w:rPr>
        <w:t xml:space="preserve"> </w:t>
      </w:r>
      <w:r w:rsidR="009202D5" w:rsidRPr="009202D5">
        <w:rPr>
          <w:color w:val="000000" w:themeColor="text1"/>
          <w:sz w:val="20"/>
          <w:szCs w:val="20"/>
        </w:rPr>
        <w:t>From a human-biological perspective, this transition also marks the shift from prenatal maternal provisioning to postnatal nutritional dependence, with early weight trajectories potentially reflecting both infant physiological adaptation and the establishment of postnatal feeding</w:t>
      </w:r>
      <w:r w:rsidR="009202D5">
        <w:rPr>
          <w:color w:val="000000" w:themeColor="text1"/>
          <w:sz w:val="20"/>
          <w:szCs w:val="20"/>
        </w:rPr>
        <w:t xml:space="preserve">. </w:t>
      </w:r>
      <w:r w:rsidRPr="7EB3EADA">
        <w:rPr>
          <w:sz w:val="20"/>
          <w:szCs w:val="20"/>
        </w:rPr>
        <w:t xml:space="preserve">In healthy term infants, this early weight loss is generally considered physiological; however, </w:t>
      </w:r>
      <w:del w:id="13" w:author="Anton Naganoor" w:date="2026-09-20T10:12:00Z" w16du:dateUtc="2026-09-20T08:12:00Z">
        <w:r w:rsidRPr="7EB3EADA" w:rsidDel="00F57BDA">
          <w:rPr>
            <w:sz w:val="20"/>
            <w:szCs w:val="20"/>
          </w:rPr>
          <w:delText xml:space="preserve">excessive </w:delText>
        </w:r>
      </w:del>
      <w:ins w:id="14"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neonatal weight loss may indicate inadequate fluid or milk intake, breastfeeding difficulties, dehydration, jaundice, or other neonatal complications</w:t>
      </w:r>
      <w:r w:rsidR="2ED13FA3" w:rsidRPr="7EB3EADA">
        <w:rPr>
          <w:sz w:val="20"/>
          <w:szCs w:val="20"/>
        </w:rPr>
        <w:t>.</w:t>
      </w:r>
      <w:sdt>
        <w:sdtPr>
          <w:rPr>
            <w:color w:val="000000"/>
            <w:sz w:val="20"/>
            <w:szCs w:val="20"/>
          </w:rPr>
          <w:tag w:val="MENDELEY_CITATION_v3_eyJjaXRhdGlvbklEIjoiTUVOREVMRVlfQ0lUQVRJT05fYTU1NmVkOGQtNTdkZS00MTFkLTg2ZWUtY2RhMjkwN2M2NWMzIiwicHJvcGVydGllcyI6eyJub3RlSW5kZXgiOjB9LCJpc0VkaXRlZCI6ZmFsc2UsIm1hbnVhbE92ZXJyaWRlIjp7ImlzTWFudWFsbHlPdmVycmlkZGVuIjpmYWxzZSwiY2l0ZXByb2NUZXh0IjoiKERld2V5LCAyMDAxKSIsIm1hbnVhbE92ZXJyaWRlVGV4dCI6IiJ9LCJjaXRhdGlvbkl0ZW1zIjpb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1dfQ=="/>
          <w:id w:val="-1202864270"/>
          <w:placeholder>
            <w:docPart w:val="DefaultPlaceholder_-1854013440"/>
          </w:placeholder>
        </w:sdtPr>
        <w:sdtContent>
          <w:r w:rsidR="00C17EFA" w:rsidRPr="00C17EFA">
            <w:rPr>
              <w:color w:val="000000"/>
              <w:sz w:val="20"/>
              <w:szCs w:val="20"/>
            </w:rPr>
            <w:t>(Dewey, 2001)</w:t>
          </w:r>
        </w:sdtContent>
      </w:sdt>
      <w:r w:rsidR="071F48A0" w:rsidRPr="7EB3EADA">
        <w:rPr>
          <w:color w:val="000000" w:themeColor="text1"/>
          <w:sz w:val="20"/>
          <w:szCs w:val="20"/>
        </w:rPr>
        <w:t xml:space="preserve"> </w:t>
      </w:r>
      <w:r w:rsidRPr="7EB3EADA">
        <w:rPr>
          <w:sz w:val="20"/>
          <w:szCs w:val="20"/>
        </w:rPr>
        <w:t>Therefore, neonatal weight loss can serve as an early clinical indicator of both neonatal adaptation and maternal and infant health, particularly in the context of feeding and postnatal care.</w:t>
      </w:r>
      <w:sdt>
        <w:sdtPr>
          <w:rPr>
            <w:color w:val="000000"/>
            <w:sz w:val="20"/>
            <w:szCs w:val="20"/>
          </w:rPr>
          <w:tag w:val="MENDELEY_CITATION_v3_eyJjaXRhdGlvbklEIjoiTUVOREVMRVlfQ0lUQVRJT05fNjBjZGIzZTYtMDQ2MS00MjAxLWFkNmQtMmQ5MjcxOGRkMzNhIiwicHJvcGVydGllcyI6eyJub3RlSW5kZXgiOjB9LCJpc0VkaXRlZCI6ZmFsc2UsIm1hbnVhbE92ZXJyaWRlIjp7ImlzTWFudWFsbHlPdmVycmlkZGVuIjpmYWxzZSwiY2l0ZXByb2NUZXh0IjoiKERpVG9tYXNzbyAmIzM4OyBDbG91ZCwgMjAxOTsgTWl5b3NoaSwgU3VlbmFnYSwgQW9raSwgJiMzODsgVGFuYWthLCAyMDIwKSIsIm1hbnVhbE92ZXJyaWRlVGV4dCI6IiJ9LCJjaXRhdGlvbkl0ZW1zIjpb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XX0="/>
          <w:id w:val="-570199926"/>
          <w:placeholder>
            <w:docPart w:val="DefaultPlaceholder_-1854013440"/>
          </w:placeholder>
        </w:sdtPr>
        <w:sdtContent>
          <w:r w:rsidR="00C17EFA" w:rsidRPr="00C17EFA">
            <w:rPr>
              <w:color w:val="000000"/>
              <w:sz w:val="20"/>
            </w:rPr>
            <w:t>(DiTomasso &amp; Cloud, 2019; Miyoshi, Suenaga, Aoki, &amp; Tanaka, 2020)</w:t>
          </w:r>
        </w:sdtContent>
      </w:sdt>
      <w:r w:rsidR="2ED13FA3" w:rsidRPr="7EB3EADA">
        <w:rPr>
          <w:sz w:val="20"/>
          <w:szCs w:val="20"/>
        </w:rPr>
        <w:t xml:space="preserve"> </w:t>
      </w:r>
      <w:r w:rsidR="4CE41439" w:rsidRPr="7EB3EADA">
        <w:rPr>
          <w:sz w:val="20"/>
          <w:szCs w:val="20"/>
        </w:rPr>
        <w:t>Several maternal, neonatal, and obstetric factors influence the extent of neonatal weight loss. Previous studies identified feeding mode, delayed lactogenesis, breastfeeding difficulties, maternal body mass index, parity, gestational age, birthweight, mode of delivery, neonatal sex, and maternal intrapartum fluid administration as important determinants of postnatal weight trajectories.</w:t>
      </w:r>
      <w:sdt>
        <w:sdtPr>
          <w:rPr>
            <w:color w:val="000000"/>
            <w:sz w:val="20"/>
            <w:szCs w:val="20"/>
          </w:rPr>
          <w:tag w:val="MENDELEY_CITATION_v3_eyJjaXRhdGlvbklEIjoiTUVOREVMRVlfQ0lUQVRJT05fMGU4OWVjNjAtZWU1Mi00YWU3LTgwMmYtMWUzZGJiMTE5YjEwIiwicHJvcGVydGllcyI6eyJub3RlSW5kZXgiOjB9LCJpc0VkaXRlZCI6ZmFsc2UsIm1hbnVhbE92ZXJyaWRlIjp7ImlzTWFudWFsbHlPdmVycmlkZGVuIjpmYWxzZSwiY2l0ZXByb2NUZXh0IjoiKE1peW9zaGkgZXQgYWwuLCAyMDIwOyBSZWduYXVsdCBldCBhbC4sIDIwMTE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XX0="/>
          <w:id w:val="-1997326838"/>
          <w:placeholder>
            <w:docPart w:val="DefaultPlaceholder_-1854013440"/>
          </w:placeholder>
        </w:sdtPr>
        <w:sdtContent>
          <w:r w:rsidR="00C17EFA" w:rsidRPr="00C17EFA">
            <w:rPr>
              <w:color w:val="000000"/>
              <w:sz w:val="20"/>
              <w:szCs w:val="20"/>
            </w:rPr>
            <w:t>(Miyoshi et al., 2020; Regnault et al., 2011)</w:t>
          </w:r>
        </w:sdtContent>
      </w:sdt>
      <w:r w:rsidR="3C9B7833" w:rsidRPr="7EB3EADA">
        <w:rPr>
          <w:color w:val="000000" w:themeColor="text1"/>
          <w:sz w:val="20"/>
          <w:szCs w:val="20"/>
        </w:rPr>
        <w:t xml:space="preserve"> </w:t>
      </w:r>
      <w:r w:rsidR="543197EA" w:rsidRPr="7EB3EADA">
        <w:rPr>
          <w:color w:val="000000" w:themeColor="text1"/>
          <w:sz w:val="20"/>
          <w:szCs w:val="20"/>
        </w:rPr>
        <w:t>A s</w:t>
      </w:r>
      <w:r w:rsidR="6B73284A" w:rsidRPr="7EB3EADA">
        <w:rPr>
          <w:sz w:val="20"/>
          <w:szCs w:val="20"/>
        </w:rPr>
        <w:t xml:space="preserve">ystematic review </w:t>
      </w:r>
      <w:r w:rsidR="00B10B1F" w:rsidRPr="7EB3EADA">
        <w:rPr>
          <w:sz w:val="20"/>
          <w:szCs w:val="20"/>
        </w:rPr>
        <w:t xml:space="preserve">of neonatal weight loss among breastfed newborns </w:t>
      </w:r>
      <w:r w:rsidR="6B73284A" w:rsidRPr="7EB3EADA">
        <w:rPr>
          <w:sz w:val="20"/>
          <w:szCs w:val="20"/>
        </w:rPr>
        <w:t>sho</w:t>
      </w:r>
      <w:r w:rsidR="5D5EFA8C" w:rsidRPr="7EB3EADA">
        <w:rPr>
          <w:sz w:val="20"/>
          <w:szCs w:val="20"/>
        </w:rPr>
        <w:t xml:space="preserve">wed </w:t>
      </w:r>
      <w:r w:rsidR="0844B59E" w:rsidRPr="7EB3EADA">
        <w:rPr>
          <w:sz w:val="20"/>
          <w:szCs w:val="20"/>
        </w:rPr>
        <w:t xml:space="preserve">that </w:t>
      </w:r>
      <w:r w:rsidR="186DE6E6" w:rsidRPr="7EB3EADA">
        <w:rPr>
          <w:sz w:val="20"/>
          <w:szCs w:val="20"/>
        </w:rPr>
        <w:t>neonatal weight loss is</w:t>
      </w:r>
      <w:r w:rsidR="035BC5E0" w:rsidRPr="7EB3EADA">
        <w:rPr>
          <w:sz w:val="20"/>
          <w:szCs w:val="20"/>
        </w:rPr>
        <w:t xml:space="preserve"> greatest after the third day </w:t>
      </w:r>
      <w:r w:rsidR="765DBD0A" w:rsidRPr="7EB3EADA">
        <w:rPr>
          <w:sz w:val="20"/>
          <w:szCs w:val="20"/>
        </w:rPr>
        <w:t xml:space="preserve">following </w:t>
      </w:r>
      <w:r w:rsidR="035BC5E0" w:rsidRPr="7EB3EADA">
        <w:rPr>
          <w:sz w:val="20"/>
          <w:szCs w:val="20"/>
        </w:rPr>
        <w:t>birth</w:t>
      </w:r>
      <w:r w:rsidR="0CD0C0FF" w:rsidRPr="7EB3EADA">
        <w:rPr>
          <w:sz w:val="20"/>
          <w:szCs w:val="20"/>
        </w:rPr>
        <w:t xml:space="preserve"> and is </w:t>
      </w:r>
      <w:r w:rsidR="005C358D" w:rsidRPr="7EB3EADA">
        <w:rPr>
          <w:sz w:val="20"/>
          <w:szCs w:val="20"/>
        </w:rPr>
        <w:t xml:space="preserve"> regained </w:t>
      </w:r>
      <w:r w:rsidR="00EF00BC" w:rsidRPr="7EB3EADA">
        <w:rPr>
          <w:sz w:val="20"/>
          <w:szCs w:val="20"/>
        </w:rPr>
        <w:t>within 10-14 days</w:t>
      </w:r>
      <w:r w:rsidR="6FDBCF03" w:rsidRPr="7EB3EADA">
        <w:rPr>
          <w:sz w:val="20"/>
          <w:szCs w:val="20"/>
        </w:rPr>
        <w:t xml:space="preserve">, which </w:t>
      </w:r>
      <w:r w:rsidR="4CE41439" w:rsidRPr="7EB3EADA">
        <w:rPr>
          <w:sz w:val="20"/>
          <w:szCs w:val="20"/>
        </w:rPr>
        <w:t>represents a common component of normal neonatal adaptation.</w:t>
      </w:r>
      <w:sdt>
        <w:sdtPr>
          <w:rPr>
            <w:color w:val="000000"/>
            <w:sz w:val="20"/>
            <w:szCs w:val="20"/>
          </w:rPr>
          <w:tag w:val="MENDELEY_CITATION_v3_eyJjaXRhdGlvbklEIjoiTUVOREVMRVlfQ0lUQVRJT05fM2RlM2NiODMtODE5My00ZTc2LTk2ZTAtNDA3NDViYWQ5NmEw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
          <w:id w:val="792715673"/>
          <w:placeholder>
            <w:docPart w:val="DefaultPlaceholder_-1854013440"/>
          </w:placeholder>
        </w:sdtPr>
        <w:sdtContent>
          <w:r w:rsidR="00C17EFA" w:rsidRPr="00C17EFA">
            <w:rPr>
              <w:color w:val="000000"/>
              <w:sz w:val="20"/>
            </w:rPr>
            <w:t>(DiTomasso &amp; Cloud, 2019)</w:t>
          </w:r>
        </w:sdtContent>
      </w:sdt>
    </w:p>
    <w:p w14:paraId="784AFA29" w14:textId="5D4F2073" w:rsidR="007F6378" w:rsidRPr="002D6AAE" w:rsidRDefault="0ECF994D" w:rsidP="003F07C6">
      <w:pPr>
        <w:snapToGrid w:val="0"/>
        <w:spacing w:after="120" w:line="360" w:lineRule="auto"/>
        <w:rPr>
          <w:sz w:val="20"/>
          <w:szCs w:val="20"/>
        </w:rPr>
      </w:pPr>
      <w:r w:rsidRPr="2912D7FB">
        <w:rPr>
          <w:sz w:val="20"/>
          <w:szCs w:val="20"/>
        </w:rPr>
        <w:t>However, most previous studies were conducted in modern neonatal settings with contemporary feeding practices, medical care, and nutritional conditions.</w:t>
      </w:r>
      <w:sdt>
        <w:sdtPr>
          <w:rPr>
            <w:color w:val="000000"/>
            <w:sz w:val="20"/>
            <w:szCs w:val="20"/>
          </w:rPr>
          <w:tag w:val="MENDELEY_CITATION_v3_eyJjaXRhdGlvbklEIjoiTUVOREVMRVlfQ0lUQVRJT05fNjc5NTQ2MWItN2I2OS00ODhjLWFmNTgtOTE4YmUzZGZkM2Y5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
          <w:id w:val="1881893044"/>
          <w:placeholder>
            <w:docPart w:val="20D893D1019EEC46A0BFA4BF3D0AF228"/>
          </w:placeholder>
        </w:sdtPr>
        <w:sdtContent>
          <w:r w:rsidR="00C17EFA" w:rsidRPr="00C17EFA">
            <w:rPr>
              <w:color w:val="000000"/>
              <w:sz w:val="20"/>
            </w:rPr>
            <w:t>(DiTomasso &amp; Cloud, 2019)</w:t>
          </w:r>
        </w:sdtContent>
      </w:sdt>
      <w:r w:rsidRPr="2912D7FB">
        <w:rPr>
          <w:sz w:val="20"/>
          <w:szCs w:val="20"/>
        </w:rPr>
        <w:t xml:space="preserve"> </w:t>
      </w:r>
      <w:r w:rsidR="25DC39AD" w:rsidRPr="2912D7FB">
        <w:rPr>
          <w:sz w:val="20"/>
          <w:szCs w:val="20"/>
        </w:rPr>
        <w:t>L</w:t>
      </w:r>
      <w:r w:rsidRPr="2912D7FB">
        <w:rPr>
          <w:sz w:val="20"/>
          <w:szCs w:val="20"/>
        </w:rPr>
        <w:t xml:space="preserve">ess is known about neonatal weight trajectories in </w:t>
      </w:r>
      <w:r w:rsidR="758A08EA" w:rsidRPr="2912D7FB">
        <w:rPr>
          <w:sz w:val="20"/>
          <w:szCs w:val="20"/>
        </w:rPr>
        <w:t>early 20</w:t>
      </w:r>
      <w:r w:rsidR="758A08EA" w:rsidRPr="2912D7FB">
        <w:rPr>
          <w:sz w:val="20"/>
          <w:szCs w:val="20"/>
          <w:vertAlign w:val="superscript"/>
        </w:rPr>
        <w:t>th</w:t>
      </w:r>
      <w:r w:rsidR="758A08EA" w:rsidRPr="2912D7FB">
        <w:rPr>
          <w:sz w:val="20"/>
          <w:szCs w:val="20"/>
        </w:rPr>
        <w:t xml:space="preserve"> century </w:t>
      </w:r>
      <w:r w:rsidRPr="2912D7FB">
        <w:rPr>
          <w:sz w:val="20"/>
          <w:szCs w:val="20"/>
        </w:rPr>
        <w:t xml:space="preserve">populations exposed to nutritional </w:t>
      </w:r>
      <w:r w:rsidR="6899DEB2" w:rsidRPr="2912D7FB">
        <w:rPr>
          <w:sz w:val="20"/>
          <w:szCs w:val="20"/>
        </w:rPr>
        <w:t xml:space="preserve">or war-related </w:t>
      </w:r>
      <w:r w:rsidRPr="2912D7FB">
        <w:rPr>
          <w:sz w:val="20"/>
          <w:szCs w:val="20"/>
        </w:rPr>
        <w:t>crises, infectious disease burden</w:t>
      </w:r>
      <w:r w:rsidR="6899DEB2" w:rsidRPr="2912D7FB">
        <w:rPr>
          <w:sz w:val="20"/>
          <w:szCs w:val="20"/>
        </w:rPr>
        <w:t xml:space="preserve"> (</w:t>
      </w:r>
      <w:r w:rsidR="7B3B06C4" w:rsidRPr="2912D7FB">
        <w:rPr>
          <w:sz w:val="20"/>
          <w:szCs w:val="20"/>
        </w:rPr>
        <w:t xml:space="preserve">including </w:t>
      </w:r>
      <w:r w:rsidR="6899DEB2" w:rsidRPr="2912D7FB">
        <w:rPr>
          <w:sz w:val="20"/>
          <w:szCs w:val="20"/>
        </w:rPr>
        <w:t>during pandemics)</w:t>
      </w:r>
      <w:r w:rsidRPr="2912D7FB">
        <w:rPr>
          <w:sz w:val="20"/>
          <w:szCs w:val="20"/>
        </w:rPr>
        <w:t xml:space="preserve">, </w:t>
      </w:r>
      <w:r w:rsidR="6899DEB2" w:rsidRPr="2912D7FB">
        <w:rPr>
          <w:sz w:val="20"/>
          <w:szCs w:val="20"/>
        </w:rPr>
        <w:t xml:space="preserve">socio-economic </w:t>
      </w:r>
      <w:r w:rsidRPr="2912D7FB">
        <w:rPr>
          <w:sz w:val="20"/>
          <w:szCs w:val="20"/>
        </w:rPr>
        <w:t>insecurity, and limited obstetric interventions. Such crisis-related exposures may plausibly have influenced postnatal adaptation through impaired maternal nutrition, altered breastfeeding capacity, maternal illness, and increased neonatal vulnerability.</w:t>
      </w:r>
      <w:sdt>
        <w:sdtPr>
          <w:rPr>
            <w:color w:val="000000"/>
            <w:sz w:val="20"/>
            <w:szCs w:val="20"/>
          </w:rPr>
          <w:tag w:val="MENDELEY_CITATION_v3_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"/>
          <w:id w:val="1779522571"/>
          <w:placeholder>
            <w:docPart w:val="DefaultPlaceholder_-1854013440"/>
          </w:placeholder>
        </w:sdtPr>
        <w:sdtContent>
          <w:r w:rsidR="00C17EFA" w:rsidRPr="00C17EFA">
            <w:rPr>
              <w:color w:val="000000"/>
              <w:sz w:val="20"/>
            </w:rPr>
            <w:t>(Beach, Brown, Ferrie, Saavedra, &amp; Thomas, 2022)</w:t>
          </w:r>
        </w:sdtContent>
      </w:sdt>
      <w:r w:rsidRPr="2912D7FB">
        <w:rPr>
          <w:sz w:val="20"/>
          <w:szCs w:val="20"/>
        </w:rPr>
        <w:t xml:space="preserve"> </w:t>
      </w:r>
      <w:r w:rsidR="009202D5" w:rsidRPr="009202D5">
        <w:rPr>
          <w:sz w:val="20"/>
          <w:szCs w:val="20"/>
        </w:rPr>
        <w:t>These pathways can also be considered within the concept of maternal capital, which describes the phenotypic resources available to mothers for investment in their offspring.</w:t>
      </w:r>
      <w:sdt>
        <w:sdtPr>
          <w:rPr>
            <w:color w:val="000000"/>
            <w:sz w:val="20"/>
            <w:szCs w:val="20"/>
          </w:rPr>
          <w:tag w:val="MENDELEY_CITATION_v3_eyJjaXRhdGlvbklEIjoiTUVOREVMRVlfQ0lUQVRJT05fYjExYTBlZDItNTg1NC00MWRjLWIwZjMtNmZhZWI5ODQ4YWE1IiwicHJvcGVydGllcyI6eyJub3RlSW5kZXgiOjB9LCJpc0VkaXRlZCI6ZmFsc2UsIm1hbnVhbE92ZXJyaWRlIjp7ImlzTWFudWFsbHlPdmVycmlkZGVuIjpmYWxzZSwiY2l0ZXByb2NUZXh0IjoiKFdlbGxzLCAyMDEw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Sx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V19"/>
          <w:id w:val="-332524879"/>
          <w:placeholder>
            <w:docPart w:val="DefaultPlaceholder_-1854013440"/>
          </w:placeholder>
        </w:sdtPr>
        <w:sdtContent>
          <w:r w:rsidR="00C17EFA" w:rsidRPr="00C17EFA">
            <w:rPr>
              <w:color w:val="000000"/>
              <w:sz w:val="20"/>
              <w:szCs w:val="20"/>
            </w:rPr>
            <w:t>(Wells, 2010, 2025)</w:t>
          </w:r>
        </w:sdtContent>
      </w:sdt>
      <w:r w:rsidR="009202D5" w:rsidRPr="009202D5">
        <w:rPr>
          <w:sz w:val="20"/>
          <w:szCs w:val="20"/>
        </w:rPr>
        <w:t xml:space="preserve"> Maternal resources may influence offspring development during pregnancy and lactation and may themselves be constrained by nutritional, infectious, and broader societal adversity</w:t>
      </w:r>
      <w:r w:rsidR="009202D5">
        <w:rPr>
          <w:sz w:val="20"/>
          <w:szCs w:val="20"/>
        </w:rPr>
        <w:t>.</w:t>
      </w:r>
      <w:sdt>
        <w:sdtPr>
          <w:rPr>
            <w:color w:val="000000"/>
            <w:sz w:val="20"/>
            <w:szCs w:val="20"/>
          </w:rPr>
          <w:tag w:val="MENDELEY_CITATION_v3_eyJjaXRhdGlvbklEIjoiTUVOREVMRVlfQ0lUQVRJT05fNjMyYzA2NjktOTJlNy00YmM0LTgxNzktOWQ0MjY4M2ZhYzk2IiwicHJvcGVydGllcyI6eyJub3RlSW5kZXgiOjB9LCJpc0VkaXRlZCI6ZmFsc2UsIm1hbnVhbE92ZXJyaWRlIjp7ImlzTWFudWFsbHlPdmVycmlkZGVuIjpmYWxzZSwiY2l0ZXByb2NUZXh0IjoiKFdlbGxzLCAyMDEwLCAyMDI1KSIsIm1hbnVhbE92ZXJyaWRlVGV4dCI6IiJ9LCJjaXRhdGlvbkl0ZW1zIjpb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0s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
          <w:id w:val="-806001446"/>
          <w:placeholder>
            <w:docPart w:val="DefaultPlaceholder_-1854013440"/>
          </w:placeholder>
        </w:sdtPr>
        <w:sdtContent>
          <w:r w:rsidR="00C17EFA" w:rsidRPr="00C17EFA">
            <w:rPr>
              <w:color w:val="000000"/>
              <w:sz w:val="20"/>
              <w:szCs w:val="20"/>
            </w:rPr>
            <w:t>(Wells, 2010, 2025)</w:t>
          </w:r>
        </w:sdtContent>
      </w:sdt>
      <w:r w:rsidR="00CA2A0F">
        <w:rPr>
          <w:color w:val="000000"/>
          <w:sz w:val="20"/>
          <w:szCs w:val="20"/>
        </w:rPr>
        <w:t xml:space="preserve"> </w:t>
      </w:r>
      <w:ins w:id="15" w:author="Anton Naganoor" w:date="2026-09-20T13:28:00Z">
        <w:r w:rsidR="00CA2A0F" w:rsidRPr="00CA2A0F">
          <w:rPr>
            <w:color w:val="000000"/>
            <w:sz w:val="20"/>
            <w:szCs w:val="20"/>
          </w:rPr>
          <w:t>Maternal capital may provide offspring not only with resources but also with buffering against short-term ecological fluctuations.</w:t>
        </w:r>
      </w:ins>
      <w:ins w:id="16" w:author="Anton Naganoor" w:date="2026-09-20T14:14:00Z" w16du:dateUtc="2026-09-20T12:14:00Z">
        <w:r w:rsidR="00565D66">
          <w:rPr>
            <w:color w:val="000000"/>
            <w:sz w:val="20"/>
            <w:szCs w:val="20"/>
          </w:rPr>
          <w:t xml:space="preserve"> </w:t>
        </w:r>
      </w:ins>
      <w:sdt>
        <w:sdtPr>
          <w:rPr>
            <w:color w:val="000000"/>
            <w:sz w:val="20"/>
            <w:szCs w:val="20"/>
          </w:rPr>
          <w:tag w:val="MENDELEY_CITATION_v3_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"/>
          <w:id w:val="181716226"/>
          <w:placeholder>
            <w:docPart w:val="DefaultPlaceholder_-1854013440"/>
          </w:placeholder>
        </w:sdtPr>
        <w:sdtContent>
          <w:r w:rsidR="00C17EFA" w:rsidRPr="00C17EFA">
            <w:rPr>
              <w:color w:val="000000"/>
              <w:sz w:val="20"/>
              <w:szCs w:val="20"/>
            </w:rPr>
            <w:t>(Wells, 2003)</w:t>
          </w:r>
        </w:sdtContent>
      </w:sdt>
      <w:r w:rsidR="00565D66">
        <w:rPr>
          <w:color w:val="000000"/>
          <w:sz w:val="20"/>
          <w:szCs w:val="20"/>
        </w:rPr>
        <w:t xml:space="preserve"> </w:t>
      </w:r>
      <w:del w:id="17" w:author="Anton Naganoor" w:date="2026-09-20T14:14:00Z" w16du:dateUtc="2026-09-20T12:14:00Z">
        <w:r w:rsidR="00CA2A0F" w:rsidDel="00565D66">
          <w:rPr>
            <w:color w:val="000000"/>
            <w:sz w:val="20"/>
            <w:szCs w:val="20"/>
          </w:rPr>
          <w:delText xml:space="preserve"> </w:delText>
        </w:r>
      </w:del>
      <w:ins w:id="18" w:author="Anton Naganoor" w:date="2026-09-20T13:28:00Z">
        <w:r w:rsidR="00CA2A0F" w:rsidRPr="00CA2A0F">
          <w:rPr>
            <w:color w:val="000000"/>
            <w:sz w:val="20"/>
            <w:szCs w:val="20"/>
          </w:rPr>
          <w:t xml:space="preserve">Through maternal physiology, external environmental variation may be smoothed during sensitive periods of development; however, when an environmental stressor becomes embodied in maternal physiology, this buffering may be </w:t>
        </w:r>
        <w:proofErr w:type="gramStart"/>
        <w:r w:rsidR="00CA2A0F" w:rsidRPr="00CA2A0F">
          <w:rPr>
            <w:color w:val="000000"/>
            <w:sz w:val="20"/>
            <w:szCs w:val="20"/>
          </w:rPr>
          <w:t>reduced</w:t>
        </w:r>
        <w:proofErr w:type="gramEnd"/>
        <w:r w:rsidR="00CA2A0F" w:rsidRPr="00CA2A0F">
          <w:rPr>
            <w:color w:val="000000"/>
            <w:sz w:val="20"/>
            <w:szCs w:val="20"/>
          </w:rPr>
          <w:t xml:space="preserve"> and the </w:t>
        </w:r>
        <w:proofErr w:type="spellStart"/>
        <w:r w:rsidR="00CA2A0F" w:rsidRPr="00CA2A0F">
          <w:rPr>
            <w:color w:val="000000"/>
            <w:sz w:val="20"/>
            <w:szCs w:val="20"/>
          </w:rPr>
          <w:t>fetus</w:t>
        </w:r>
        <w:proofErr w:type="spellEnd"/>
        <w:r w:rsidR="00CA2A0F" w:rsidRPr="00CA2A0F">
          <w:rPr>
            <w:color w:val="000000"/>
            <w:sz w:val="20"/>
            <w:szCs w:val="20"/>
          </w:rPr>
          <w:t xml:space="preserve"> may be more directly exposed.</w:t>
        </w:r>
      </w:ins>
      <w:del w:id="19" w:author="Anton Naganoor" w:date="2026-09-20T14:13:00Z" w16du:dateUtc="2026-09-20T12:13:00Z">
        <w:r w:rsidR="00CA2A0F" w:rsidDel="00565D66">
          <w:rPr>
            <w:color w:val="000000"/>
            <w:sz w:val="20"/>
            <w:szCs w:val="20"/>
          </w:rPr>
          <w:delText xml:space="preserve"> </w:delText>
        </w:r>
      </w:del>
    </w:p>
    <w:p w14:paraId="62C3BF59" w14:textId="610C7FC7" w:rsidR="00EF7D19" w:rsidRPr="003F07C6" w:rsidRDefault="2B891481" w:rsidP="003F07C6">
      <w:pPr>
        <w:snapToGrid w:val="0"/>
        <w:spacing w:after="120" w:line="360" w:lineRule="auto"/>
        <w:rPr>
          <w:color w:val="000000"/>
          <w:sz w:val="20"/>
          <w:szCs w:val="20"/>
        </w:rPr>
      </w:pPr>
      <w:r w:rsidRPr="2912D7FB">
        <w:rPr>
          <w:sz w:val="20"/>
          <w:szCs w:val="20"/>
        </w:rPr>
        <w:t>Historical maternity records provide a unique opportunity to study neonatal health under conditions that differed substantially from modern obstetric settings. Such data often contain detailed information on maternal characteristics, pregnancy, birth, neonatal/maternal anthropometry, feeding practices, and postnatal development, allowing reconstruction of early-life health trajectories in populations exposed to infectious diseases, nutritional deprivation, and limited obstetric interventions.</w:t>
      </w:r>
      <w:sdt>
        <w:sdtPr>
          <w:rPr>
            <w:color w:val="000000"/>
            <w:sz w:val="20"/>
            <w:szCs w:val="20"/>
          </w:rPr>
          <w:tag w:val="MENDELEY_CITATION_v3_eyJjaXRhdGlvbklEIjoiTUVOREVMRVlfQ0lUQVRJT05fNGI2NTQ5NmEtMzliMS00NjQwLWE0MTctZmE3NTQ0NjA5NzYz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
          <w:id w:val="-927732280"/>
          <w:placeholder>
            <w:docPart w:val="070E0E0729A94C439614505201F2FF72"/>
          </w:placeholder>
        </w:sdtPr>
        <w:sdtContent>
          <w:r w:rsidR="00C17EFA" w:rsidRPr="00C17EFA">
            <w:rPr>
              <w:color w:val="000000"/>
              <w:sz w:val="20"/>
              <w:szCs w:val="20"/>
            </w:rPr>
            <w:t>(Beach et al., 2022; Miyoshi et al., 2020)</w:t>
          </w:r>
        </w:sdtContent>
      </w:sdt>
      <w:r w:rsidRPr="2912D7FB">
        <w:rPr>
          <w:sz w:val="20"/>
          <w:szCs w:val="20"/>
        </w:rPr>
        <w:t xml:space="preserve"> Historical epidemiological analyses may therefore improve the understanding of vulnerability and developmental adaptation processes that remain relevant today, as early-life exposures can have lasting consequences for health and development.</w:t>
      </w:r>
      <w:sdt>
        <w:sdtPr>
          <w:rPr>
            <w:color w:val="000000"/>
            <w:sz w:val="20"/>
            <w:szCs w:val="20"/>
          </w:rPr>
          <w:tag w:val="MENDELEY_CITATION_v3_eyJjaXRhdGlvbklEIjoiTUVOREVMRVlfQ0lUQVRJT05fNWFiOTI5MTItZWQ1My00NGZkLWE4NTEtOWJkZGUwZjlmMWMwIiwicHJvcGVydGllcyI6eyJub3RlSW5kZXgiOjB9LCJpc0VkaXRlZCI6ZmFsc2UsIm1hbnVhbE92ZXJyaWRlIjp7ImlzTWFudWFsbHlPdmVycmlkZGVuIjpmYWxzZSwiY2l0ZXByb2NUZXh0IjoiKEJhcmtlciwgMTk5MDsgUm9zZWJvb20gZXQgYWwuLCAyMDAxK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
          <w:id w:val="-545458868"/>
          <w:placeholder>
            <w:docPart w:val="070E0E0729A94C439614505201F2FF72"/>
          </w:placeholder>
        </w:sdtPr>
        <w:sdtContent>
          <w:r w:rsidR="00C17EFA" w:rsidRPr="00C17EFA">
            <w:rPr>
              <w:color w:val="000000"/>
              <w:sz w:val="20"/>
              <w:szCs w:val="20"/>
            </w:rPr>
            <w:t>(Barker, 1990; Roseboom et al., 2001)</w:t>
          </w:r>
        </w:sdtContent>
      </w:sdt>
      <w:r w:rsidR="005D20A6">
        <w:rPr>
          <w:color w:val="000000"/>
          <w:sz w:val="20"/>
          <w:szCs w:val="20"/>
        </w:rPr>
        <w:t xml:space="preserve"> </w:t>
      </w:r>
      <w:r w:rsidR="005D20A6" w:rsidRPr="005D20A6">
        <w:rPr>
          <w:color w:val="000000"/>
          <w:sz w:val="20"/>
          <w:szCs w:val="20"/>
        </w:rPr>
        <w:t>Importantly, such records also allow early postnatal outcomes to be examined at the intersection of prenatal developmental conditions, maternal characteristics, and the postnatal nutritional environment.</w:t>
      </w:r>
    </w:p>
    <w:p w14:paraId="15C90BF4" w14:textId="7D473F6E" w:rsidR="00702EDB" w:rsidRPr="003F07C6" w:rsidRDefault="122D5538" w:rsidP="003F07C6">
      <w:pPr>
        <w:snapToGrid w:val="0"/>
        <w:spacing w:after="120" w:line="360" w:lineRule="auto"/>
        <w:rPr>
          <w:sz w:val="20"/>
          <w:szCs w:val="20"/>
        </w:rPr>
      </w:pPr>
      <w:r w:rsidRPr="6BB5E041">
        <w:rPr>
          <w:sz w:val="20"/>
          <w:szCs w:val="20"/>
        </w:rPr>
        <w:lastRenderedPageBreak/>
        <w:t>The period surrounding the First World War and the 1918-1920 influenza pandemic (“Spanish Flu”) represents a particularly informative historical setting to examine a fundamental and profound crisis situation.</w:t>
      </w:r>
      <w:sdt>
        <w:sdtPr>
          <w:rPr>
            <w:color w:val="000000"/>
            <w:sz w:val="20"/>
            <w:szCs w:val="20"/>
          </w:rPr>
          <w:tag w:val="MENDELEY_CITATION_v3_eyJjaXRhdGlvbklEIjoiTUVOREVMRVlfQ0lUQVRJT05fMTMzMzI0MjEtYTQwZC00OWNiLTk1ODUtZTIxZDYwYjM5OTRk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
          <w:id w:val="614336212"/>
          <w:placeholder>
            <w:docPart w:val="38911ECC1B16654CB496E4A1840E65D9"/>
          </w:placeholder>
        </w:sdtPr>
        <w:sdtContent>
          <w:r w:rsidR="00C17EFA" w:rsidRPr="00C17EFA">
            <w:rPr>
              <w:color w:val="000000"/>
              <w:sz w:val="20"/>
              <w:szCs w:val="20"/>
            </w:rPr>
            <w:t>(Beach et al., 2022; Miyoshi et al., 2020)</w:t>
          </w:r>
        </w:sdtContent>
      </w:sdt>
      <w:r w:rsidRPr="6BB5E041">
        <w:rPr>
          <w:sz w:val="20"/>
          <w:szCs w:val="20"/>
        </w:rPr>
        <w:t xml:space="preserve"> Although Switzerland remained neutral during the </w:t>
      </w:r>
      <w:r w:rsidR="3824B90D" w:rsidRPr="6BB5E041">
        <w:rPr>
          <w:sz w:val="20"/>
          <w:szCs w:val="20"/>
        </w:rPr>
        <w:t>Fi</w:t>
      </w:r>
      <w:r w:rsidR="00636CA5">
        <w:rPr>
          <w:sz w:val="20"/>
          <w:szCs w:val="20"/>
        </w:rPr>
        <w:t>r</w:t>
      </w:r>
      <w:r w:rsidR="3824B90D" w:rsidRPr="6BB5E041">
        <w:rPr>
          <w:sz w:val="20"/>
          <w:szCs w:val="20"/>
        </w:rPr>
        <w:t>st World W</w:t>
      </w:r>
      <w:r w:rsidRPr="6BB5E041">
        <w:rPr>
          <w:sz w:val="20"/>
          <w:szCs w:val="20"/>
        </w:rPr>
        <w:t>ar, the population nevertheless experienced strong food shortages, noticeable malnutrition, economic hardship, and broader societal disruption, in particular towards the end of the war</w:t>
      </w:r>
      <w:r w:rsidR="12961F3E" w:rsidRPr="6BB5E041">
        <w:rPr>
          <w:sz w:val="20"/>
          <w:szCs w:val="20"/>
        </w:rPr>
        <w:t>.</w:t>
      </w:r>
      <w:sdt>
        <w:sdtPr>
          <w:rPr>
            <w:color w:val="000000"/>
            <w:sz w:val="20"/>
            <w:szCs w:val="20"/>
          </w:rPr>
          <w:tag w:val="MENDELEY_CITATION_v3_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"/>
          <w:id w:val="460840835"/>
          <w:placeholder>
            <w:docPart w:val="DefaultPlaceholder_-1854013440"/>
          </w:placeholder>
        </w:sdtPr>
        <w:sdtContent>
          <w:r w:rsidR="00C17EFA" w:rsidRPr="00C17EFA">
            <w:rPr>
              <w:color w:val="000000"/>
              <w:sz w:val="20"/>
            </w:rPr>
            <w:t>(</w:t>
          </w:r>
          <w:proofErr w:type="spellStart"/>
          <w:r w:rsidR="00C17EFA" w:rsidRPr="00C17EFA">
            <w:rPr>
              <w:color w:val="000000"/>
              <w:sz w:val="20"/>
            </w:rPr>
            <w:t>Krämer</w:t>
          </w:r>
          <w:proofErr w:type="spellEnd"/>
          <w:r w:rsidR="00C17EFA" w:rsidRPr="00C17EFA">
            <w:rPr>
              <w:color w:val="000000"/>
              <w:sz w:val="20"/>
            </w:rPr>
            <w:t xml:space="preserve">, Pfister, &amp; </w:t>
          </w:r>
          <w:proofErr w:type="spellStart"/>
          <w:r w:rsidR="00C17EFA" w:rsidRPr="00C17EFA">
            <w:rPr>
              <w:color w:val="000000"/>
              <w:sz w:val="20"/>
            </w:rPr>
            <w:t>Segesser</w:t>
          </w:r>
          <w:proofErr w:type="spellEnd"/>
          <w:r w:rsidR="00C17EFA" w:rsidRPr="00C17EFA">
            <w:rPr>
              <w:color w:val="000000"/>
              <w:sz w:val="20"/>
            </w:rPr>
            <w:t>, 2016)</w:t>
          </w:r>
        </w:sdtContent>
      </w:sdt>
      <w:r w:rsidRPr="6BB5E041">
        <w:rPr>
          <w:sz w:val="20"/>
          <w:szCs w:val="20"/>
        </w:rPr>
        <w:t xml:space="preserve"> </w:t>
      </w:r>
      <w:r w:rsidR="04086B88" w:rsidRPr="6BB5E041">
        <w:rPr>
          <w:sz w:val="20"/>
          <w:szCs w:val="20"/>
        </w:rPr>
        <w:t>At the same time, the 1918–1920 influenza pandemic represented a major public health crisis. More than half of the Swiss population is estimated to have been infected, including many pregnant women, and approximately 25,000 deaths were recorded. Mortality was particularly high among young adults. The pandemic is widely regarded as the greatest demographic catastrophe in Switzerland during the 20th century</w:t>
      </w:r>
      <w:r w:rsidR="12961F3E" w:rsidRPr="6BB5E041">
        <w:rPr>
          <w:sz w:val="20"/>
          <w:szCs w:val="20"/>
        </w:rPr>
        <w:t>.</w:t>
      </w:r>
      <w:sdt>
        <w:sdtPr>
          <w:rPr>
            <w:color w:val="000000"/>
            <w:sz w:val="20"/>
            <w:szCs w:val="20"/>
          </w:rPr>
          <w:tag w:val="MENDELEY_CITATION_v3_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LCJzdXBwcmVzcy1hdXRob3IiOmZhbHNlLCJjb21wb3NpdGUiOmZhbHNlLCJhdXRob3Itb25seSI6ZmFsc2V9XX0="/>
          <w:id w:val="1030454126"/>
          <w:placeholder>
            <w:docPart w:val="DefaultPlaceholder_-1854013440"/>
          </w:placeholder>
        </w:sdtPr>
        <w:sdtContent>
          <w:r w:rsidR="00C17EFA" w:rsidRPr="00C17EFA">
            <w:rPr>
              <w:color w:val="000000"/>
              <w:sz w:val="20"/>
            </w:rPr>
            <w:t xml:space="preserve">(Sonderegger &amp; </w:t>
          </w:r>
          <w:proofErr w:type="spellStart"/>
          <w:r w:rsidR="00C17EFA" w:rsidRPr="00C17EFA">
            <w:rPr>
              <w:color w:val="000000"/>
              <w:sz w:val="20"/>
            </w:rPr>
            <w:t>Tscherrig</w:t>
          </w:r>
          <w:proofErr w:type="spellEnd"/>
          <w:r w:rsidR="00C17EFA" w:rsidRPr="00C17EFA">
            <w:rPr>
              <w:color w:val="000000"/>
              <w:sz w:val="20"/>
            </w:rPr>
            <w:t>, 2016; Ziegler et al., 2025)</w:t>
          </w:r>
        </w:sdtContent>
      </w:sdt>
      <w:r w:rsidRPr="6BB5E041">
        <w:rPr>
          <w:sz w:val="20"/>
          <w:szCs w:val="20"/>
        </w:rPr>
        <w:t xml:space="preserve"> Together, these concurrent exposures created a unique historical setting in which pregnant women and newborns were exposed to multiple biological and environmental stressors. Studying neonatal adaptation in this context may therefore provide insights into how maternal illness, nutritional adversity, and crisis-related exposures influence early-life health, with potential relevance for contemporary populations affected by pandemics, malnutrition, or humanitarian crises.</w:t>
      </w:r>
      <w:sdt>
        <w:sdtPr>
          <w:rPr>
            <w:color w:val="000000"/>
            <w:sz w:val="20"/>
            <w:szCs w:val="20"/>
          </w:rPr>
          <w:tag w:val="MENDELEY_CITATION_v3_eyJjaXRhdGlvbklEIjoiTUVOREVMRVlfQ0lUQVRJT05fNTIwMGJjNjMtMjM2My00ODk0LWI2OTMtMzIxMmVmMTE0NDVhIiwicHJvcGVydGllcyI6eyJub3RlSW5kZXgiOjB9LCJpc0VkaXRlZCI6ZmFsc2UsIm1hbnVhbE92ZXJyaWRlIjp7ImlzTWFudWFsbHlPdmVycmlkZGVuIjpmYWxzZSwiY2l0ZXByb2NUZXh0IjoiKEZsb3JpcyAmIzM4OyBTdGF1YiwgMjAyNTsgUm9zZWJvb20gZXQgYWwuLCAyMDAxOyBTY2hvbHRlLCB2YW4gZGVuIEJlcmcsICYjMzg7IExpbmRlYm9vbSwgMjAxNS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"/>
          <w:id w:val="-2030171389"/>
          <w:placeholder>
            <w:docPart w:val="070E0E0729A94C439614505201F2FF72"/>
          </w:placeholder>
        </w:sdtPr>
        <w:sdtContent>
          <w:r w:rsidR="00C17EFA" w:rsidRPr="00C17EFA">
            <w:rPr>
              <w:color w:val="000000"/>
              <w:sz w:val="20"/>
            </w:rPr>
            <w:t xml:space="preserve">(Floris &amp; Staub, 2025; Roseboom et al., 2001; Scholte, van den Berg, &amp; </w:t>
          </w:r>
          <w:proofErr w:type="spellStart"/>
          <w:r w:rsidR="00C17EFA" w:rsidRPr="00C17EFA">
            <w:rPr>
              <w:color w:val="000000"/>
              <w:sz w:val="20"/>
            </w:rPr>
            <w:t>Lindeboom</w:t>
          </w:r>
          <w:proofErr w:type="spellEnd"/>
          <w:r w:rsidR="00C17EFA" w:rsidRPr="00C17EFA">
            <w:rPr>
              <w:color w:val="000000"/>
              <w:sz w:val="20"/>
            </w:rPr>
            <w:t>, 2015)</w:t>
          </w:r>
        </w:sdtContent>
      </w:sdt>
      <w:r w:rsidR="40AE2F2A" w:rsidRPr="6BB5E041">
        <w:rPr>
          <w:sz w:val="20"/>
          <w:szCs w:val="20"/>
        </w:rPr>
        <w:t xml:space="preserve"> </w:t>
      </w:r>
      <w:r w:rsidR="27BFDF86" w:rsidRPr="6BB5E041">
        <w:rPr>
          <w:sz w:val="20"/>
          <w:szCs w:val="20"/>
        </w:rPr>
        <w:t xml:space="preserve">In this area, historical studies </w:t>
      </w:r>
      <w:r w:rsidR="5C7BCFE3" w:rsidRPr="6BB5E041">
        <w:rPr>
          <w:sz w:val="20"/>
          <w:szCs w:val="20"/>
        </w:rPr>
        <w:t xml:space="preserve">on </w:t>
      </w:r>
      <w:r w:rsidR="43CCDFAC" w:rsidRPr="6BB5E041">
        <w:rPr>
          <w:sz w:val="20"/>
          <w:szCs w:val="20"/>
        </w:rPr>
        <w:t>early 20</w:t>
      </w:r>
      <w:r w:rsidR="43CCDFAC" w:rsidRPr="6BB5E041">
        <w:rPr>
          <w:sz w:val="20"/>
          <w:szCs w:val="20"/>
          <w:vertAlign w:val="superscript"/>
        </w:rPr>
        <w:t>th</w:t>
      </w:r>
      <w:r w:rsidR="43CCDFAC" w:rsidRPr="6BB5E041">
        <w:rPr>
          <w:sz w:val="20"/>
          <w:szCs w:val="20"/>
        </w:rPr>
        <w:t xml:space="preserve"> century </w:t>
      </w:r>
      <w:r w:rsidR="42160321" w:rsidRPr="6BB5E041">
        <w:rPr>
          <w:sz w:val="20"/>
          <w:szCs w:val="20"/>
        </w:rPr>
        <w:t>maternity hospital data from B</w:t>
      </w:r>
      <w:r w:rsidR="43CCDFAC" w:rsidRPr="6BB5E041">
        <w:rPr>
          <w:sz w:val="20"/>
          <w:szCs w:val="20"/>
        </w:rPr>
        <w:t>a</w:t>
      </w:r>
      <w:r w:rsidR="42160321" w:rsidRPr="6BB5E041">
        <w:rPr>
          <w:sz w:val="20"/>
          <w:szCs w:val="20"/>
        </w:rPr>
        <w:t xml:space="preserve">sel, Bern, </w:t>
      </w:r>
      <w:r w:rsidR="43CCDFAC" w:rsidRPr="6BB5E041">
        <w:rPr>
          <w:sz w:val="20"/>
          <w:szCs w:val="20"/>
        </w:rPr>
        <w:t xml:space="preserve">Helsinki, Barcelona and other cities </w:t>
      </w:r>
      <w:r w:rsidR="27BFDF86" w:rsidRPr="6BB5E041">
        <w:rPr>
          <w:sz w:val="20"/>
          <w:szCs w:val="20"/>
        </w:rPr>
        <w:t xml:space="preserve">have already </w:t>
      </w:r>
      <w:r w:rsidR="0F8302F3" w:rsidRPr="6BB5E041">
        <w:rPr>
          <w:sz w:val="20"/>
          <w:szCs w:val="20"/>
        </w:rPr>
        <w:t>demonstrated that maternal undernutrition and infectious diseases during pregnancy negatively affected neonatal outcomes such as birthweight, placenta weight, head circumference, or mortality indicators.</w:t>
      </w:r>
      <w:sdt>
        <w:sdtPr>
          <w:rPr>
            <w:color w:val="000000"/>
            <w:sz w:val="20"/>
            <w:szCs w:val="20"/>
          </w:rPr>
          <w:tag w:val="MENDELEY_CITATION_v3_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UsInN1cHByZXNzLWF1dGhvciI6ZmFsc2UsImNvbXBvc2l0ZSI6ZmFsc2UsImF1dGhvci1vbmx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Swic3VwcHJlc3MtYXV0aG9yIjpmYWxzZSwiY29tcG9zaXRlIjpmYWxzZSwiYXV0aG9yLW9ubHkiOmZhbHNlfSx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LCJzdXBwcmVzcy1hdXRob3IiOmZhbHNlLCJjb21wb3NpdGUiOmZhbHNlLCJhdXRob3Itb25seSI6ZmFsc2V9XX0="/>
          <w:id w:val="-232701243"/>
          <w:placeholder>
            <w:docPart w:val="DefaultPlaceholder_-1854013440"/>
          </w:placeholder>
        </w:sdtPr>
        <w:sdtContent>
          <w:r w:rsidR="00C17EFA" w:rsidRPr="00C17EFA">
            <w:rPr>
              <w:color w:val="000000"/>
              <w:sz w:val="20"/>
            </w:rPr>
            <w:t>(</w:t>
          </w:r>
          <w:proofErr w:type="spellStart"/>
          <w:r w:rsidR="00C17EFA" w:rsidRPr="00C17EFA">
            <w:rPr>
              <w:color w:val="000000"/>
              <w:sz w:val="20"/>
            </w:rPr>
            <w:t>Butie</w:t>
          </w:r>
          <w:proofErr w:type="spellEnd"/>
          <w:r w:rsidR="00C17EFA" w:rsidRPr="00C17EFA">
            <w:rPr>
              <w:color w:val="000000"/>
              <w:sz w:val="20"/>
            </w:rPr>
            <w:t xml:space="preserve">, Matthes, </w:t>
          </w:r>
          <w:proofErr w:type="spellStart"/>
          <w:r w:rsidR="00C17EFA" w:rsidRPr="00C17EFA">
            <w:rPr>
              <w:color w:val="000000"/>
              <w:sz w:val="20"/>
            </w:rPr>
            <w:t>Hösli</w:t>
          </w:r>
          <w:proofErr w:type="spellEnd"/>
          <w:r w:rsidR="00C17EFA" w:rsidRPr="00C17EFA">
            <w:rPr>
              <w:color w:val="000000"/>
              <w:sz w:val="20"/>
            </w:rPr>
            <w:t xml:space="preserve">, Floris, &amp; Staub, 2020; Floris &amp; Staub, 2025; Floris, Staub, &amp; </w:t>
          </w:r>
          <w:proofErr w:type="spellStart"/>
          <w:r w:rsidR="00C17EFA" w:rsidRPr="00C17EFA">
            <w:rPr>
              <w:color w:val="000000"/>
              <w:sz w:val="20"/>
            </w:rPr>
            <w:t>Woitek</w:t>
          </w:r>
          <w:proofErr w:type="spellEnd"/>
          <w:r w:rsidR="00C17EFA" w:rsidRPr="00C17EFA">
            <w:rPr>
              <w:color w:val="000000"/>
              <w:sz w:val="20"/>
            </w:rPr>
            <w:t xml:space="preserve">, 2016; Galofré-Vilà &amp; Harris, 2021; </w:t>
          </w:r>
          <w:proofErr w:type="spellStart"/>
          <w:r w:rsidR="00C17EFA" w:rsidRPr="00C17EFA">
            <w:rPr>
              <w:color w:val="000000"/>
              <w:sz w:val="20"/>
            </w:rPr>
            <w:t>Saaritsa</w:t>
          </w:r>
          <w:proofErr w:type="spellEnd"/>
          <w:r w:rsidR="00C17EFA" w:rsidRPr="00C17EFA">
            <w:rPr>
              <w:color w:val="000000"/>
              <w:sz w:val="20"/>
            </w:rPr>
            <w:t xml:space="preserve">, 2026; </w:t>
          </w:r>
          <w:proofErr w:type="spellStart"/>
          <w:r w:rsidR="00C17EFA" w:rsidRPr="00C17EFA">
            <w:rPr>
              <w:color w:val="000000"/>
              <w:sz w:val="20"/>
            </w:rPr>
            <w:t>Salvisberg</w:t>
          </w:r>
          <w:proofErr w:type="spellEnd"/>
          <w:r w:rsidR="00C17EFA" w:rsidRPr="00C17EFA">
            <w:rPr>
              <w:color w:val="000000"/>
              <w:sz w:val="20"/>
            </w:rPr>
            <w:t>, Le Vu, Floris, Matthes, &amp; Staub, 2023)</w:t>
          </w:r>
        </w:sdtContent>
      </w:sdt>
      <w:r w:rsidR="0FB1A81D" w:rsidRPr="6BB5E041">
        <w:rPr>
          <w:color w:val="000000" w:themeColor="text1"/>
          <w:sz w:val="20"/>
          <w:szCs w:val="20"/>
        </w:rPr>
        <w:t xml:space="preserve"> </w:t>
      </w:r>
    </w:p>
    <w:p w14:paraId="4996DA72" w14:textId="776164DA" w:rsidR="00B80D05" w:rsidRPr="002D6AAE" w:rsidRDefault="5EF641A5" w:rsidP="003F07C6">
      <w:pPr>
        <w:snapToGrid w:val="0"/>
        <w:spacing w:after="120" w:line="360" w:lineRule="auto"/>
        <w:rPr>
          <w:color w:val="000000" w:themeColor="text1"/>
          <w:sz w:val="20"/>
          <w:szCs w:val="20"/>
        </w:rPr>
      </w:pPr>
      <w:r w:rsidRPr="6BB5E041">
        <w:rPr>
          <w:color w:val="000000" w:themeColor="text1"/>
          <w:sz w:val="20"/>
          <w:szCs w:val="20"/>
        </w:rPr>
        <w:t xml:space="preserve">Prenatal adverse exposures, including maternal infections and nutritional deprivation, are known to influence </w:t>
      </w:r>
      <w:proofErr w:type="spellStart"/>
      <w:r w:rsidRPr="6BB5E041">
        <w:rPr>
          <w:color w:val="000000" w:themeColor="text1"/>
          <w:sz w:val="20"/>
          <w:szCs w:val="20"/>
        </w:rPr>
        <w:t>fetal</w:t>
      </w:r>
      <w:proofErr w:type="spellEnd"/>
      <w:r w:rsidRPr="6BB5E041">
        <w:rPr>
          <w:color w:val="000000" w:themeColor="text1"/>
          <w:sz w:val="20"/>
          <w:szCs w:val="20"/>
        </w:rPr>
        <w:t xml:space="preserve"> growth and birth outcomes.</w:t>
      </w:r>
      <w:r w:rsidR="00F17AED">
        <w:rPr>
          <w:color w:val="000000" w:themeColor="text1"/>
          <w:sz w:val="20"/>
          <w:szCs w:val="20"/>
        </w:rPr>
        <w:t xml:space="preserve"> </w:t>
      </w:r>
      <w:r w:rsidR="00F17AED" w:rsidRPr="00F17AED">
        <w:rPr>
          <w:color w:val="000000" w:themeColor="text1"/>
          <w:sz w:val="20"/>
          <w:szCs w:val="20"/>
        </w:rPr>
        <w:t xml:space="preserve">Within developmental plasticity frameworks, such exposures may affect </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growth and physiological development through changes in the maternal–placental–</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environment, with potential consequences extending into the neonatal period.</w:t>
      </w:r>
      <w:sdt>
        <w:sdtPr>
          <w:rPr>
            <w:color w:val="000000"/>
            <w:sz w:val="20"/>
            <w:szCs w:val="20"/>
          </w:rPr>
          <w:tag w:val="MENDELEY_CITATION_v3_eyJjaXRhdGlvbklEIjoiTUVOREVMRVlfQ0lUQVRJT05fZjI5ZTliNGYtOGJlZi00OGYyLThhNDEtOWMyYTg0ZWIwMDdi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
          <w:id w:val="1407639875"/>
          <w:placeholder>
            <w:docPart w:val="DefaultPlaceholder_-1854013440"/>
          </w:placeholder>
        </w:sdtPr>
        <w:sdtContent>
          <w:r w:rsidR="00C17EFA" w:rsidRPr="00C17EFA">
            <w:rPr>
              <w:color w:val="000000"/>
              <w:sz w:val="20"/>
              <w:szCs w:val="20"/>
            </w:rPr>
            <w:t>(Wells, 2025)</w:t>
          </w:r>
        </w:sdtContent>
      </w:sdt>
      <w:r w:rsidRPr="6BB5E041">
        <w:rPr>
          <w:color w:val="000000" w:themeColor="text1"/>
          <w:sz w:val="20"/>
          <w:szCs w:val="20"/>
        </w:rPr>
        <w:t xml:space="preserve"> Evidence from both contemporary and historical populations has linked maternal infections, including malaria, congenital cytomegalovirus infection, syphilis, and influenza, as well as severe maternal undernutrition, to impaired </w:t>
      </w:r>
      <w:proofErr w:type="spellStart"/>
      <w:r w:rsidRPr="6BB5E041">
        <w:rPr>
          <w:color w:val="000000" w:themeColor="text1"/>
          <w:sz w:val="20"/>
          <w:szCs w:val="20"/>
        </w:rPr>
        <w:t>fetal</w:t>
      </w:r>
      <w:proofErr w:type="spellEnd"/>
      <w:r w:rsidRPr="6BB5E041">
        <w:rPr>
          <w:color w:val="000000" w:themeColor="text1"/>
          <w:sz w:val="20"/>
          <w:szCs w:val="20"/>
        </w:rPr>
        <w:t xml:space="preserve"> growth, lower birthweight, smaller neonatal anthropometric measures, and adverse perinatal outcomes.</w:t>
      </w:r>
      <w:sdt>
        <w:sdtPr>
          <w:rPr>
            <w:color w:val="000000"/>
            <w:sz w:val="20"/>
            <w:szCs w:val="20"/>
          </w:rPr>
          <w:tag w:val="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"/>
          <w:id w:val="-1942224938"/>
          <w:placeholder>
            <w:docPart w:val="DefaultPlaceholder_-1854013440"/>
          </w:placeholder>
        </w:sdtPr>
        <w:sdtContent>
          <w:r w:rsidR="00C17EFA" w:rsidRPr="00C17EFA">
            <w:rPr>
              <w:color w:val="000000"/>
              <w:sz w:val="20"/>
            </w:rPr>
            <w:t>(Bale, Miner, &amp; Petheram, 2002; Dombrowski et al., 2019; Stein &amp; Susser, 1975)</w:t>
          </w:r>
        </w:sdtContent>
      </w:sdt>
      <w:r w:rsidR="4694C869" w:rsidRPr="6BB5E041">
        <w:rPr>
          <w:color w:val="000000" w:themeColor="text1"/>
          <w:sz w:val="20"/>
          <w:szCs w:val="20"/>
        </w:rPr>
        <w:t xml:space="preserve"> </w:t>
      </w:r>
      <w:r w:rsidRPr="6BB5E041">
        <w:rPr>
          <w:color w:val="000000" w:themeColor="text1"/>
          <w:sz w:val="20"/>
          <w:szCs w:val="20"/>
        </w:rPr>
        <w:t>Consistent with this broader literature, recently collected data from the maternity hospital in Lausanne demonstrated that maternal influenza-like illness during the 1918 influenza pandemic was associated with lower birthweight, smaller head circumference, lower placental weight, and increased risks of preterm birth and low birthweight.</w:t>
      </w:r>
      <w:sdt>
        <w:sdtPr>
          <w:rPr>
            <w:color w:val="000000"/>
            <w:sz w:val="20"/>
            <w:szCs w:val="20"/>
          </w:rPr>
          <w:tag w:val="MENDELEY_CITATION_v3_eyJjaXRhdGlvbklEIjoiTUVOREVMRVlfQ0lUQVRJT05fOWEyZGZhNjMtM2E4OC00ZWIxLTlkOTUtZWEwMzM5M2QxOTRi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
          <w:id w:val="1892691374"/>
          <w:placeholder>
            <w:docPart w:val="DefaultPlaceholder_-1854013440"/>
          </w:placeholder>
        </w:sdtPr>
        <w:sdtContent>
          <w:r w:rsidR="00C17EFA" w:rsidRPr="00C17EFA">
            <w:rPr>
              <w:color w:val="000000"/>
              <w:sz w:val="20"/>
              <w:szCs w:val="20"/>
            </w:rPr>
            <w:t>(Le Vu et al., 2025)</w:t>
          </w:r>
        </w:sdtContent>
      </w:sdt>
      <w:r w:rsidRPr="6BB5E041">
        <w:rPr>
          <w:color w:val="000000" w:themeColor="text1"/>
          <w:sz w:val="20"/>
          <w:szCs w:val="20"/>
        </w:rPr>
        <w:t xml:space="preserve"> In the same study population, maternal syphilis </w:t>
      </w:r>
      <w:r w:rsidR="14A79286" w:rsidRPr="6BB5E041">
        <w:rPr>
          <w:color w:val="000000" w:themeColor="text1"/>
          <w:sz w:val="20"/>
          <w:szCs w:val="20"/>
        </w:rPr>
        <w:t>was also</w:t>
      </w:r>
      <w:r w:rsidRPr="6BB5E041">
        <w:rPr>
          <w:color w:val="000000" w:themeColor="text1"/>
          <w:sz w:val="20"/>
          <w:szCs w:val="20"/>
        </w:rPr>
        <w:t xml:space="preserve"> associated with impaired neonatal anthropometric outcomes,</w:t>
      </w:r>
      <w:sdt>
        <w:sdtPr>
          <w:rPr>
            <w:color w:val="000000"/>
            <w:sz w:val="20"/>
            <w:szCs w:val="20"/>
          </w:rPr>
          <w:tag w:val="MENDELEY_CITATION_v3_eyJjaXRhdGlvbklEIjoiTUVOREVMRVlfQ0lUQVRJT05fNDdkNzgzYTUtZTAwZC00OTZiLWJlMTQtM2FiNTk3NGFmNTY0IiwicHJvcGVydGllcyI6eyJub3RlSW5kZXgiOjB9LCJpc0VkaXRlZCI6ZmFsc2UsIm1hbnVhbE92ZXJyaWRlIjp7ImlzTWFudWFsbHlPdmVycmlkZGVuIjpmYWxzZSwiY2l0ZXByb2NUZXh0IjoiKExlIFZ1LCBDb3J0aW5hLUJvcmphLCAmIzM4OyBXZWxscy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
          <w:id w:val="-1074265397"/>
          <w:placeholder>
            <w:docPart w:val="DefaultPlaceholder_-1854013440"/>
          </w:placeholder>
        </w:sdtPr>
        <w:sdtContent>
          <w:r w:rsidR="00C17EFA" w:rsidRPr="00C17EFA">
            <w:rPr>
              <w:color w:val="000000"/>
              <w:sz w:val="20"/>
            </w:rPr>
            <w:t>(Le Vu, Cortina-Borja, &amp; Wells, 2024)</w:t>
          </w:r>
        </w:sdtContent>
      </w:sdt>
      <w:r w:rsidRPr="6BB5E041">
        <w:rPr>
          <w:color w:val="000000" w:themeColor="text1"/>
          <w:sz w:val="20"/>
          <w:szCs w:val="20"/>
        </w:rPr>
        <w:t xml:space="preserve"> while maternal–</w:t>
      </w:r>
      <w:proofErr w:type="spellStart"/>
      <w:r w:rsidRPr="6BB5E041">
        <w:rPr>
          <w:color w:val="000000" w:themeColor="text1"/>
          <w:sz w:val="20"/>
          <w:szCs w:val="20"/>
        </w:rPr>
        <w:t>fetal</w:t>
      </w:r>
      <w:proofErr w:type="spellEnd"/>
      <w:r w:rsidRPr="6BB5E041">
        <w:rPr>
          <w:color w:val="000000" w:themeColor="text1"/>
          <w:sz w:val="20"/>
          <w:szCs w:val="20"/>
        </w:rPr>
        <w:t xml:space="preserve"> body size mismatch and indicators of poor maternal nutritional status were linked to more complicated deliveries and adverse obstetric outcomes.</w:t>
      </w:r>
      <w:sdt>
        <w:sdtPr>
          <w:rPr>
            <w:color w:val="000000"/>
            <w:sz w:val="20"/>
            <w:szCs w:val="20"/>
          </w:rPr>
          <w:tag w:val="MENDELEY_CITATION_v3_eyJjaXRhdGlvbklEIjoiTUVOREVMRVlfQ0lUQVRJT05fMjcxMWQ4ZDEtOWUwMS00ODE2LTkxZjgtYjYwMGVmN2UxODFkIiwicHJvcGVydGllcyI6eyJub3RlSW5kZXgiOjB9LCJpc0VkaXRlZCI6ZmFsc2UsIm1hbnVhbE92ZXJyaWRlIjp7ImlzTWFudWFsbHlPdmVycmlkZGVuIjpmYWxzZSwiY2l0ZXByb2NUZXh0IjoiKEhhYWcgZXQgYWwuLCAyMDI1K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810755124"/>
          <w:placeholder>
            <w:docPart w:val="DefaultPlaceholder_-1854013440"/>
          </w:placeholder>
        </w:sdtPr>
        <w:sdtContent>
          <w:r w:rsidR="00C17EFA" w:rsidRPr="00C17EFA">
            <w:rPr>
              <w:color w:val="000000"/>
              <w:sz w:val="20"/>
              <w:szCs w:val="20"/>
            </w:rPr>
            <w:t>(Haag et al., 2025)</w:t>
          </w:r>
        </w:sdtContent>
      </w:sdt>
      <w:r w:rsidRPr="6BB5E041">
        <w:rPr>
          <w:color w:val="000000" w:themeColor="text1"/>
          <w:sz w:val="20"/>
          <w:szCs w:val="20"/>
        </w:rPr>
        <w:t xml:space="preserve"> However, no study has yet examined early neonatal weight loss within this population and </w:t>
      </w:r>
      <w:r w:rsidR="14A79286" w:rsidRPr="6BB5E041">
        <w:rPr>
          <w:color w:val="000000" w:themeColor="text1"/>
          <w:sz w:val="20"/>
          <w:szCs w:val="20"/>
        </w:rPr>
        <w:t xml:space="preserve">historical </w:t>
      </w:r>
      <w:r w:rsidRPr="6BB5E041">
        <w:rPr>
          <w:color w:val="000000" w:themeColor="text1"/>
          <w:sz w:val="20"/>
          <w:szCs w:val="20"/>
        </w:rPr>
        <w:t>time period.</w:t>
      </w:r>
    </w:p>
    <w:p w14:paraId="415ADC52" w14:textId="154B9015" w:rsidR="00930A98" w:rsidRPr="002D6AAE" w:rsidRDefault="00F17AED" w:rsidP="003F07C6">
      <w:pPr>
        <w:snapToGrid w:val="0"/>
        <w:spacing w:after="120" w:line="360" w:lineRule="auto"/>
      </w:pPr>
      <w:r w:rsidRPr="00FB4BC1">
        <w:rPr>
          <w:color w:val="000000" w:themeColor="text1"/>
          <w:sz w:val="20"/>
          <w:szCs w:val="20"/>
        </w:rPr>
        <w:t>Against this background, we conceptualized early neonatal weight loss as a short-term postnatal adaptation phenotype potentially influenced by both prenatal developmental conditions and the postnatal nutritional environment.</w:t>
      </w:r>
      <w:r w:rsidRPr="00F17AED">
        <w:rPr>
          <w:color w:val="000000" w:themeColor="text1"/>
          <w:sz w:val="20"/>
          <w:szCs w:val="20"/>
        </w:rPr>
        <w:t xml:space="preserve"> </w:t>
      </w:r>
      <w:r w:rsidR="0154A796" w:rsidRPr="2912D7FB">
        <w:rPr>
          <w:color w:val="000000" w:themeColor="text1"/>
          <w:sz w:val="20"/>
          <w:szCs w:val="20"/>
        </w:rPr>
        <w:t xml:space="preserve">The aim of this study was </w:t>
      </w:r>
      <w:r w:rsidR="3D181E7F" w:rsidRPr="2912D7FB">
        <w:rPr>
          <w:color w:val="000000" w:themeColor="text1"/>
          <w:sz w:val="20"/>
          <w:szCs w:val="20"/>
        </w:rPr>
        <w:t xml:space="preserve">to identify determinants of </w:t>
      </w:r>
      <w:r w:rsidR="28DBA4DA" w:rsidRPr="2912D7FB">
        <w:rPr>
          <w:color w:val="000000" w:themeColor="text1"/>
          <w:sz w:val="20"/>
          <w:szCs w:val="20"/>
        </w:rPr>
        <w:t xml:space="preserve">early neonatal weight loss </w:t>
      </w:r>
      <w:r w:rsidR="2A04CE75" w:rsidRPr="2912D7FB">
        <w:rPr>
          <w:color w:val="000000" w:themeColor="text1"/>
          <w:sz w:val="20"/>
          <w:szCs w:val="20"/>
        </w:rPr>
        <w:t>using the Lausanne dataset</w:t>
      </w:r>
      <w:r w:rsidR="46C3832F" w:rsidRPr="2912D7FB">
        <w:rPr>
          <w:color w:val="000000" w:themeColor="text1"/>
          <w:sz w:val="20"/>
          <w:szCs w:val="20"/>
        </w:rPr>
        <w:t>. We included feeding mode, exposure to periods</w:t>
      </w:r>
      <w:r w:rsidR="3F7065A4" w:rsidRPr="2912D7FB">
        <w:rPr>
          <w:color w:val="000000" w:themeColor="text1"/>
          <w:sz w:val="20"/>
          <w:szCs w:val="20"/>
        </w:rPr>
        <w:t xml:space="preserve"> of crisis</w:t>
      </w:r>
      <w:r w:rsidR="2A7F4111" w:rsidRPr="2912D7FB">
        <w:rPr>
          <w:color w:val="000000" w:themeColor="text1"/>
          <w:sz w:val="20"/>
          <w:szCs w:val="20"/>
        </w:rPr>
        <w:t xml:space="preserve"> </w:t>
      </w:r>
      <w:r w:rsidR="30962663" w:rsidRPr="2912D7FB">
        <w:rPr>
          <w:color w:val="000000" w:themeColor="text1"/>
          <w:sz w:val="20"/>
          <w:szCs w:val="20"/>
        </w:rPr>
        <w:t>(</w:t>
      </w:r>
      <w:r w:rsidR="525C77DF" w:rsidRPr="2912D7FB">
        <w:rPr>
          <w:color w:val="000000" w:themeColor="text1"/>
          <w:sz w:val="20"/>
          <w:szCs w:val="20"/>
        </w:rPr>
        <w:t xml:space="preserve">the </w:t>
      </w:r>
      <w:r w:rsidR="28DBA4DA" w:rsidRPr="2912D7FB">
        <w:rPr>
          <w:color w:val="000000" w:themeColor="text1"/>
          <w:sz w:val="20"/>
          <w:szCs w:val="20"/>
        </w:rPr>
        <w:t>First World War and the 1918</w:t>
      </w:r>
      <w:r w:rsidR="525C77DF" w:rsidRPr="2912D7FB">
        <w:rPr>
          <w:color w:val="000000" w:themeColor="text1"/>
          <w:sz w:val="20"/>
          <w:szCs w:val="20"/>
        </w:rPr>
        <w:t>-1920</w:t>
      </w:r>
      <w:r w:rsidR="28DBA4DA" w:rsidRPr="2912D7FB">
        <w:rPr>
          <w:color w:val="000000" w:themeColor="text1"/>
          <w:sz w:val="20"/>
          <w:szCs w:val="20"/>
        </w:rPr>
        <w:t xml:space="preserve"> influenza pandemic</w:t>
      </w:r>
      <w:r w:rsidR="4F4F8AA6" w:rsidRPr="2912D7FB">
        <w:rPr>
          <w:color w:val="000000" w:themeColor="text1"/>
          <w:sz w:val="20"/>
          <w:szCs w:val="20"/>
        </w:rPr>
        <w:t>)</w:t>
      </w:r>
      <w:r w:rsidR="0FE27CBA" w:rsidRPr="2912D7FB">
        <w:rPr>
          <w:color w:val="000000" w:themeColor="text1"/>
          <w:sz w:val="20"/>
          <w:szCs w:val="20"/>
        </w:rPr>
        <w:t xml:space="preserve">, and other maternal and neonatal factors as potential </w:t>
      </w:r>
      <w:r w:rsidR="16760D2C" w:rsidRPr="2912D7FB">
        <w:rPr>
          <w:color w:val="000000" w:themeColor="text1"/>
          <w:sz w:val="20"/>
          <w:szCs w:val="20"/>
        </w:rPr>
        <w:t>factors affecting</w:t>
      </w:r>
      <w:r w:rsidR="0FE27CBA" w:rsidRPr="2912D7FB">
        <w:rPr>
          <w:color w:val="000000" w:themeColor="text1"/>
          <w:sz w:val="20"/>
          <w:szCs w:val="20"/>
        </w:rPr>
        <w:t xml:space="preserve"> neonatal weight loss</w:t>
      </w:r>
      <w:r w:rsidR="28DBA4DA" w:rsidRPr="2912D7FB">
        <w:rPr>
          <w:color w:val="000000" w:themeColor="text1"/>
          <w:sz w:val="20"/>
          <w:szCs w:val="20"/>
        </w:rPr>
        <w:t xml:space="preserve">. </w:t>
      </w:r>
      <w:r w:rsidR="1260A744" w:rsidRPr="2912D7FB">
        <w:rPr>
          <w:color w:val="000000" w:themeColor="text1"/>
          <w:sz w:val="20"/>
          <w:szCs w:val="20"/>
        </w:rPr>
        <w:t xml:space="preserve">Since we expect </w:t>
      </w:r>
      <w:r w:rsidR="756940DD" w:rsidRPr="2912D7FB">
        <w:rPr>
          <w:color w:val="000000" w:themeColor="text1"/>
          <w:sz w:val="20"/>
          <w:szCs w:val="20"/>
        </w:rPr>
        <w:t xml:space="preserve">neonatal weight loss to be </w:t>
      </w:r>
      <w:r w:rsidR="003F07C6" w:rsidRPr="2912D7FB">
        <w:rPr>
          <w:color w:val="000000" w:themeColor="text1"/>
          <w:sz w:val="20"/>
          <w:szCs w:val="20"/>
        </w:rPr>
        <w:t>particularly</w:t>
      </w:r>
      <w:r w:rsidR="756940DD" w:rsidRPr="2912D7FB">
        <w:rPr>
          <w:color w:val="000000" w:themeColor="text1"/>
          <w:sz w:val="20"/>
          <w:szCs w:val="20"/>
        </w:rPr>
        <w:t xml:space="preserve"> dependent on </w:t>
      </w:r>
      <w:r w:rsidR="1260A744" w:rsidRPr="2912D7FB">
        <w:rPr>
          <w:color w:val="000000" w:themeColor="text1"/>
          <w:sz w:val="20"/>
          <w:szCs w:val="20"/>
        </w:rPr>
        <w:t xml:space="preserve">feeding mode, we further tested </w:t>
      </w:r>
      <w:r w:rsidR="02B26FFD" w:rsidRPr="2912D7FB">
        <w:rPr>
          <w:color w:val="000000" w:themeColor="text1"/>
          <w:sz w:val="20"/>
          <w:szCs w:val="20"/>
        </w:rPr>
        <w:t xml:space="preserve">whether </w:t>
      </w:r>
      <w:r w:rsidR="7085A016" w:rsidRPr="2912D7FB">
        <w:rPr>
          <w:color w:val="000000" w:themeColor="text1"/>
          <w:sz w:val="20"/>
          <w:szCs w:val="20"/>
        </w:rPr>
        <w:t xml:space="preserve">its effect </w:t>
      </w:r>
      <w:r w:rsidR="51A36A34" w:rsidRPr="2912D7FB">
        <w:rPr>
          <w:color w:val="000000" w:themeColor="text1"/>
          <w:sz w:val="20"/>
          <w:szCs w:val="20"/>
        </w:rPr>
        <w:t xml:space="preserve">was modified among </w:t>
      </w:r>
      <w:r w:rsidR="7085A016" w:rsidRPr="2912D7FB">
        <w:rPr>
          <w:color w:val="000000" w:themeColor="text1"/>
          <w:sz w:val="20"/>
          <w:szCs w:val="20"/>
        </w:rPr>
        <w:t xml:space="preserve">clinically </w:t>
      </w:r>
      <w:r w:rsidR="7B9348EE" w:rsidRPr="2912D7FB">
        <w:rPr>
          <w:color w:val="000000" w:themeColor="text1"/>
          <w:sz w:val="20"/>
          <w:szCs w:val="20"/>
        </w:rPr>
        <w:t>(low birth weight, preterm, exposure to maternal flu</w:t>
      </w:r>
      <w:r w:rsidR="3CB4FAB7" w:rsidRPr="2912D7FB">
        <w:rPr>
          <w:color w:val="000000" w:themeColor="text1"/>
          <w:sz w:val="20"/>
          <w:szCs w:val="20"/>
        </w:rPr>
        <w:t>, neonatal sex</w:t>
      </w:r>
      <w:r w:rsidR="7B9348EE" w:rsidRPr="2912D7FB">
        <w:rPr>
          <w:color w:val="000000" w:themeColor="text1"/>
          <w:sz w:val="20"/>
          <w:szCs w:val="20"/>
        </w:rPr>
        <w:t xml:space="preserve">) or contextually (pregnancy during periods of crises) </w:t>
      </w:r>
      <w:r w:rsidR="7085A016" w:rsidRPr="2912D7FB">
        <w:rPr>
          <w:color w:val="000000" w:themeColor="text1"/>
          <w:sz w:val="20"/>
          <w:szCs w:val="20"/>
        </w:rPr>
        <w:t>vulnerable neonates</w:t>
      </w:r>
      <w:r w:rsidR="28DBA4DA" w:rsidRPr="2912D7FB">
        <w:rPr>
          <w:color w:val="000000" w:themeColor="text1"/>
          <w:sz w:val="20"/>
          <w:szCs w:val="20"/>
        </w:rPr>
        <w:t>.</w:t>
      </w:r>
    </w:p>
    <w:p w14:paraId="5A66E527" w14:textId="77777777" w:rsidR="00D55DC2" w:rsidRPr="006A0BBB" w:rsidRDefault="00D55DC2" w:rsidP="003F07C6">
      <w:pPr>
        <w:snapToGrid w:val="0"/>
        <w:spacing w:after="120" w:line="360" w:lineRule="auto"/>
        <w:rPr>
          <w:sz w:val="20"/>
          <w:szCs w:val="20"/>
        </w:rPr>
      </w:pPr>
      <w:bookmarkStart w:id="20" w:name="OLE_LINK1"/>
    </w:p>
    <w:p w14:paraId="3871ED93" w14:textId="77777777" w:rsidR="00D55DC2" w:rsidRPr="00635979"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Materials and Methods</w:t>
      </w:r>
    </w:p>
    <w:p w14:paraId="611E9607" w14:textId="77777777" w:rsidR="00D55DC2" w:rsidRPr="00635979" w:rsidRDefault="00D55DC2" w:rsidP="003F07C6">
      <w:pPr>
        <w:pStyle w:val="Listenabsatz"/>
        <w:numPr>
          <w:ilvl w:val="1"/>
          <w:numId w:val="2"/>
        </w:numPr>
        <w:snapToGrid w:val="0"/>
        <w:spacing w:after="120" w:line="360" w:lineRule="auto"/>
        <w:ind w:left="284" w:hanging="284"/>
        <w:contextualSpacing w:val="0"/>
        <w:rPr>
          <w:b/>
          <w:bCs/>
          <w:sz w:val="20"/>
          <w:szCs w:val="20"/>
        </w:rPr>
      </w:pPr>
      <w:r w:rsidRPr="2912D7FB">
        <w:rPr>
          <w:b/>
          <w:bCs/>
          <w:sz w:val="20"/>
          <w:szCs w:val="20"/>
        </w:rPr>
        <w:t>Data source and study population</w:t>
      </w:r>
    </w:p>
    <w:p w14:paraId="27900730" w14:textId="0A518FCE" w:rsidR="003B3A4F" w:rsidRDefault="48428D88" w:rsidP="003F07C6">
      <w:pPr>
        <w:pStyle w:val="StandardWeb"/>
        <w:spacing w:beforeAutospacing="0" w:after="120" w:afterAutospacing="0" w:line="360" w:lineRule="auto"/>
        <w:rPr>
          <w:sz w:val="20"/>
          <w:szCs w:val="20"/>
          <w:lang w:val="en-US"/>
        </w:rPr>
      </w:pPr>
      <w:r w:rsidRPr="2912D7FB">
        <w:rPr>
          <w:sz w:val="20"/>
          <w:szCs w:val="20"/>
        </w:rPr>
        <w:t xml:space="preserve">This study </w:t>
      </w:r>
      <w:r w:rsidR="13CF722C" w:rsidRPr="2912D7FB">
        <w:rPr>
          <w:sz w:val="20"/>
          <w:szCs w:val="20"/>
        </w:rPr>
        <w:t>re</w:t>
      </w:r>
      <w:r w:rsidRPr="2912D7FB">
        <w:rPr>
          <w:sz w:val="20"/>
          <w:szCs w:val="20"/>
        </w:rPr>
        <w:t xml:space="preserve">used historical birth records from Swiss maternity hospital in Lausanne collected </w:t>
      </w:r>
      <w:r w:rsidR="0088011C" w:rsidRPr="2912D7FB">
        <w:rPr>
          <w:sz w:val="20"/>
          <w:szCs w:val="20"/>
        </w:rPr>
        <w:t xml:space="preserve">and recorded </w:t>
      </w:r>
      <w:r w:rsidRPr="2912D7FB">
        <w:rPr>
          <w:sz w:val="20"/>
          <w:szCs w:val="20"/>
        </w:rPr>
        <w:t>during the early twentieth century, a period characterized by substantial social, nutritional, and epidemiological changes, including the years surrounding World War I and the 1918–19</w:t>
      </w:r>
      <w:r w:rsidR="25A11405" w:rsidRPr="2912D7FB">
        <w:rPr>
          <w:sz w:val="20"/>
          <w:szCs w:val="20"/>
        </w:rPr>
        <w:t>20</w:t>
      </w:r>
      <w:r w:rsidRPr="2912D7FB">
        <w:rPr>
          <w:sz w:val="20"/>
          <w:szCs w:val="20"/>
        </w:rPr>
        <w:t xml:space="preserve"> influenza pandemic. </w:t>
      </w:r>
      <w:r w:rsidR="00EE1746" w:rsidRPr="2912D7FB">
        <w:rPr>
          <w:sz w:val="20"/>
          <w:szCs w:val="20"/>
        </w:rPr>
        <w:t>Similar</w:t>
      </w:r>
      <w:r w:rsidRPr="2912D7FB">
        <w:rPr>
          <w:sz w:val="20"/>
          <w:szCs w:val="20"/>
        </w:rPr>
        <w:t xml:space="preserve"> studies based on </w:t>
      </w:r>
      <w:r w:rsidR="00EE1746" w:rsidRPr="2912D7FB">
        <w:rPr>
          <w:sz w:val="20"/>
          <w:szCs w:val="20"/>
        </w:rPr>
        <w:t>other</w:t>
      </w:r>
      <w:r w:rsidR="005F041A" w:rsidRPr="2912D7FB">
        <w:rPr>
          <w:sz w:val="20"/>
          <w:szCs w:val="20"/>
        </w:rPr>
        <w:t xml:space="preserve"> </w:t>
      </w:r>
      <w:r w:rsidRPr="2912D7FB">
        <w:rPr>
          <w:sz w:val="20"/>
          <w:szCs w:val="20"/>
        </w:rPr>
        <w:t xml:space="preserve">historical </w:t>
      </w:r>
      <w:r w:rsidR="005F041A" w:rsidRPr="2912D7FB">
        <w:rPr>
          <w:sz w:val="20"/>
          <w:szCs w:val="20"/>
        </w:rPr>
        <w:t xml:space="preserve">maternal hospital </w:t>
      </w:r>
      <w:r w:rsidRPr="2912D7FB">
        <w:rPr>
          <w:sz w:val="20"/>
          <w:szCs w:val="20"/>
        </w:rPr>
        <w:t>dataset</w:t>
      </w:r>
      <w:r w:rsidR="005F041A" w:rsidRPr="2912D7FB">
        <w:rPr>
          <w:sz w:val="20"/>
          <w:szCs w:val="20"/>
        </w:rPr>
        <w:t>s</w:t>
      </w:r>
      <w:r w:rsidRPr="2912D7FB">
        <w:rPr>
          <w:sz w:val="20"/>
          <w:szCs w:val="20"/>
        </w:rPr>
        <w:t xml:space="preserve"> </w:t>
      </w:r>
      <w:r w:rsidR="00E73C98" w:rsidRPr="2912D7FB">
        <w:rPr>
          <w:sz w:val="20"/>
          <w:szCs w:val="20"/>
        </w:rPr>
        <w:t xml:space="preserve">in Switzerland and beyond </w:t>
      </w:r>
      <w:r w:rsidRPr="2912D7FB">
        <w:rPr>
          <w:sz w:val="20"/>
          <w:szCs w:val="20"/>
        </w:rPr>
        <w:t>demonstrated associations between maternal health, crisis-related exposures, and neonatal anthropometric outcomes</w:t>
      </w:r>
      <w:r w:rsidR="005F041A" w:rsidRPr="2912D7FB">
        <w:rPr>
          <w:sz w:val="20"/>
          <w:szCs w:val="20"/>
        </w:rPr>
        <w:t xml:space="preserve"> during </w:t>
      </w:r>
      <w:r w:rsidR="00E73C98" w:rsidRPr="2912D7FB">
        <w:rPr>
          <w:sz w:val="20"/>
          <w:szCs w:val="20"/>
        </w:rPr>
        <w:t>the first half of the 20</w:t>
      </w:r>
      <w:r w:rsidR="00E73C98" w:rsidRPr="2912D7FB">
        <w:rPr>
          <w:sz w:val="20"/>
          <w:szCs w:val="20"/>
          <w:vertAlign w:val="superscript"/>
        </w:rPr>
        <w:t>th</w:t>
      </w:r>
      <w:r w:rsidR="00E73C98" w:rsidRPr="2912D7FB">
        <w:rPr>
          <w:sz w:val="20"/>
          <w:szCs w:val="20"/>
        </w:rPr>
        <w:t xml:space="preserve"> century</w:t>
      </w:r>
      <w:r w:rsidRPr="2912D7FB">
        <w:rPr>
          <w:sz w:val="20"/>
          <w:szCs w:val="20"/>
        </w:rPr>
        <w:t>.</w:t>
      </w:r>
      <w:sdt>
        <w:sdtPr>
          <w:rPr>
            <w:color w:val="000000"/>
            <w:sz w:val="20"/>
            <w:szCs w:val="20"/>
            <w:lang w:val="en-US"/>
          </w:rPr>
          <w:tag w:val="MENDELEY_CITATION_v3_eyJjaXRhdGlvbklEIjoiTUVOREVMRVlfQ0lUQVRJT05fZjg5ODAxY2QtNzEwNS00ZDgxLWI3YjEtOWJhODA0YWVkZjE0IiwicHJvcGVydGllcyI6eyJub3RlSW5kZXgiOjB9LCJpc0VkaXRlZCI6ZmFsc2UsIm1hbnVhbE92ZXJyaWRlIjp7ImlzTWFudWFsbHlPdmVycmlkZGVuIjpmYWxzZSwiY2l0ZXByb2NUZXh0IjoiKEJ1dGllIGV0IGFsLiwgMjAyMDsgR2Fsb2Zyw6ktVmlsw6AgJiMzODsgSGFycmlzLCAyMDIxOyBNaXlvc2hpIGV0IGFsLiwgMjAyMDsgU2FsdmlzYmVyZyBldCBhbC4sIDIwMjMpIiwibWFudWFsT3ZlcnJpZGVUZXh0IjoiIn0sImNpdGF0aW9uSXRlbXMiOlt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
          <w:id w:val="1021520075"/>
          <w:placeholder>
            <w:docPart w:val="DefaultPlaceholder_-1854013440"/>
          </w:placeholder>
        </w:sdtPr>
        <w:sdtContent>
          <w:r w:rsidR="00C17EFA" w:rsidRPr="00C17EFA">
            <w:rPr>
              <w:color w:val="000000"/>
              <w:sz w:val="20"/>
            </w:rPr>
            <w:t>(</w:t>
          </w:r>
          <w:proofErr w:type="spellStart"/>
          <w:r w:rsidR="00C17EFA" w:rsidRPr="00C17EFA">
            <w:rPr>
              <w:color w:val="000000"/>
              <w:sz w:val="20"/>
            </w:rPr>
            <w:t>Butie</w:t>
          </w:r>
          <w:proofErr w:type="spellEnd"/>
          <w:r w:rsidR="00C17EFA" w:rsidRPr="00C17EFA">
            <w:rPr>
              <w:color w:val="000000"/>
              <w:sz w:val="20"/>
            </w:rPr>
            <w:t xml:space="preserve"> et al., 2020; Galofré-Vilà &amp; Harris, 2021; Miyoshi et al., 2020; </w:t>
          </w:r>
          <w:proofErr w:type="spellStart"/>
          <w:r w:rsidR="00C17EFA" w:rsidRPr="00C17EFA">
            <w:rPr>
              <w:color w:val="000000"/>
              <w:sz w:val="20"/>
            </w:rPr>
            <w:t>Salvisberg</w:t>
          </w:r>
          <w:proofErr w:type="spellEnd"/>
          <w:r w:rsidR="00C17EFA" w:rsidRPr="00C17EFA">
            <w:rPr>
              <w:color w:val="000000"/>
              <w:sz w:val="20"/>
            </w:rPr>
            <w:t xml:space="preserve"> et al., 2023)</w:t>
          </w:r>
        </w:sdtContent>
      </w:sdt>
    </w:p>
    <w:p w14:paraId="53F3714F" w14:textId="64434F5C" w:rsidR="00702EDB" w:rsidRPr="00635979" w:rsidRDefault="00D55DC2" w:rsidP="7EB3EADA">
      <w:pPr>
        <w:pStyle w:val="StandardWeb"/>
        <w:spacing w:beforeAutospacing="0" w:after="120" w:afterAutospacing="0" w:line="360" w:lineRule="auto"/>
        <w:rPr>
          <w:sz w:val="20"/>
          <w:szCs w:val="20"/>
          <w:lang w:val="en-US"/>
        </w:rPr>
      </w:pPr>
      <w:r w:rsidRPr="7EB3EADA">
        <w:rPr>
          <w:sz w:val="20"/>
          <w:szCs w:val="20"/>
        </w:rPr>
        <w:t xml:space="preserve">The present study </w:t>
      </w:r>
      <w:r w:rsidR="00997DA6" w:rsidRPr="7EB3EADA">
        <w:rPr>
          <w:sz w:val="20"/>
          <w:szCs w:val="20"/>
        </w:rPr>
        <w:t>reuses</w:t>
      </w:r>
      <w:r w:rsidRPr="7EB3EADA">
        <w:rPr>
          <w:sz w:val="20"/>
          <w:szCs w:val="20"/>
        </w:rPr>
        <w:t xml:space="preserve"> digitized archival birth records originating from the maternity hospital of Lausanne.</w:t>
      </w:r>
      <w:sdt>
        <w:sdtPr>
          <w:rPr>
            <w:color w:val="000000"/>
            <w:sz w:val="20"/>
            <w:szCs w:val="20"/>
            <w:lang w:val="en-US"/>
          </w:rPr>
          <w:tag w:val="MENDELEY_CITATION_v3_eyJjaXRhdGlvbklEIjoiTUVOREVMRVlfQ0lUQVRJT05fMTI5ZDYzMDMtYmI1Yi00MjY0LWE0YjUtMmUzMmUxNzEzOTU1IiwicHJvcGVydGllcyI6eyJub3RlSW5kZXgiOjB9LCJpc0VkaXRlZCI6ZmFsc2UsIm1hbnVhbE92ZXJyaWRlIjp7ImlzTWFudWFsbHlPdmVycmlkZGVuIjpmYWxzZSwiY2l0ZXByb2NUZXh0IjoiKEhhYWcgZXQgYWwuLCAyMDI1OyDigJhLIFZJSUkgZSAxODctNTY2IE1hdGVybml0w6kgLyBPYnN0w6l0cmlxdWUgLyBHeW7DqWNvbG9naWUsIDE4OTguMDEuMDEtMTk0OC4xMi4zMSAoU291cy1Tw6lyaWUp4oCZLCBuLmQu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
          <w:id w:val="-501582696"/>
          <w:placeholder>
            <w:docPart w:val="48307009B1B69F459F47AAFC5A865413"/>
          </w:placeholder>
        </w:sdtPr>
        <w:sdtContent>
          <w:r w:rsidR="00C17EFA" w:rsidRPr="00C17EFA">
            <w:rPr>
              <w:color w:val="000000"/>
              <w:sz w:val="20"/>
              <w:szCs w:val="20"/>
            </w:rPr>
            <w:t xml:space="preserve">(Haag et al., 2025; ‘K VIII e 187-566 </w:t>
          </w:r>
          <w:proofErr w:type="spellStart"/>
          <w:r w:rsidR="00C17EFA" w:rsidRPr="00C17EFA">
            <w:rPr>
              <w:color w:val="000000"/>
              <w:sz w:val="20"/>
              <w:szCs w:val="20"/>
            </w:rPr>
            <w:t>Maternité</w:t>
          </w:r>
          <w:proofErr w:type="spellEnd"/>
          <w:r w:rsidR="00C17EFA" w:rsidRPr="00C17EFA">
            <w:rPr>
              <w:color w:val="000000"/>
              <w:sz w:val="20"/>
              <w:szCs w:val="20"/>
            </w:rPr>
            <w:t xml:space="preserve"> / </w:t>
          </w:r>
          <w:proofErr w:type="spellStart"/>
          <w:r w:rsidR="00C17EFA" w:rsidRPr="00C17EFA">
            <w:rPr>
              <w:color w:val="000000"/>
              <w:sz w:val="20"/>
              <w:szCs w:val="20"/>
            </w:rPr>
            <w:t>Obstétrique</w:t>
          </w:r>
          <w:proofErr w:type="spellEnd"/>
          <w:r w:rsidR="00C17EFA" w:rsidRPr="00C17EFA">
            <w:rPr>
              <w:color w:val="000000"/>
              <w:sz w:val="20"/>
              <w:szCs w:val="20"/>
            </w:rPr>
            <w:t xml:space="preserve"> / </w:t>
          </w:r>
          <w:proofErr w:type="spellStart"/>
          <w:r w:rsidR="00C17EFA" w:rsidRPr="00C17EFA">
            <w:rPr>
              <w:color w:val="000000"/>
              <w:sz w:val="20"/>
              <w:szCs w:val="20"/>
            </w:rPr>
            <w:t>Gynécologie</w:t>
          </w:r>
          <w:proofErr w:type="spellEnd"/>
          <w:r w:rsidR="00C17EFA" w:rsidRPr="00C17EFA">
            <w:rPr>
              <w:color w:val="000000"/>
              <w:sz w:val="20"/>
              <w:szCs w:val="20"/>
            </w:rPr>
            <w:t>, 1898.01.01-1948.12.31 (Sous-Série)’, n.d.; Le Vu et al., 2024, 2025)</w:t>
          </w:r>
        </w:sdtContent>
      </w:sdt>
      <w:r w:rsidRPr="7EB3EADA">
        <w:rPr>
          <w:sz w:val="20"/>
          <w:szCs w:val="20"/>
        </w:rPr>
        <w:t xml:space="preserve"> The hospital systematically documented births and collected detailed medical, demographic, anthropometric, and obstetric information on mothers and newborns</w:t>
      </w:r>
      <w:r w:rsidR="00997DA6" w:rsidRPr="7EB3EADA">
        <w:rPr>
          <w:sz w:val="20"/>
          <w:szCs w:val="20"/>
        </w:rPr>
        <w:t xml:space="preserve"> since the end of the 19</w:t>
      </w:r>
      <w:r w:rsidR="00997DA6" w:rsidRPr="7EB3EADA">
        <w:rPr>
          <w:sz w:val="20"/>
          <w:szCs w:val="20"/>
          <w:vertAlign w:val="superscript"/>
        </w:rPr>
        <w:t>th</w:t>
      </w:r>
      <w:r w:rsidR="00997DA6" w:rsidRPr="7EB3EADA">
        <w:rPr>
          <w:sz w:val="20"/>
          <w:szCs w:val="20"/>
        </w:rPr>
        <w:t xml:space="preserve"> century</w:t>
      </w:r>
      <w:r w:rsidR="00620210" w:rsidRPr="7EB3EADA">
        <w:rPr>
          <w:sz w:val="20"/>
          <w:szCs w:val="20"/>
        </w:rPr>
        <w:t>.</w:t>
      </w:r>
      <w:sdt>
        <w:sdtPr>
          <w:rPr>
            <w:color w:val="000000"/>
            <w:sz w:val="20"/>
            <w:szCs w:val="20"/>
            <w:lang w:val="en-US"/>
          </w:rPr>
          <w:tag w:val="MENDELEY_CITATION_v3_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
          <w:id w:val="-868597798"/>
          <w:placeholder>
            <w:docPart w:val="DefaultPlaceholder_-1854013440"/>
          </w:placeholder>
        </w:sdtPr>
        <w:sdtContent>
          <w:r w:rsidR="00C17EFA" w:rsidRPr="00C17EFA">
            <w:rPr>
              <w:color w:val="000000"/>
              <w:sz w:val="20"/>
              <w:szCs w:val="20"/>
            </w:rPr>
            <w:t>(Haag et al., 2025; Le Vu et al., 2025)</w:t>
          </w:r>
        </w:sdtContent>
      </w:sdt>
      <w:r w:rsidR="00620210" w:rsidRPr="7EB3EADA">
        <w:rPr>
          <w:sz w:val="20"/>
          <w:szCs w:val="20"/>
        </w:rPr>
        <w:t xml:space="preserve"> </w:t>
      </w:r>
      <w:r w:rsidRPr="7EB3EADA">
        <w:rPr>
          <w:sz w:val="20"/>
          <w:szCs w:val="20"/>
        </w:rPr>
        <w:t>The archived birth registers included women from different socioeconomic backgrounds and documented both uncomplicated and complicated births.</w:t>
      </w:r>
      <w:r w:rsidR="00997DA6" w:rsidRPr="7EB3EADA">
        <w:rPr>
          <w:sz w:val="20"/>
          <w:szCs w:val="20"/>
        </w:rPr>
        <w:t xml:space="preserve"> </w:t>
      </w:r>
      <w:r w:rsidR="48428D88" w:rsidRPr="7EB3EADA">
        <w:rPr>
          <w:sz w:val="20"/>
          <w:szCs w:val="20"/>
        </w:rPr>
        <w:t xml:space="preserve">Individual-level information was transcribed from historical maternity hospital records preserved in the cantonal archives. Each birth entry contained detailed information on maternal characteristics, pregnancy history, delivery conditions, neonatal anthropometric measurements, feeding practices, and repeated postnatal weight measurements obtained during </w:t>
      </w:r>
      <w:r w:rsidR="00E15606" w:rsidRPr="7EB3EADA">
        <w:rPr>
          <w:sz w:val="20"/>
          <w:szCs w:val="20"/>
        </w:rPr>
        <w:t>the postpartum period</w:t>
      </w:r>
      <w:r w:rsidR="00997DA6" w:rsidRPr="7EB3EADA">
        <w:rPr>
          <w:sz w:val="20"/>
          <w:szCs w:val="20"/>
        </w:rPr>
        <w:t>.</w:t>
      </w:r>
      <w:r w:rsidR="1902E1C9" w:rsidRPr="7EB3EADA">
        <w:rPr>
          <w:sz w:val="20"/>
          <w:szCs w:val="20"/>
        </w:rPr>
        <w:t xml:space="preserve"> Detailed information about these </w:t>
      </w:r>
      <w:r w:rsidR="00E15606" w:rsidRPr="7EB3EADA">
        <w:rPr>
          <w:sz w:val="20"/>
          <w:szCs w:val="20"/>
        </w:rPr>
        <w:t>archival</w:t>
      </w:r>
      <w:r w:rsidR="1902E1C9" w:rsidRPr="7EB3EADA">
        <w:rPr>
          <w:sz w:val="20"/>
          <w:szCs w:val="20"/>
        </w:rPr>
        <w:t xml:space="preserve"> records and how variables were transcribed can be found in </w:t>
      </w:r>
      <w:r w:rsidR="2781FADB" w:rsidRPr="7EB3EADA">
        <w:rPr>
          <w:sz w:val="20"/>
          <w:szCs w:val="20"/>
        </w:rPr>
        <w:t xml:space="preserve">previous </w:t>
      </w:r>
      <w:r w:rsidR="00E15606" w:rsidRPr="7EB3EADA">
        <w:rPr>
          <w:sz w:val="20"/>
          <w:szCs w:val="20"/>
        </w:rPr>
        <w:t>studies</w:t>
      </w:r>
      <w:r w:rsidR="2781FADB" w:rsidRPr="7EB3EADA">
        <w:rPr>
          <w:sz w:val="20"/>
          <w:szCs w:val="20"/>
        </w:rPr>
        <w:t>.</w:t>
      </w:r>
      <w:sdt>
        <w:sdtPr>
          <w:rPr>
            <w:color w:val="000000"/>
            <w:sz w:val="20"/>
            <w:szCs w:val="20"/>
            <w:lang w:val="en-US"/>
          </w:rPr>
          <w:tag w:val="MENDELEY_CITATION_v3_eyJjaXRhdGlvbklEIjoiTUVOREVMRVlfQ0lUQVRJT05fZDc2Yzc1NWEtMmZhYy00MzQ3LWFjMDUtYWQxYWM5NGRlZDg2IiwicHJvcGVydGllcyI6eyJub3RlSW5kZXgiOjB9LCJpc0VkaXRlZCI6ZmFsc2UsIm1hbnVhbE92ZXJyaWRlIjp7ImlzTWFudWFsbHlPdmVycmlkZGVuIjpmYWxzZSwiY2l0ZXByb2NUZXh0IjoiKEhhYWcgZXQgYWwuLCAyMDI1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613440889"/>
          <w:placeholder>
            <w:docPart w:val="DefaultPlaceholder_-1854013440"/>
          </w:placeholder>
        </w:sdtPr>
        <w:sdtContent>
          <w:r w:rsidR="00C17EFA" w:rsidRPr="00C17EFA">
            <w:rPr>
              <w:color w:val="000000"/>
              <w:sz w:val="20"/>
              <w:szCs w:val="20"/>
            </w:rPr>
            <w:t>(Haag et al., 2025; Le Vu et al., 2024, 2025)</w:t>
          </w:r>
        </w:sdtContent>
      </w:sdt>
    </w:p>
    <w:p w14:paraId="4AF7A8BA" w14:textId="50C937F2" w:rsidR="00D55DC2" w:rsidRPr="00635979" w:rsidRDefault="00D55DC2" w:rsidP="003F07C6">
      <w:pPr>
        <w:snapToGrid w:val="0"/>
        <w:spacing w:after="120" w:line="360" w:lineRule="auto"/>
        <w:rPr>
          <w:sz w:val="20"/>
          <w:szCs w:val="20"/>
          <w:lang w:val="en-US" w:eastAsia="de-CH"/>
        </w:rPr>
      </w:pPr>
      <w:r w:rsidRPr="2912D7FB">
        <w:rPr>
          <w:sz w:val="20"/>
          <w:szCs w:val="20"/>
        </w:rPr>
        <w:t xml:space="preserve">For the present </w:t>
      </w:r>
      <w:r w:rsidR="00305317" w:rsidRPr="2912D7FB">
        <w:rPr>
          <w:sz w:val="20"/>
          <w:szCs w:val="20"/>
        </w:rPr>
        <w:t>study</w:t>
      </w:r>
      <w:r w:rsidRPr="2912D7FB">
        <w:rPr>
          <w:sz w:val="20"/>
          <w:szCs w:val="20"/>
        </w:rPr>
        <w:t xml:space="preserve">, singleton live births with available birthweight data and at least one postnatal weight measurement during the first days of life were included. </w:t>
      </w:r>
      <w:r w:rsidR="000731E4">
        <w:rPr>
          <w:sz w:val="20"/>
          <w:szCs w:val="20"/>
        </w:rPr>
        <w:t>M</w:t>
      </w:r>
      <w:r w:rsidRPr="2912D7FB">
        <w:rPr>
          <w:sz w:val="20"/>
          <w:szCs w:val="20"/>
        </w:rPr>
        <w:t xml:space="preserve">iscarriages, stillbirths, and cases with missing key anthropometric information were excluded from the </w:t>
      </w:r>
      <w:r w:rsidR="00BD35A7" w:rsidRPr="2912D7FB">
        <w:rPr>
          <w:sz w:val="20"/>
          <w:szCs w:val="20"/>
        </w:rPr>
        <w:t>study</w:t>
      </w:r>
      <w:r w:rsidRPr="2912D7FB">
        <w:rPr>
          <w:sz w:val="20"/>
          <w:szCs w:val="20"/>
        </w:rPr>
        <w:t xml:space="preserve"> sample</w:t>
      </w:r>
      <w:r w:rsidR="00C93125">
        <w:rPr>
          <w:sz w:val="20"/>
          <w:szCs w:val="20"/>
        </w:rPr>
        <w:t xml:space="preserve">, </w:t>
      </w:r>
      <w:r w:rsidR="00BD35A7" w:rsidRPr="2912D7FB">
        <w:rPr>
          <w:sz w:val="20"/>
          <w:szCs w:val="20"/>
        </w:rPr>
        <w:t>details are provided in the Results</w:t>
      </w:r>
      <w:r w:rsidR="00790B7D">
        <w:rPr>
          <w:sz w:val="20"/>
          <w:szCs w:val="20"/>
        </w:rPr>
        <w:t xml:space="preserve"> section.</w:t>
      </w:r>
    </w:p>
    <w:p w14:paraId="1128FBB0" w14:textId="52C59BE3" w:rsidR="00D55DC2" w:rsidRPr="00635979" w:rsidRDefault="00D55DC2" w:rsidP="003F07C6">
      <w:pPr>
        <w:snapToGrid w:val="0"/>
        <w:spacing w:after="120" w:line="360" w:lineRule="auto"/>
        <w:rPr>
          <w:sz w:val="20"/>
          <w:szCs w:val="20"/>
          <w:lang w:val="en-US"/>
        </w:rPr>
      </w:pPr>
    </w:p>
    <w:p w14:paraId="74C5C4AC" w14:textId="4EA8A675" w:rsidR="007E3CF0" w:rsidRPr="003F07C6"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Variable definitions</w:t>
      </w:r>
    </w:p>
    <w:p w14:paraId="4706B260" w14:textId="77777777"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Neonatal Weight loss</w:t>
      </w:r>
    </w:p>
    <w:p w14:paraId="2AEA7777" w14:textId="654D4A9B" w:rsidR="00D55DC2" w:rsidRDefault="40E4F121" w:rsidP="003F07C6">
      <w:pPr>
        <w:spacing w:after="120" w:line="360" w:lineRule="auto"/>
        <w:rPr>
          <w:sz w:val="20"/>
          <w:szCs w:val="20"/>
        </w:rPr>
      </w:pPr>
      <w:r w:rsidRPr="6BB5E041">
        <w:rPr>
          <w:sz w:val="20"/>
          <w:szCs w:val="20"/>
        </w:rPr>
        <w:t xml:space="preserve">The primary outcome of this study was early neonatal weight loss during the first days of life. </w:t>
      </w:r>
      <w:r w:rsidR="6AEBBC16" w:rsidRPr="6BB5E041">
        <w:rPr>
          <w:sz w:val="20"/>
          <w:szCs w:val="20"/>
        </w:rPr>
        <w:t>Postnatal weight measurements were transcribed for day 5 and 10 after birth; if these two measures were not available, the closest measurement was transcribed.</w:t>
      </w:r>
      <w:r w:rsidRPr="6BB5E041">
        <w:rPr>
          <w:sz w:val="20"/>
          <w:szCs w:val="20"/>
        </w:rPr>
        <w:t xml:space="preserve"> The largest observed percentage decrease </w:t>
      </w:r>
      <w:r w:rsidR="740893E2" w:rsidRPr="6BB5E041">
        <w:rPr>
          <w:sz w:val="20"/>
          <w:szCs w:val="20"/>
        </w:rPr>
        <w:t xml:space="preserve">among </w:t>
      </w:r>
      <w:r w:rsidRPr="6BB5E041">
        <w:rPr>
          <w:sz w:val="20"/>
          <w:szCs w:val="20"/>
        </w:rPr>
        <w:t>the available postnatal measurements was defined as the primary outcome variable and used as an approximation of maximal early neonatal weight loss.</w:t>
      </w:r>
      <w:r w:rsidR="0064649A">
        <w:rPr>
          <w:sz w:val="20"/>
          <w:szCs w:val="20"/>
        </w:rPr>
        <w:t xml:space="preserve"> </w:t>
      </w:r>
      <w:r w:rsidR="0064649A" w:rsidRPr="0064649A">
        <w:rPr>
          <w:sz w:val="20"/>
          <w:szCs w:val="20"/>
        </w:rPr>
        <w:t>Because measurements were primarily available around days 5 and 10, this measure represents an approximation of the true postnatal weight nadir.</w:t>
      </w:r>
      <w:r w:rsidRPr="6BB5E041">
        <w:rPr>
          <w:sz w:val="20"/>
          <w:szCs w:val="20"/>
        </w:rPr>
        <w:t xml:space="preserve"> For each newborn, percentage weight loss was calculated separately for both postnatal measurements using the following formula:</w:t>
      </w:r>
    </w:p>
    <w:p w14:paraId="49B34BC6" w14:textId="15B810A3" w:rsidR="00D55DC2" w:rsidRPr="00D46908" w:rsidRDefault="005D0E0A" w:rsidP="003F07C6">
      <w:pPr>
        <w:spacing w:after="120" w:line="360" w:lineRule="auto"/>
        <w:rPr>
          <w:sz w:val="20"/>
          <w:szCs w:val="20"/>
        </w:rPr>
      </w:pPr>
      <m:oMathPara>
        <m:oMath>
          <m:r>
            <m:rPr>
              <m:sty m:val="p"/>
            </m:rPr>
            <w:rPr>
              <w:rFonts w:ascii="Cambria Math" w:hAnsi="Cambria Math"/>
              <w:sz w:val="20"/>
              <w:szCs w:val="20"/>
            </w:rPr>
            <m:t xml:space="preserve">Weight loss </m:t>
          </m:r>
          <m:d>
            <m:dPr>
              <m:ctrlPr>
                <w:rPr>
                  <w:rFonts w:ascii="Cambria Math" w:hAnsi="Cambria Math"/>
                  <w:sz w:val="20"/>
                  <w:szCs w:val="20"/>
                </w:rPr>
              </m:ctrlPr>
            </m:dPr>
            <m:e>
              <m:r>
                <m:rPr>
                  <m:sty m:val="p"/>
                </m:rPr>
                <w:rPr>
                  <w:rFonts w:ascii="Cambria Math" w:hAnsi="Cambria Math"/>
                  <w:sz w:val="20"/>
                  <w:szCs w:val="20"/>
                </w:rPr>
                <m:t>%</m:t>
              </m:r>
            </m:e>
          </m:d>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Birthweight-Postnatal weight</m:t>
                  </m:r>
                </m:e>
              </m:d>
            </m:num>
            <m:den>
              <m:r>
                <m:rPr>
                  <m:sty m:val="p"/>
                </m:rPr>
                <w:rPr>
                  <w:rFonts w:ascii="Cambria Math" w:hAnsi="Cambria Math"/>
                  <w:sz w:val="20"/>
                  <w:szCs w:val="20"/>
                </w:rPr>
                <m:t xml:space="preserve">Birthweight </m:t>
              </m:r>
            </m:den>
          </m:f>
          <m:r>
            <m:rPr>
              <m:sty m:val="p"/>
            </m:rPr>
            <w:rPr>
              <w:rFonts w:ascii="Cambria Math" w:hAnsi="Cambria Math"/>
              <w:sz w:val="20"/>
              <w:szCs w:val="20"/>
            </w:rPr>
            <m:t>​  ×100</m:t>
          </m:r>
        </m:oMath>
      </m:oMathPara>
    </w:p>
    <w:p w14:paraId="7699C327" w14:textId="0D369743" w:rsidR="00D55DC2" w:rsidRPr="008530CC" w:rsidRDefault="3C81D3CD" w:rsidP="003F07C6">
      <w:pPr>
        <w:snapToGrid w:val="0"/>
        <w:spacing w:after="120" w:line="360" w:lineRule="auto"/>
        <w:rPr>
          <w:rStyle w:val="katex-mathml"/>
          <w:color w:val="000000"/>
          <w:sz w:val="20"/>
          <w:szCs w:val="20"/>
        </w:rPr>
      </w:pPr>
      <w:r w:rsidRPr="6BB5E041">
        <w:rPr>
          <w:sz w:val="20"/>
          <w:szCs w:val="20"/>
        </w:rPr>
        <w:t>Expressing neonatal weight loss relative to birthweight allows standardized comparison across newborns with different birthweights and gestational ages</w:t>
      </w:r>
      <w:r w:rsidR="0B1886FB" w:rsidRPr="6BB5E041">
        <w:rPr>
          <w:sz w:val="20"/>
          <w:szCs w:val="20"/>
        </w:rPr>
        <w:t>.</w:t>
      </w:r>
      <w:sdt>
        <w:sdtPr>
          <w:rPr>
            <w:color w:val="000000"/>
            <w:sz w:val="20"/>
            <w:szCs w:val="20"/>
          </w:rPr>
          <w:tag w:val="MENDELEY_CITATION_v3_eyJjaXRhdGlvbklEIjoiTUVOREVMRVlfQ0lUQVRJT05fOTk2MWNkYTItNDBmMS00NDVhLWI0MDYtZjM4ZjNhZDdhMWZkIiwicHJvcGVydGllcyI6eyJub3RlSW5kZXgiOjB9LCJpc0VkaXRlZCI6ZmFsc2UsIm1hbnVhbE92ZXJyaWRlIjp7ImlzTWFudWFsbHlPdmVycmlkZGVuIjpmYWxzZSwiY2l0ZXByb2NUZXh0IjoiKEJ1dGllIGV0IGFsLiwgMjAyMCkiLCJtYW51YWxPdmVycmlkZVRleHQiOiIifSwiY2l0YXRpb25JdGVtcyI6W3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XX0="/>
          <w:id w:val="-1386479468"/>
          <w:placeholder>
            <w:docPart w:val="DefaultPlaceholder_-1854013440"/>
          </w:placeholder>
        </w:sdtPr>
        <w:sdtContent>
          <w:r w:rsidR="00C17EFA" w:rsidRPr="00C17EFA">
            <w:rPr>
              <w:color w:val="000000"/>
              <w:sz w:val="20"/>
              <w:szCs w:val="20"/>
            </w:rPr>
            <w:t>(</w:t>
          </w:r>
          <w:proofErr w:type="spellStart"/>
          <w:r w:rsidR="00C17EFA" w:rsidRPr="00C17EFA">
            <w:rPr>
              <w:color w:val="000000"/>
              <w:sz w:val="20"/>
              <w:szCs w:val="20"/>
            </w:rPr>
            <w:t>Butie</w:t>
          </w:r>
          <w:proofErr w:type="spellEnd"/>
          <w:r w:rsidR="00C17EFA" w:rsidRPr="00C17EFA">
            <w:rPr>
              <w:color w:val="000000"/>
              <w:sz w:val="20"/>
              <w:szCs w:val="20"/>
            </w:rPr>
            <w:t xml:space="preserve"> et al., 2020)</w:t>
          </w:r>
        </w:sdtContent>
      </w:sdt>
      <w:r w:rsidR="7208584D" w:rsidRPr="6BB5E041">
        <w:rPr>
          <w:color w:val="000000" w:themeColor="text1"/>
          <w:sz w:val="20"/>
          <w:szCs w:val="20"/>
        </w:rPr>
        <w:t xml:space="preserve"> </w:t>
      </w:r>
      <w:r w:rsidR="0E300FE1" w:rsidRPr="6BB5E041">
        <w:rPr>
          <w:sz w:val="20"/>
          <w:szCs w:val="20"/>
        </w:rPr>
        <w:t>T</w:t>
      </w:r>
      <w:r w:rsidRPr="6BB5E041">
        <w:rPr>
          <w:sz w:val="20"/>
          <w:szCs w:val="20"/>
        </w:rPr>
        <w:t xml:space="preserve">he </w:t>
      </w:r>
      <w:r w:rsidR="540121A6" w:rsidRPr="6BB5E041">
        <w:rPr>
          <w:sz w:val="20"/>
          <w:szCs w:val="20"/>
        </w:rPr>
        <w:t>days</w:t>
      </w:r>
      <w:r w:rsidRPr="6BB5E041">
        <w:rPr>
          <w:sz w:val="20"/>
          <w:szCs w:val="20"/>
        </w:rPr>
        <w:t xml:space="preserve"> of the first and second postnatal weight assessments and the measurement </w:t>
      </w:r>
      <w:r w:rsidR="540121A6" w:rsidRPr="6BB5E041">
        <w:rPr>
          <w:sz w:val="20"/>
          <w:szCs w:val="20"/>
        </w:rPr>
        <w:t>day</w:t>
      </w:r>
      <w:r w:rsidRPr="6BB5E041">
        <w:rPr>
          <w:sz w:val="20"/>
          <w:szCs w:val="20"/>
        </w:rPr>
        <w:t xml:space="preserve"> corresponding to maximal observed weight loss were </w:t>
      </w:r>
      <w:r w:rsidR="540121A6" w:rsidRPr="6BB5E041">
        <w:rPr>
          <w:sz w:val="20"/>
          <w:szCs w:val="20"/>
        </w:rPr>
        <w:t>also assessed</w:t>
      </w:r>
      <w:r w:rsidR="7D9510F5" w:rsidRPr="6BB5E041">
        <w:rPr>
          <w:sz w:val="20"/>
          <w:szCs w:val="20"/>
        </w:rPr>
        <w:t>.</w:t>
      </w:r>
      <w:r w:rsidRPr="6BB5E041">
        <w:rPr>
          <w:sz w:val="20"/>
          <w:szCs w:val="20"/>
        </w:rPr>
        <w:t xml:space="preserve"> Physiological neonatal weight </w:t>
      </w:r>
      <w:r w:rsidRPr="6BB5E041">
        <w:rPr>
          <w:sz w:val="20"/>
          <w:szCs w:val="20"/>
        </w:rPr>
        <w:lastRenderedPageBreak/>
        <w:t xml:space="preserve">loss during the first postnatal days primarily reflects postnatal fluid adaptation and transitional feeding processes. Weight loss </w:t>
      </w:r>
      <w:proofErr w:type="gramStart"/>
      <w:r w:rsidRPr="6BB5E041">
        <w:rPr>
          <w:sz w:val="20"/>
          <w:szCs w:val="20"/>
        </w:rPr>
        <w:t>exceeding</w:t>
      </w:r>
      <w:proofErr w:type="gramEnd"/>
      <w:r w:rsidRPr="6BB5E041">
        <w:rPr>
          <w:sz w:val="20"/>
          <w:szCs w:val="20"/>
        </w:rPr>
        <w:t xml:space="preserve"> approximately 10% of birthweight is generally considered clinically</w:t>
      </w:r>
      <w:r w:rsidR="07D67BB5" w:rsidRPr="6BB5E041">
        <w:rPr>
          <w:sz w:val="20"/>
          <w:szCs w:val="20"/>
        </w:rPr>
        <w:t xml:space="preserve"> relevant</w:t>
      </w:r>
      <w:r w:rsidR="00B13C72">
        <w:rPr>
          <w:sz w:val="20"/>
          <w:szCs w:val="20"/>
        </w:rPr>
        <w:t>.</w:t>
      </w:r>
      <w:sdt>
        <w:sdtPr>
          <w:rPr>
            <w:color w:val="000000"/>
            <w:sz w:val="20"/>
            <w:szCs w:val="20"/>
          </w:rPr>
          <w:tag w:val="MENDELEY_CITATION_v3_eyJjaXRhdGlvbklEIjoiTUVOREVMRVlfQ0lUQVRJT05fMzI3YTc1OTMtMDU1NC00M2ExLWFjOTItMDcwYmM2MGIwMWQ4IiwicHJvcGVydGllcyI6eyJub3RlSW5kZXgiOjB9LCJpc0VkaXRlZCI6ZmFsc2UsIm1hbnVhbE92ZXJyaWRlIjp7ImlzTWFudWFsbHlPdmVycmlkZGVuIjpmYWxzZSwiY2l0ZXByb2NUZXh0IjoiKE5hdGlvbmFsIEd1aWRlbGluZSBBbGxpYW5jZSAoVUspLCAyMDE3OyBXb3JsZCBIZWFsdGggT3JnYW5pemF0aW9uLCAyMDE1K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
          <w:id w:val="-1216428625"/>
          <w:placeholder>
            <w:docPart w:val="DefaultPlaceholder_-1854013440"/>
          </w:placeholder>
        </w:sdtPr>
        <w:sdtContent>
          <w:r w:rsidR="00C17EFA" w:rsidRPr="00C17EFA">
            <w:rPr>
              <w:color w:val="000000"/>
              <w:sz w:val="20"/>
              <w:szCs w:val="20"/>
            </w:rPr>
            <w:t>(National Guideline Alliance (UK), 2017; World Health Organization, 2015)</w:t>
          </w:r>
        </w:sdtContent>
      </w:sdt>
    </w:p>
    <w:p w14:paraId="738CA439" w14:textId="15B5C39B" w:rsidR="00B06DF4" w:rsidRPr="001B72D0" w:rsidRDefault="40E4F121" w:rsidP="003F07C6">
      <w:pPr>
        <w:spacing w:after="120" w:line="360" w:lineRule="auto"/>
        <w:rPr>
          <w:sz w:val="20"/>
          <w:szCs w:val="20"/>
        </w:rPr>
      </w:pPr>
      <w:r w:rsidRPr="7EB3EADA">
        <w:rPr>
          <w:sz w:val="20"/>
          <w:szCs w:val="20"/>
        </w:rPr>
        <w:t xml:space="preserve">Based on biological plausibility and literature indicating that physiological neonatal weight loss rarely exceeds 10–15% of birthweight, analyses were restricted to neonatal weight loss values </w:t>
      </w:r>
      <w:r w:rsidR="706DB979" w:rsidRPr="7EB3EADA">
        <w:rPr>
          <w:sz w:val="20"/>
          <w:szCs w:val="20"/>
        </w:rPr>
        <w:t>below</w:t>
      </w:r>
      <w:r w:rsidRPr="7EB3EADA">
        <w:rPr>
          <w:sz w:val="20"/>
          <w:szCs w:val="20"/>
        </w:rPr>
        <w:t xml:space="preserve"> 20%. </w:t>
      </w:r>
      <w:r w:rsidR="55268A1E" w:rsidRPr="7EB3EADA">
        <w:rPr>
          <w:sz w:val="20"/>
          <w:szCs w:val="20"/>
        </w:rPr>
        <w:t xml:space="preserve">Observations outside this range were considered implausible and likely </w:t>
      </w:r>
      <w:proofErr w:type="gramStart"/>
      <w:r w:rsidR="55268A1E" w:rsidRPr="7EB3EADA">
        <w:rPr>
          <w:sz w:val="20"/>
          <w:szCs w:val="20"/>
        </w:rPr>
        <w:t>reflected  measurement</w:t>
      </w:r>
      <w:proofErr w:type="gramEnd"/>
      <w:r w:rsidR="55268A1E" w:rsidRPr="7EB3EADA">
        <w:rPr>
          <w:sz w:val="20"/>
          <w:szCs w:val="20"/>
        </w:rPr>
        <w:t xml:space="preserve"> errors in the historical records.</w:t>
      </w:r>
    </w:p>
    <w:p w14:paraId="61AA7AE0" w14:textId="2B63BE1D" w:rsidR="000802CC" w:rsidRDefault="62184DAE" w:rsidP="003F07C6">
      <w:pPr>
        <w:spacing w:after="120" w:line="360" w:lineRule="auto"/>
        <w:rPr>
          <w:sz w:val="20"/>
          <w:szCs w:val="20"/>
        </w:rPr>
      </w:pPr>
      <w:r w:rsidRPr="6C12B2BA">
        <w:rPr>
          <w:sz w:val="20"/>
          <w:szCs w:val="20"/>
        </w:rPr>
        <w:t>Because the objective of this study was to characterize early neonatal weight loss, observations showing weight gain during the early postnatal period were considered unlikely to represent the physiological weight-loss phase</w:t>
      </w:r>
      <w:r w:rsidR="00A018C0" w:rsidRPr="6C12B2BA">
        <w:rPr>
          <w:sz w:val="20"/>
          <w:szCs w:val="20"/>
        </w:rPr>
        <w:t xml:space="preserve"> </w:t>
      </w:r>
      <w:sdt>
        <w:sdtPr>
          <w:rPr>
            <w:color w:val="000000"/>
            <w:sz w:val="20"/>
            <w:szCs w:val="20"/>
          </w:rPr>
          <w:tag w:val="MENDELEY_CITATION_v3_eyJjaXRhdGlvbklEIjoiTUVOREVMRVlfQ0lUQVRJT05fYTlmYjA3YjgtMmRmZS00NTA4LTlkMDYtN2ZkYTgxYmNlOTJiIiwicHJvcGVydGllcyI6eyJub3RlSW5kZXgiOjB9LCJpc0VkaXRlZCI6ZmFsc2UsIm1hbnVhbE92ZXJyaWRlIjp7ImlzTWFudWFsbHlPdmVycmlkZGVuIjpmYWxzZSwiY2l0ZXByb2NUZXh0IjoiKE1hY2RvbmFsZCBldCBhbC4sIDIwMDM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
          <w:id w:val="-1560550448"/>
          <w:placeholder>
            <w:docPart w:val="DefaultPlaceholder_-1854013440"/>
          </w:placeholder>
        </w:sdtPr>
        <w:sdtContent>
          <w:r w:rsidR="00C17EFA" w:rsidRPr="00C17EFA">
            <w:rPr>
              <w:color w:val="000000"/>
              <w:sz w:val="20"/>
              <w:szCs w:val="20"/>
            </w:rPr>
            <w:t>(Macdonald et al., 2003)</w:t>
          </w:r>
        </w:sdtContent>
      </w:sdt>
      <w:r w:rsidRPr="6C12B2BA">
        <w:rPr>
          <w:sz w:val="20"/>
          <w:szCs w:val="20"/>
        </w:rPr>
        <w:t xml:space="preserve"> and were therefore excluded. Such observations most likely reflected weight measurements obtained after recovery of birthweight or documentation inconsistencies within the historical records. Overall, 397 observations (3.27%) were excluded because the recorded postnatal weight trajectories were inconsistent with the study objective of assessing early neonatal weight loss. These observations either showed weight loss (&gt;20% of birthweight) (n=88, 0.73%) or weight gain (n=309, 2.55%) during the early postnatal period. Although only 3.27% of observations were excluded based on predefined biological plausibility criteria, excluded infants had somewhat less favourable neonatal characteristics than included infants. Therefore, a small degree of selection bias due to underrepresentation of clinically vulnerable newborns cannot be excluded.</w:t>
      </w:r>
    </w:p>
    <w:p w14:paraId="422EB7B5" w14:textId="77777777" w:rsidR="001C10B6" w:rsidRDefault="001C10B6" w:rsidP="003F07C6">
      <w:pPr>
        <w:spacing w:after="120" w:line="360" w:lineRule="auto"/>
        <w:rPr>
          <w:sz w:val="20"/>
          <w:szCs w:val="20"/>
        </w:rPr>
      </w:pPr>
    </w:p>
    <w:p w14:paraId="65A548E1" w14:textId="4FBA7162"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Feeding categories</w:t>
      </w:r>
    </w:p>
    <w:p w14:paraId="634639C6" w14:textId="59590B9D" w:rsidR="0082201E" w:rsidRPr="00635979" w:rsidRDefault="0082201E" w:rsidP="7EB3EADA">
      <w:pPr>
        <w:pStyle w:val="StandardWeb"/>
        <w:spacing w:beforeAutospacing="0" w:after="120" w:afterAutospacing="0" w:line="360" w:lineRule="auto"/>
        <w:rPr>
          <w:sz w:val="20"/>
          <w:szCs w:val="20"/>
          <w:lang w:eastAsia="de-DE"/>
        </w:rPr>
      </w:pPr>
      <w:r w:rsidRPr="7EB3EADA">
        <w:rPr>
          <w:sz w:val="20"/>
          <w:szCs w:val="20"/>
          <w:lang w:eastAsia="de-DE"/>
        </w:rPr>
        <w:t>During the early twentieth century, artificial feeding differed substantially from modern infant formula feeding. Commercial infant formulas were not yet widely available, and artificial feeding typically consisted of animal milk (most commonly cow's milk), diluted milk preparations, or other milk substitutes prepared according to contemporary infant-feeding practices.</w:t>
      </w:r>
      <w:sdt>
        <w:sdtPr>
          <w:rPr>
            <w:color w:val="000000"/>
            <w:sz w:val="20"/>
            <w:szCs w:val="20"/>
            <w:lang w:eastAsia="de-DE"/>
          </w:rPr>
          <w:tag w:val="MENDELEY_CITATION_v3_eyJjaXRhdGlvbklEIjoiTUVOREVMRVlfQ0lUQVRJT05fYTdlMDI1ZmMtZDhiZi00YmNmLWJhZDAtNDY5YzkxNDUxZWZj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
          <w:id w:val="1448510315"/>
          <w:placeholder>
            <w:docPart w:val="2D5D095014622E4F8423A7773650FBD5"/>
          </w:placeholder>
        </w:sdtPr>
        <w:sdtContent>
          <w:r w:rsidR="00C17EFA" w:rsidRPr="00C17EFA">
            <w:rPr>
              <w:color w:val="000000"/>
              <w:sz w:val="20"/>
              <w:szCs w:val="20"/>
              <w:lang w:eastAsia="de-DE"/>
            </w:rPr>
            <w:t xml:space="preserve">(Mepham, 1993; </w:t>
          </w:r>
          <w:proofErr w:type="spellStart"/>
          <w:r w:rsidR="00C17EFA" w:rsidRPr="00C17EFA">
            <w:rPr>
              <w:color w:val="000000"/>
              <w:sz w:val="20"/>
              <w:szCs w:val="20"/>
              <w:lang w:eastAsia="de-DE"/>
            </w:rPr>
            <w:t>Vögele</w:t>
          </w:r>
          <w:proofErr w:type="spellEnd"/>
          <w:r w:rsidR="00C17EFA" w:rsidRPr="00C17EFA">
            <w:rPr>
              <w:color w:val="000000"/>
              <w:sz w:val="20"/>
              <w:szCs w:val="20"/>
              <w:lang w:eastAsia="de-DE"/>
            </w:rPr>
            <w:t xml:space="preserve"> et al., 2013)</w:t>
          </w:r>
        </w:sdtContent>
      </w:sdt>
      <w:r w:rsidRPr="7EB3EADA">
        <w:rPr>
          <w:sz w:val="20"/>
          <w:szCs w:val="20"/>
          <w:lang w:eastAsia="de-DE"/>
        </w:rPr>
        <w:t xml:space="preserve"> Consequently, the historical feeding categories should not be interpreted as directly comparable with modern formula-feeding practices.</w:t>
      </w:r>
    </w:p>
    <w:p w14:paraId="33FF6200" w14:textId="799FAE38" w:rsidR="00D55DC2" w:rsidRDefault="4CE41439" w:rsidP="003F07C6">
      <w:pPr>
        <w:pStyle w:val="StandardWeb"/>
        <w:spacing w:beforeAutospacing="0" w:after="120" w:afterAutospacing="0" w:line="360" w:lineRule="auto"/>
        <w:rPr>
          <w:sz w:val="20"/>
          <w:szCs w:val="20"/>
        </w:rPr>
      </w:pPr>
      <w:r w:rsidRPr="6BB5E041">
        <w:rPr>
          <w:sz w:val="20"/>
          <w:szCs w:val="20"/>
        </w:rPr>
        <w:t xml:space="preserve">The original feeding variable </w:t>
      </w:r>
      <w:r w:rsidR="005C113B">
        <w:rPr>
          <w:sz w:val="20"/>
          <w:szCs w:val="20"/>
        </w:rPr>
        <w:t>in the sources</w:t>
      </w:r>
      <w:r w:rsidRPr="6BB5E041">
        <w:rPr>
          <w:sz w:val="20"/>
          <w:szCs w:val="20"/>
        </w:rPr>
        <w:t xml:space="preserve"> contained several detailed historical </w:t>
      </w:r>
      <w:r w:rsidR="759904B9" w:rsidRPr="6BB5E041">
        <w:rPr>
          <w:sz w:val="20"/>
          <w:szCs w:val="20"/>
        </w:rPr>
        <w:t xml:space="preserve">textual </w:t>
      </w:r>
      <w:r w:rsidRPr="6BB5E041">
        <w:rPr>
          <w:sz w:val="20"/>
          <w:szCs w:val="20"/>
        </w:rPr>
        <w:t>categories, including maternal feeding, artificial feeding, mixed feeding, and sequential changes between feeding types during hospitalization. To improve interpretability and avoid unstable estimates due to small category sizes, feeding information was recoded into broader categories.</w:t>
      </w:r>
      <w:r w:rsidR="738DEA7B" w:rsidRPr="6BB5E041">
        <w:rPr>
          <w:sz w:val="20"/>
          <w:szCs w:val="20"/>
        </w:rPr>
        <w:t xml:space="preserve"> </w:t>
      </w:r>
      <w:r w:rsidRPr="6BB5E041">
        <w:rPr>
          <w:sz w:val="20"/>
          <w:szCs w:val="20"/>
        </w:rPr>
        <w:t xml:space="preserve">Newborns recorded </w:t>
      </w:r>
      <w:r w:rsidR="738DEA7B" w:rsidRPr="6BB5E041">
        <w:rPr>
          <w:sz w:val="20"/>
          <w:szCs w:val="20"/>
        </w:rPr>
        <w:t xml:space="preserve">in the source </w:t>
      </w:r>
      <w:r w:rsidRPr="6BB5E041">
        <w:rPr>
          <w:sz w:val="20"/>
          <w:szCs w:val="20"/>
        </w:rPr>
        <w:t xml:space="preserve">as </w:t>
      </w:r>
      <w:r w:rsidR="687AABAD" w:rsidRPr="6BB5E041">
        <w:rPr>
          <w:sz w:val="20"/>
          <w:szCs w:val="20"/>
        </w:rPr>
        <w:t xml:space="preserve">receiving </w:t>
      </w:r>
      <w:r w:rsidRPr="6BB5E041">
        <w:rPr>
          <w:sz w:val="20"/>
          <w:szCs w:val="20"/>
        </w:rPr>
        <w:t>“maternal”</w:t>
      </w:r>
      <w:r w:rsidR="687AABAD" w:rsidRPr="6BB5E041">
        <w:rPr>
          <w:sz w:val="20"/>
          <w:szCs w:val="20"/>
        </w:rPr>
        <w:t xml:space="preserve"> milk</w:t>
      </w:r>
      <w:r w:rsidRPr="6BB5E041">
        <w:rPr>
          <w:sz w:val="20"/>
          <w:szCs w:val="20"/>
        </w:rPr>
        <w:t xml:space="preserve"> were classified as breastfed. Categories indicating both maternal and non-maternal feeding were grouped as mixed feeding, whereas artificial feeding and maternal-to-artificial feeding were classified as artificial feeding.</w:t>
      </w:r>
      <w:r w:rsidR="01948072" w:rsidRPr="6BB5E041">
        <w:rPr>
          <w:sz w:val="20"/>
          <w:szCs w:val="20"/>
        </w:rPr>
        <w:t xml:space="preserve"> </w:t>
      </w:r>
      <w:ins w:id="21" w:author="Anton Naganoor" w:date="2026-09-20T13:33:00Z">
        <w:r w:rsidR="00CA2A0F" w:rsidRPr="00CA2A0F">
          <w:rPr>
            <w:sz w:val="20"/>
            <w:szCs w:val="20"/>
          </w:rPr>
          <w:t>The historical category “maternal-to-artificial feeding” indicated a transition from maternal milk feeding to artificial feeding during the hospital stay.</w:t>
        </w:r>
      </w:ins>
      <w:ins w:id="22" w:author="Anton Naganoor" w:date="2026-09-20T13:33:00Z" w16du:dateUtc="2026-09-20T11:33:00Z">
        <w:r w:rsidR="00CA2A0F">
          <w:rPr>
            <w:sz w:val="20"/>
            <w:szCs w:val="20"/>
          </w:rPr>
          <w:t xml:space="preserve"> </w:t>
        </w:r>
      </w:ins>
      <w:r w:rsidRPr="6BB5E041">
        <w:rPr>
          <w:sz w:val="20"/>
          <w:szCs w:val="20"/>
        </w:rPr>
        <w:t xml:space="preserve">Rare or heterogeneous feeding categories, including records </w:t>
      </w:r>
      <w:r w:rsidR="005C113B" w:rsidRPr="6BB5E041">
        <w:rPr>
          <w:sz w:val="20"/>
          <w:szCs w:val="20"/>
        </w:rPr>
        <w:t>labelled</w:t>
      </w:r>
      <w:r w:rsidRPr="6BB5E041">
        <w:rPr>
          <w:sz w:val="20"/>
          <w:szCs w:val="20"/>
        </w:rPr>
        <w:t xml:space="preserve"> as “human milk” and miscellaneous feeding descriptions, were grouped into </w:t>
      </w:r>
      <w:proofErr w:type="gramStart"/>
      <w:r w:rsidRPr="6BB5E041">
        <w:rPr>
          <w:sz w:val="20"/>
          <w:szCs w:val="20"/>
        </w:rPr>
        <w:t>an “other”</w:t>
      </w:r>
      <w:proofErr w:type="gramEnd"/>
      <w:r w:rsidRPr="6BB5E041">
        <w:rPr>
          <w:sz w:val="20"/>
          <w:szCs w:val="20"/>
        </w:rPr>
        <w:t xml:space="preserve"> category because of limited case numbers and uncertainty regarding the precise historical feeding practices represented by these records. The “other” category remained included in regression analyses but was interpreted cautiously because of its heterogeneity.</w:t>
      </w:r>
      <w:r w:rsidR="00CA6EF2">
        <w:rPr>
          <w:sz w:val="20"/>
          <w:szCs w:val="20"/>
        </w:rPr>
        <w:t xml:space="preserve"> </w:t>
      </w:r>
    </w:p>
    <w:p w14:paraId="533F5889" w14:textId="6ED67378" w:rsidR="00D55DC2" w:rsidRPr="00D46908" w:rsidRDefault="00D55DC2" w:rsidP="003F07C6">
      <w:pPr>
        <w:pStyle w:val="Listenabsatz"/>
        <w:snapToGrid w:val="0"/>
        <w:spacing w:after="120" w:line="360" w:lineRule="auto"/>
        <w:ind w:left="0"/>
        <w:contextualSpacing w:val="0"/>
        <w:rPr>
          <w:sz w:val="20"/>
          <w:szCs w:val="20"/>
        </w:rPr>
      </w:pPr>
      <w:r w:rsidRPr="2912D7FB">
        <w:rPr>
          <w:b/>
          <w:bCs/>
          <w:sz w:val="20"/>
          <w:szCs w:val="20"/>
        </w:rPr>
        <w:t>Gestational age and bir</w:t>
      </w:r>
      <w:r w:rsidR="00BD4573" w:rsidRPr="2912D7FB">
        <w:rPr>
          <w:b/>
          <w:bCs/>
          <w:sz w:val="20"/>
          <w:szCs w:val="20"/>
        </w:rPr>
        <w:t>th</w:t>
      </w:r>
      <w:r w:rsidRPr="2912D7FB">
        <w:rPr>
          <w:b/>
          <w:bCs/>
          <w:sz w:val="20"/>
          <w:szCs w:val="20"/>
        </w:rPr>
        <w:t>weight</w:t>
      </w:r>
    </w:p>
    <w:p w14:paraId="666D0958" w14:textId="4A97B06D" w:rsidR="00FE1A02" w:rsidRPr="00D46908" w:rsidRDefault="00FE1A02" w:rsidP="003F07C6">
      <w:pPr>
        <w:pStyle w:val="isselectedend"/>
        <w:spacing w:beforeAutospacing="0" w:after="120" w:afterAutospacing="0" w:line="360" w:lineRule="auto"/>
        <w:rPr>
          <w:sz w:val="20"/>
          <w:szCs w:val="20"/>
        </w:rPr>
      </w:pPr>
      <w:r w:rsidRPr="2912D7FB">
        <w:rPr>
          <w:sz w:val="20"/>
          <w:szCs w:val="20"/>
        </w:rPr>
        <w:t>Gestational age was assessed as categorical information at birth by the physician and could also be calculated based on the self-reported date of last menstruation and the date of delivery recorded in the source. If the date of last menstruation was missing, or if physician-assessed and calculated gestational age were discordant, gestational age as assessed by the physician at birth was used.</w:t>
      </w:r>
      <w:sdt>
        <w:sdtPr>
          <w:rPr>
            <w:color w:val="000000"/>
            <w:sz w:val="20"/>
            <w:szCs w:val="20"/>
          </w:rPr>
          <w:tag w:val="MENDELEY_CITATION_v3_eyJjaXRhdGlvbklEIjoiTUVOREVMRVlfQ0lUQVRJT05fZDM1MTkzZDMtMjJkYi00YWI3LTk1MzUtMThiMjU1ZTI4Njg3IiwicHJvcGVydGllcyI6eyJub3RlSW5kZXgiOjB9LCJpc0VkaXRlZCI6ZmFsc2UsIm1hbnVhbE92ZXJyaWRlIjp7ImlzTWFudWFsbHlPdmVycmlkZGVuIjpmYWxzZSwiY2l0ZXByb2NUZXh0IjoiKExlIFZ1IGV0IGFsLi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
          <w:id w:val="-1742006218"/>
          <w:placeholder>
            <w:docPart w:val="D4BF1F681634E14A81F73A561D7A66D2"/>
          </w:placeholder>
        </w:sdtPr>
        <w:sdtContent>
          <w:r w:rsidR="00C17EFA" w:rsidRPr="00C17EFA">
            <w:rPr>
              <w:color w:val="000000"/>
              <w:sz w:val="20"/>
              <w:szCs w:val="20"/>
            </w:rPr>
            <w:t>(Le Vu et al., 2024)</w:t>
          </w:r>
        </w:sdtContent>
      </w:sdt>
      <w:r w:rsidRPr="2912D7FB">
        <w:rPr>
          <w:sz w:val="20"/>
          <w:szCs w:val="20"/>
        </w:rPr>
        <w:t xml:space="preserve"> Preterm birth was defined as gestational age &lt;37 </w:t>
      </w:r>
      <w:r w:rsidRPr="2912D7FB">
        <w:rPr>
          <w:sz w:val="20"/>
          <w:szCs w:val="20"/>
        </w:rPr>
        <w:lastRenderedPageBreak/>
        <w:t>completed weeks. Birthweight was analysed both continuously and categorically, with low birth weight defined as birthweight &lt;2500 g.</w:t>
      </w:r>
    </w:p>
    <w:p w14:paraId="04F668AA" w14:textId="31C32A3A" w:rsidR="00D55DC2" w:rsidRPr="00D46908" w:rsidRDefault="00E77E3A" w:rsidP="003F07C6">
      <w:pPr>
        <w:pStyle w:val="Listenabsatz"/>
        <w:snapToGrid w:val="0"/>
        <w:spacing w:after="120" w:line="360" w:lineRule="auto"/>
        <w:ind w:left="0"/>
        <w:contextualSpacing w:val="0"/>
        <w:rPr>
          <w:sz w:val="20"/>
          <w:szCs w:val="20"/>
        </w:rPr>
      </w:pPr>
      <w:r w:rsidRPr="2912D7FB">
        <w:rPr>
          <w:b/>
          <w:bCs/>
          <w:sz w:val="20"/>
          <w:szCs w:val="20"/>
        </w:rPr>
        <w:t>Other neonatal and m</w:t>
      </w:r>
      <w:r w:rsidR="00D55DC2" w:rsidRPr="2912D7FB">
        <w:rPr>
          <w:b/>
          <w:bCs/>
          <w:sz w:val="20"/>
          <w:szCs w:val="20"/>
        </w:rPr>
        <w:t xml:space="preserve">aternal </w:t>
      </w:r>
      <w:r w:rsidR="009E3C33" w:rsidRPr="2912D7FB">
        <w:rPr>
          <w:b/>
          <w:bCs/>
          <w:sz w:val="20"/>
          <w:szCs w:val="20"/>
        </w:rPr>
        <w:t>variables</w:t>
      </w:r>
    </w:p>
    <w:p w14:paraId="3FCEBA69" w14:textId="0FB63611" w:rsidR="00170380" w:rsidRDefault="00CB27C6" w:rsidP="003F07C6">
      <w:pPr>
        <w:snapToGrid w:val="0"/>
        <w:spacing w:after="120" w:line="360" w:lineRule="auto"/>
        <w:rPr>
          <w:sz w:val="20"/>
          <w:szCs w:val="20"/>
        </w:rPr>
      </w:pPr>
      <w:r w:rsidRPr="2912D7FB">
        <w:rPr>
          <w:sz w:val="20"/>
          <w:szCs w:val="20"/>
        </w:rPr>
        <w:t xml:space="preserve">The historical birth records also contained information on the mother's age (in years, as a continuous variable), the child's sex, and the parity of the birth. </w:t>
      </w:r>
      <w:ins w:id="23" w:author="Anton Naganoor" w:date="2026-09-20T09:42:00Z">
        <w:r w:rsidR="008C0266" w:rsidRPr="008C0266">
          <w:rPr>
            <w:sz w:val="20"/>
            <w:szCs w:val="20"/>
          </w:rPr>
          <w:t>Neonatal mortality was defined as a documented postnatal death occurring within the first 28 days of life.</w:t>
        </w:r>
      </w:ins>
      <w:ins w:id="24" w:author="Anton Naganoor" w:date="2026-09-20T09:42:00Z" w16du:dateUtc="2026-09-20T07:42:00Z">
        <w:r w:rsidR="008C0266">
          <w:rPr>
            <w:sz w:val="20"/>
            <w:szCs w:val="20"/>
          </w:rPr>
          <w:t xml:space="preserve"> </w:t>
        </w:r>
      </w:ins>
      <w:r w:rsidR="0021519B" w:rsidRPr="2912D7FB">
        <w:rPr>
          <w:sz w:val="20"/>
          <w:szCs w:val="20"/>
        </w:rPr>
        <w:t xml:space="preserve">In addition, the sources also contained a wide range of qualitative information on the mothers' health status. Such information included assessments by the physician on </w:t>
      </w:r>
      <w:r w:rsidR="00DB4D2F" w:rsidRPr="2912D7FB">
        <w:rPr>
          <w:sz w:val="20"/>
          <w:szCs w:val="20"/>
        </w:rPr>
        <w:t>maternal nutritional status (obesity, underweight</w:t>
      </w:r>
      <w:r w:rsidR="008261C6" w:rsidRPr="2912D7FB">
        <w:rPr>
          <w:sz w:val="20"/>
          <w:szCs w:val="20"/>
        </w:rPr>
        <w:t>), on the presence of a goitre, on maternal infections</w:t>
      </w:r>
      <w:r w:rsidR="00B04933" w:rsidRPr="2912D7FB">
        <w:rPr>
          <w:sz w:val="20"/>
          <w:szCs w:val="20"/>
        </w:rPr>
        <w:t xml:space="preserve">, and other clinical observations. </w:t>
      </w:r>
    </w:p>
    <w:p w14:paraId="3D30C42E" w14:textId="38C302E9" w:rsidR="004B33D2" w:rsidRDefault="00305842" w:rsidP="003F07C6">
      <w:pPr>
        <w:snapToGrid w:val="0"/>
        <w:spacing w:after="120" w:line="360" w:lineRule="auto"/>
        <w:rPr>
          <w:color w:val="000000"/>
          <w:sz w:val="20"/>
          <w:szCs w:val="20"/>
        </w:rPr>
      </w:pPr>
      <w:r w:rsidRPr="7EB3EADA">
        <w:rPr>
          <w:sz w:val="20"/>
          <w:szCs w:val="20"/>
        </w:rPr>
        <w:t>A</w:t>
      </w:r>
      <w:r w:rsidR="4057687A" w:rsidRPr="7EB3EADA">
        <w:rPr>
          <w:sz w:val="20"/>
          <w:szCs w:val="20"/>
        </w:rPr>
        <w:t xml:space="preserve"> </w:t>
      </w:r>
      <w:r w:rsidR="0377169C" w:rsidRPr="7EB3EADA">
        <w:rPr>
          <w:sz w:val="20"/>
          <w:szCs w:val="20"/>
        </w:rPr>
        <w:t xml:space="preserve">categorical </w:t>
      </w:r>
      <w:r w:rsidR="4057687A" w:rsidRPr="7EB3EADA">
        <w:rPr>
          <w:sz w:val="20"/>
          <w:szCs w:val="20"/>
        </w:rPr>
        <w:t xml:space="preserve">variable called </w:t>
      </w:r>
      <w:r w:rsidR="1875561F" w:rsidRPr="7EB3EADA">
        <w:rPr>
          <w:sz w:val="20"/>
          <w:szCs w:val="20"/>
        </w:rPr>
        <w:t>“General health status”</w:t>
      </w:r>
      <w:r w:rsidR="4057687A" w:rsidRPr="7EB3EADA">
        <w:rPr>
          <w:sz w:val="20"/>
          <w:szCs w:val="20"/>
        </w:rPr>
        <w:t xml:space="preserve"> was </w:t>
      </w:r>
      <w:r w:rsidR="1875561F" w:rsidRPr="7EB3EADA">
        <w:rPr>
          <w:sz w:val="20"/>
          <w:szCs w:val="20"/>
        </w:rPr>
        <w:t>creat</w:t>
      </w:r>
      <w:r w:rsidR="21ACE5C1" w:rsidRPr="7EB3EADA">
        <w:rPr>
          <w:sz w:val="20"/>
          <w:szCs w:val="20"/>
        </w:rPr>
        <w:t>ed</w:t>
      </w:r>
      <w:r w:rsidR="4057687A" w:rsidRPr="7EB3EADA">
        <w:rPr>
          <w:sz w:val="20"/>
          <w:szCs w:val="20"/>
        </w:rPr>
        <w:t xml:space="preserve"> based on </w:t>
      </w:r>
      <w:r w:rsidR="07E9C281" w:rsidRPr="7EB3EADA">
        <w:rPr>
          <w:sz w:val="20"/>
          <w:szCs w:val="20"/>
        </w:rPr>
        <w:t>this qualitative information</w:t>
      </w:r>
      <w:r w:rsidR="4057687A" w:rsidRPr="7EB3EADA">
        <w:rPr>
          <w:sz w:val="20"/>
          <w:szCs w:val="20"/>
        </w:rPr>
        <w:t xml:space="preserve">, </w:t>
      </w:r>
      <w:r w:rsidR="23CAF7FC" w:rsidRPr="7EB3EADA">
        <w:rPr>
          <w:sz w:val="20"/>
          <w:szCs w:val="20"/>
        </w:rPr>
        <w:t xml:space="preserve">coded from 1 to 3, with </w:t>
      </w:r>
      <w:r w:rsidR="1B50EADE" w:rsidRPr="7EB3EADA">
        <w:rPr>
          <w:sz w:val="20"/>
          <w:szCs w:val="20"/>
        </w:rPr>
        <w:t>h</w:t>
      </w:r>
      <w:r w:rsidR="3C81D3CD" w:rsidRPr="7EB3EADA">
        <w:rPr>
          <w:sz w:val="20"/>
          <w:szCs w:val="20"/>
        </w:rPr>
        <w:t xml:space="preserve">igher </w:t>
      </w:r>
      <w:r w:rsidR="492D0011" w:rsidRPr="7EB3EADA">
        <w:rPr>
          <w:sz w:val="20"/>
          <w:szCs w:val="20"/>
        </w:rPr>
        <w:t xml:space="preserve">numbers </w:t>
      </w:r>
      <w:r w:rsidR="3C81D3CD" w:rsidRPr="7EB3EADA">
        <w:rPr>
          <w:sz w:val="20"/>
          <w:szCs w:val="20"/>
        </w:rPr>
        <w:t>indicat</w:t>
      </w:r>
      <w:r w:rsidR="26C70FB0" w:rsidRPr="7EB3EADA">
        <w:rPr>
          <w:sz w:val="20"/>
          <w:szCs w:val="20"/>
        </w:rPr>
        <w:t>in</w:t>
      </w:r>
      <w:r w:rsidR="480645A1" w:rsidRPr="7EB3EADA">
        <w:rPr>
          <w:sz w:val="20"/>
          <w:szCs w:val="20"/>
        </w:rPr>
        <w:t>g</w:t>
      </w:r>
      <w:r w:rsidR="3C81D3CD" w:rsidRPr="7EB3EADA">
        <w:rPr>
          <w:sz w:val="20"/>
          <w:szCs w:val="20"/>
        </w:rPr>
        <w:t xml:space="preserve"> poorer maternal health.</w:t>
      </w:r>
      <w:sdt>
        <w:sdtPr>
          <w:rPr>
            <w:color w:val="000000"/>
            <w:sz w:val="20"/>
            <w:szCs w:val="20"/>
          </w:rPr>
          <w:tag w:val="MENDELEY_CITATION_v3_eyJjaXRhdGlvbklEIjoiTUVOREVMRVlfQ0lUQVRJT05fMDBmNTA3NDMtMjg0MC00Y2FlLWIyMGQtNzAwNDEyOGM1YjE5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
          <w:id w:val="-1169012827"/>
          <w:placeholder>
            <w:docPart w:val="DefaultPlaceholder_-1854013440"/>
          </w:placeholder>
        </w:sdtPr>
        <w:sdtContent>
          <w:r w:rsidR="00C17EFA" w:rsidRPr="00C17EFA">
            <w:rPr>
              <w:color w:val="000000"/>
              <w:sz w:val="20"/>
              <w:szCs w:val="20"/>
            </w:rPr>
            <w:t>(Le Vu et al., 2025)</w:t>
          </w:r>
        </w:sdtContent>
      </w:sdt>
      <w:r w:rsidR="00694F4D" w:rsidRPr="7EB3EADA">
        <w:rPr>
          <w:color w:val="000000" w:themeColor="text1"/>
          <w:sz w:val="20"/>
          <w:szCs w:val="20"/>
        </w:rPr>
        <w:t xml:space="preserve"> </w:t>
      </w:r>
      <w:r w:rsidR="004B33D2" w:rsidRPr="7EB3EADA">
        <w:rPr>
          <w:color w:val="000000" w:themeColor="text1"/>
          <w:sz w:val="20"/>
          <w:szCs w:val="20"/>
        </w:rPr>
        <w:t>For example, if there was none of these</w:t>
      </w:r>
      <w:r w:rsidRPr="7EB3EADA">
        <w:rPr>
          <w:color w:val="000000" w:themeColor="text1"/>
          <w:sz w:val="20"/>
          <w:szCs w:val="20"/>
        </w:rPr>
        <w:t xml:space="preserve"> indications (obese, thin, goitre, rickets, infection)</w:t>
      </w:r>
      <w:r w:rsidR="004B33D2" w:rsidRPr="7EB3EADA">
        <w:rPr>
          <w:color w:val="000000" w:themeColor="text1"/>
          <w:sz w:val="20"/>
          <w:szCs w:val="20"/>
        </w:rPr>
        <w:t xml:space="preserve">, health status was = 1 (good). If there </w:t>
      </w:r>
      <w:proofErr w:type="gramStart"/>
      <w:r w:rsidR="004B33D2" w:rsidRPr="7EB3EADA">
        <w:rPr>
          <w:color w:val="000000" w:themeColor="text1"/>
          <w:sz w:val="20"/>
          <w:szCs w:val="20"/>
        </w:rPr>
        <w:t>was</w:t>
      </w:r>
      <w:proofErr w:type="gramEnd"/>
      <w:r w:rsidR="004B33D2" w:rsidRPr="7EB3EADA">
        <w:rPr>
          <w:color w:val="000000" w:themeColor="text1"/>
          <w:sz w:val="20"/>
          <w:szCs w:val="20"/>
        </w:rPr>
        <w:t xml:space="preserve"> </w:t>
      </w:r>
      <w:r w:rsidR="00020A84" w:rsidRPr="7EB3EADA">
        <w:rPr>
          <w:color w:val="000000" w:themeColor="text1"/>
          <w:sz w:val="20"/>
          <w:szCs w:val="20"/>
        </w:rPr>
        <w:t>albuminuria</w:t>
      </w:r>
      <w:r w:rsidR="004B33D2" w:rsidRPr="7EB3EADA">
        <w:rPr>
          <w:color w:val="000000" w:themeColor="text1"/>
          <w:sz w:val="20"/>
          <w:szCs w:val="20"/>
        </w:rPr>
        <w:t>, eclampsia</w:t>
      </w:r>
      <w:r w:rsidRPr="7EB3EADA">
        <w:rPr>
          <w:color w:val="000000" w:themeColor="text1"/>
          <w:sz w:val="20"/>
          <w:szCs w:val="20"/>
        </w:rPr>
        <w:t xml:space="preserve"> or other very severe/life threatening conditions being mentioned in this section of the records</w:t>
      </w:r>
      <w:r w:rsidR="004B33D2" w:rsidRPr="7EB3EADA">
        <w:rPr>
          <w:color w:val="000000" w:themeColor="text1"/>
          <w:sz w:val="20"/>
          <w:szCs w:val="20"/>
        </w:rPr>
        <w:t xml:space="preserve"> it was = 3</w:t>
      </w:r>
      <w:r w:rsidR="6BCD513C" w:rsidRPr="7EB3EADA">
        <w:rPr>
          <w:color w:val="000000" w:themeColor="text1"/>
          <w:sz w:val="20"/>
          <w:szCs w:val="20"/>
        </w:rPr>
        <w:t xml:space="preserve"> </w:t>
      </w:r>
      <w:r w:rsidR="004B33D2" w:rsidRPr="7EB3EADA">
        <w:rPr>
          <w:color w:val="000000" w:themeColor="text1"/>
          <w:sz w:val="20"/>
          <w:szCs w:val="20"/>
        </w:rPr>
        <w:t xml:space="preserve">(very bad). Everything in between was coded as 2 (bad health status). </w:t>
      </w:r>
    </w:p>
    <w:p w14:paraId="13C92AC6" w14:textId="5D4D8918" w:rsidR="006D5F33" w:rsidRPr="00D46908" w:rsidRDefault="00615298" w:rsidP="003F07C6">
      <w:pPr>
        <w:pStyle w:val="Listenabsatz"/>
        <w:snapToGrid w:val="0"/>
        <w:spacing w:after="120" w:line="360" w:lineRule="auto"/>
        <w:ind w:left="0"/>
        <w:contextualSpacing w:val="0"/>
        <w:rPr>
          <w:b/>
          <w:bCs/>
          <w:sz w:val="20"/>
          <w:szCs w:val="20"/>
        </w:rPr>
      </w:pPr>
      <w:r w:rsidRPr="2912D7FB">
        <w:rPr>
          <w:b/>
          <w:bCs/>
          <w:sz w:val="20"/>
          <w:szCs w:val="20"/>
        </w:rPr>
        <w:t>Crisis</w:t>
      </w:r>
      <w:r w:rsidR="00AA68DF" w:rsidRPr="2912D7FB">
        <w:rPr>
          <w:b/>
          <w:bCs/>
          <w:sz w:val="20"/>
          <w:szCs w:val="20"/>
        </w:rPr>
        <w:t xml:space="preserve"> e</w:t>
      </w:r>
      <w:r w:rsidR="379E8359" w:rsidRPr="2912D7FB">
        <w:rPr>
          <w:b/>
          <w:bCs/>
          <w:sz w:val="20"/>
          <w:szCs w:val="20"/>
        </w:rPr>
        <w:t>xposure variables</w:t>
      </w:r>
    </w:p>
    <w:p w14:paraId="3CCC59F0" w14:textId="0188FC90" w:rsidR="00D25439" w:rsidRPr="00D46908" w:rsidRDefault="4B6D373D" w:rsidP="003F07C6">
      <w:pPr>
        <w:snapToGrid w:val="0"/>
        <w:spacing w:after="120" w:line="360" w:lineRule="auto"/>
        <w:rPr>
          <w:color w:val="000000" w:themeColor="text1"/>
          <w:sz w:val="20"/>
          <w:szCs w:val="20"/>
        </w:rPr>
      </w:pPr>
      <w:r w:rsidRPr="7EB3EADA">
        <w:rPr>
          <w:sz w:val="20"/>
          <w:szCs w:val="20"/>
        </w:rPr>
        <w:t xml:space="preserve">Pregnancy-related exposure to </w:t>
      </w:r>
      <w:r w:rsidR="672138FF" w:rsidRPr="7EB3EADA">
        <w:rPr>
          <w:sz w:val="20"/>
          <w:szCs w:val="20"/>
        </w:rPr>
        <w:t xml:space="preserve">First </w:t>
      </w:r>
      <w:r w:rsidRPr="7EB3EADA">
        <w:rPr>
          <w:sz w:val="20"/>
          <w:szCs w:val="20"/>
        </w:rPr>
        <w:t>World War and the influenza pandemic was determined using estimated conception dates derived from gestational age information</w:t>
      </w:r>
      <w:r w:rsidR="2DCB3D37" w:rsidRPr="7EB3EADA">
        <w:rPr>
          <w:sz w:val="20"/>
          <w:szCs w:val="20"/>
        </w:rPr>
        <w:t xml:space="preserve">. </w:t>
      </w:r>
      <w:sdt>
        <w:sdtPr>
          <w:rPr>
            <w:color w:val="000000"/>
            <w:sz w:val="20"/>
            <w:szCs w:val="20"/>
          </w:rPr>
          <w:tag w:val="MENDELEY_CITATION_v3_eyJjaXRhdGlvbklEIjoiTUVOREVMRVlfQ0lUQVRJT05fZWFhMTlmOTctYjA4YS00N2I4LTlkM2YtZDJlNWUyYzc2MmU0IiwicHJvcGVydGllcyI6eyJub3RlSW5kZXgiOjB9LCJpc0VkaXRlZCI6ZmFsc2UsIm1hbnVhbE92ZXJyaWRlIjp7ImlzTWFudWFsbHlPdmVycmlkZGVuIjpmYWxzZSwiY2l0ZXByb2NUZXh0IjoiKEJ1dGllIGV0IGFsLiwgMjAyMDsgTGUgVnUgZXQgYWwuLCAyMDI1K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
          <w:id w:val="-985778565"/>
          <w:placeholder>
            <w:docPart w:val="DefaultPlaceholder_-1854013440"/>
          </w:placeholder>
        </w:sdtPr>
        <w:sdtContent>
          <w:r w:rsidR="00C17EFA" w:rsidRPr="00C17EFA">
            <w:rPr>
              <w:color w:val="000000"/>
              <w:sz w:val="20"/>
              <w:szCs w:val="20"/>
            </w:rPr>
            <w:t>(</w:t>
          </w:r>
          <w:proofErr w:type="spellStart"/>
          <w:r w:rsidR="00C17EFA" w:rsidRPr="00C17EFA">
            <w:rPr>
              <w:color w:val="000000"/>
              <w:sz w:val="20"/>
              <w:szCs w:val="20"/>
            </w:rPr>
            <w:t>Butie</w:t>
          </w:r>
          <w:proofErr w:type="spellEnd"/>
          <w:r w:rsidR="00C17EFA" w:rsidRPr="00C17EFA">
            <w:rPr>
              <w:color w:val="000000"/>
              <w:sz w:val="20"/>
              <w:szCs w:val="20"/>
            </w:rPr>
            <w:t xml:space="preserve"> et al., 2020; Le Vu et al., 2025)</w:t>
          </w:r>
        </w:sdtContent>
      </w:sdt>
      <w:r w:rsidR="7C6E1B7A" w:rsidRPr="7EB3EADA">
        <w:rPr>
          <w:color w:val="000000" w:themeColor="text1"/>
          <w:sz w:val="20"/>
          <w:szCs w:val="20"/>
        </w:rPr>
        <w:t xml:space="preserve"> </w:t>
      </w:r>
      <w:r w:rsidRPr="7EB3EADA">
        <w:rPr>
          <w:sz w:val="20"/>
          <w:szCs w:val="20"/>
        </w:rPr>
        <w:t>Pregnancies were classified as exposed if any part of gestation overlapped with</w:t>
      </w:r>
      <w:r w:rsidR="32831635" w:rsidRPr="7EB3EADA">
        <w:rPr>
          <w:sz w:val="20"/>
          <w:szCs w:val="20"/>
        </w:rPr>
        <w:t xml:space="preserve"> the</w:t>
      </w:r>
      <w:r w:rsidRPr="7EB3EADA">
        <w:rPr>
          <w:sz w:val="20"/>
          <w:szCs w:val="20"/>
        </w:rPr>
        <w:t xml:space="preserve"> </w:t>
      </w:r>
      <w:r w:rsidR="74E67B77" w:rsidRPr="7EB3EADA">
        <w:rPr>
          <w:sz w:val="20"/>
          <w:szCs w:val="20"/>
        </w:rPr>
        <w:t xml:space="preserve">First </w:t>
      </w:r>
      <w:r w:rsidRPr="7EB3EADA">
        <w:rPr>
          <w:sz w:val="20"/>
          <w:szCs w:val="20"/>
        </w:rPr>
        <w:t>World War (July 1914–November 1918) or with the major influenza pandemic waves (July 1918–March 1919 and January 1920–March 1920). Information on maternal influenza-like illness during pregnancy was obtained from physician-recorded diagnoses documented in the original maternity records and was analysed as an additional exposure variable, as described in previous studies using the same historical records</w:t>
      </w:r>
      <w:r w:rsidR="33FEE78D" w:rsidRPr="7EB3EADA">
        <w:rPr>
          <w:sz w:val="20"/>
          <w:szCs w:val="20"/>
        </w:rPr>
        <w:t>.</w:t>
      </w:r>
      <w:sdt>
        <w:sdtPr>
          <w:rPr>
            <w:color w:val="000000"/>
            <w:sz w:val="20"/>
            <w:szCs w:val="20"/>
          </w:rPr>
          <w:tag w:val="MENDELEY_CITATION_v3_eyJjaXRhdGlvbklEIjoiTUVOREVMRVlfQ0lUQVRJT05fYWQ3YTY0ZTAtZWE3Mi00ZTQ5LTlhZGYtNjFhZDFlNTdiODY0IiwicHJvcGVydGllcyI6eyJub3RlSW5kZXgiOjB9LCJpc0VkaXRlZCI6ZmFsc2UsIm1hbnVhbE92ZXJyaWRlIjp7ImlzTWFudWFsbHlPdmVycmlkZGVuIjpmYWxzZSwiY2l0ZXByb2NUZXh0IjoiKExlIFZ1IGV0IGFsLiwgMjAyNC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XX0="/>
          <w:id w:val="-414405626"/>
          <w:placeholder>
            <w:docPart w:val="DefaultPlaceholder_-1854013440"/>
          </w:placeholder>
        </w:sdtPr>
        <w:sdtContent>
          <w:r w:rsidR="00C17EFA" w:rsidRPr="00C17EFA">
            <w:rPr>
              <w:color w:val="000000"/>
              <w:sz w:val="20"/>
              <w:szCs w:val="20"/>
            </w:rPr>
            <w:t>(Le Vu et al., 2024, 2025)</w:t>
          </w:r>
        </w:sdtContent>
      </w:sdt>
    </w:p>
    <w:p w14:paraId="080FD37F" w14:textId="77777777" w:rsidR="00D25439" w:rsidRPr="00D46908" w:rsidRDefault="00D25439" w:rsidP="003F07C6">
      <w:pPr>
        <w:snapToGrid w:val="0"/>
        <w:spacing w:after="120" w:line="360" w:lineRule="auto"/>
        <w:rPr>
          <w:sz w:val="20"/>
          <w:szCs w:val="20"/>
        </w:rPr>
      </w:pPr>
    </w:p>
    <w:p w14:paraId="62B49F55" w14:textId="2429E811" w:rsidR="00D55DC2" w:rsidRPr="00D46908"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Statistical analysis</w:t>
      </w:r>
    </w:p>
    <w:p w14:paraId="46515F3E" w14:textId="1B359DF9" w:rsidR="00D55DC2" w:rsidRPr="00D46908" w:rsidRDefault="00D55DC2" w:rsidP="003F07C6">
      <w:pPr>
        <w:snapToGrid w:val="0"/>
        <w:spacing w:after="120" w:line="360" w:lineRule="auto"/>
        <w:rPr>
          <w:sz w:val="20"/>
          <w:szCs w:val="20"/>
        </w:rPr>
      </w:pPr>
      <w:r w:rsidRPr="2912D7FB">
        <w:rPr>
          <w:sz w:val="20"/>
          <w:szCs w:val="20"/>
        </w:rPr>
        <w:t xml:space="preserve">Descriptive analyses were performed to summarize maternal, neonatal, feeding-related, and obstetric characteristics of the study population. Continuous variables were described using means and standard deviations or medians and interquartile ranges, depending on data distribution. Categorical variables were summarized using </w:t>
      </w:r>
      <w:r w:rsidR="00D52DFB" w:rsidRPr="2912D7FB">
        <w:rPr>
          <w:sz w:val="20"/>
          <w:szCs w:val="20"/>
        </w:rPr>
        <w:t xml:space="preserve">absolute and relative </w:t>
      </w:r>
      <w:r w:rsidRPr="2912D7FB">
        <w:rPr>
          <w:sz w:val="20"/>
          <w:szCs w:val="20"/>
        </w:rPr>
        <w:t>frequencies.</w:t>
      </w:r>
    </w:p>
    <w:p w14:paraId="31AEAE20" w14:textId="61431567" w:rsidR="00DE6392" w:rsidRPr="00462CB9" w:rsidRDefault="00D55DC2" w:rsidP="7EB3EADA">
      <w:pPr>
        <w:snapToGrid w:val="0"/>
        <w:spacing w:after="120" w:line="360" w:lineRule="auto"/>
        <w:rPr>
          <w:sz w:val="20"/>
          <w:szCs w:val="20"/>
        </w:rPr>
      </w:pPr>
      <w:r w:rsidRPr="6C12B2BA">
        <w:rPr>
          <w:sz w:val="20"/>
          <w:szCs w:val="20"/>
        </w:rPr>
        <w:t xml:space="preserve">The primary outcome was maximum </w:t>
      </w:r>
      <w:r w:rsidR="002A0D1F">
        <w:rPr>
          <w:sz w:val="20"/>
          <w:szCs w:val="20"/>
        </w:rPr>
        <w:t xml:space="preserve">observed </w:t>
      </w:r>
      <w:r w:rsidRPr="6C12B2BA">
        <w:rPr>
          <w:sz w:val="20"/>
          <w:szCs w:val="20"/>
        </w:rPr>
        <w:t xml:space="preserve">neonatal weight loss (%) during the early postnatal period. Associations between neonatal, maternal, and feeding-related factors and maximum </w:t>
      </w:r>
      <w:r w:rsidR="002A0D1F">
        <w:rPr>
          <w:sz w:val="20"/>
          <w:szCs w:val="20"/>
        </w:rPr>
        <w:t xml:space="preserve">observed </w:t>
      </w:r>
      <w:r w:rsidRPr="6C12B2BA">
        <w:rPr>
          <w:sz w:val="20"/>
          <w:szCs w:val="20"/>
        </w:rPr>
        <w:t>neonatal weight loss were evaluated using multivariable linear regression models.</w:t>
      </w:r>
      <w:r w:rsidR="00361A9A" w:rsidRPr="6C12B2BA">
        <w:rPr>
          <w:sz w:val="20"/>
          <w:szCs w:val="20"/>
        </w:rPr>
        <w:t xml:space="preserve"> </w:t>
      </w:r>
      <w:r w:rsidR="0051063B" w:rsidRPr="6C12B2BA">
        <w:rPr>
          <w:sz w:val="20"/>
          <w:szCs w:val="20"/>
        </w:rPr>
        <w:t>Main models were adjusted for gestational age, because birthweight is part of the calculation of percentage neonatal weight loss and was therefore not included as an adjustment variable in the primary models</w:t>
      </w:r>
      <w:r w:rsidR="7A91057D" w:rsidRPr="6C12B2BA">
        <w:rPr>
          <w:sz w:val="20"/>
          <w:szCs w:val="20"/>
        </w:rPr>
        <w:t>. Gestational age is a major determinant of birthweight, and adjustment for both variables may lead to overadjustment or collider-stratification bias, particularly when estimating associations with neonatal outcomes.</w:t>
      </w:r>
      <w:sdt>
        <w:sdtPr>
          <w:rPr>
            <w:color w:val="000000"/>
            <w:sz w:val="20"/>
            <w:szCs w:val="20"/>
          </w:rPr>
          <w:tag w:val="MENDELEY_CITATION_v3_eyJjaXRhdGlvbklEIjoiTUVOREVMRVlfQ0lUQVRJT05fZDliZDdjMWUtNmFiOS00ODE0LTg5NzgtMDZlZjgxMDkwOTBlIiwicHJvcGVydGllcyI6eyJub3RlSW5kZXgiOjB9LCJpc0VkaXRlZCI6ZmFsc2UsIm1hbnVhbE92ZXJyaWRlIjp7ImlzTWFudWFsbHlPdmVycmlkZGVuIjpmYWxzZSwiY2l0ZXByb2NUZXh0IjoiKFdpbGNveCwgV2VpbmJlcmcsICYjMzg7IEJhc3NvLCAyMDExK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
          <w:id w:val="37371556"/>
          <w:placeholder>
            <w:docPart w:val="DefaultPlaceholder_-1854013440"/>
          </w:placeholder>
        </w:sdtPr>
        <w:sdtContent>
          <w:r w:rsidR="00C17EFA" w:rsidRPr="00C17EFA">
            <w:rPr>
              <w:color w:val="000000"/>
              <w:sz w:val="20"/>
            </w:rPr>
            <w:t>(Wilcox, Weinberg, &amp; Basso, 2011)</w:t>
          </w:r>
        </w:sdtContent>
      </w:sdt>
      <w:r w:rsidR="7A91057D" w:rsidRPr="6C12B2BA">
        <w:rPr>
          <w:sz w:val="20"/>
          <w:szCs w:val="20"/>
        </w:rPr>
        <w:t xml:space="preserve"> Therefore, separate model specifications were used: one adjusted for </w:t>
      </w:r>
      <w:r w:rsidR="00B54FEC" w:rsidRPr="6C12B2BA">
        <w:rPr>
          <w:sz w:val="20"/>
          <w:szCs w:val="20"/>
        </w:rPr>
        <w:t xml:space="preserve">gestational age </w:t>
      </w:r>
      <w:r w:rsidR="7A91057D" w:rsidRPr="6C12B2BA">
        <w:rPr>
          <w:sz w:val="20"/>
          <w:szCs w:val="20"/>
        </w:rPr>
        <w:t xml:space="preserve">(main analyses)  and one adjusted for  </w:t>
      </w:r>
      <w:r w:rsidR="00B54FEC" w:rsidRPr="6C12B2BA">
        <w:rPr>
          <w:sz w:val="20"/>
          <w:szCs w:val="20"/>
        </w:rPr>
        <w:t xml:space="preserve">birthweight </w:t>
      </w:r>
      <w:r w:rsidR="7A91057D" w:rsidRPr="6C12B2BA">
        <w:rPr>
          <w:sz w:val="20"/>
          <w:szCs w:val="20"/>
        </w:rPr>
        <w:t xml:space="preserve">(sensitivity analysis)  This approach </w:t>
      </w:r>
      <w:r w:rsidR="6C5834B7" w:rsidRPr="6C12B2BA">
        <w:rPr>
          <w:sz w:val="20"/>
          <w:szCs w:val="20"/>
        </w:rPr>
        <w:t>allowed assessment of the</w:t>
      </w:r>
      <w:r w:rsidR="7A91057D" w:rsidRPr="6C12B2BA">
        <w:rPr>
          <w:sz w:val="20"/>
          <w:szCs w:val="20"/>
        </w:rPr>
        <w:t xml:space="preserve"> robustness of the findings without conditioning simultaneously on two causally linked birth characteristics. </w:t>
      </w:r>
      <w:r w:rsidR="4882C31C" w:rsidRPr="6C12B2BA">
        <w:rPr>
          <w:sz w:val="20"/>
          <w:szCs w:val="20"/>
        </w:rPr>
        <w:t xml:space="preserve">All models included feeding category, historical exposure variables, neonatal sex, </w:t>
      </w:r>
      <w:r w:rsidR="13469A36" w:rsidRPr="6C12B2BA">
        <w:rPr>
          <w:sz w:val="20"/>
          <w:szCs w:val="20"/>
        </w:rPr>
        <w:t xml:space="preserve">and continuous </w:t>
      </w:r>
      <w:r w:rsidR="4882C31C" w:rsidRPr="6C12B2BA">
        <w:rPr>
          <w:sz w:val="20"/>
          <w:szCs w:val="20"/>
        </w:rPr>
        <w:t xml:space="preserve">parity and maternal age as covariates. </w:t>
      </w:r>
      <w:r w:rsidR="00DE6392" w:rsidRPr="6C12B2BA">
        <w:rPr>
          <w:sz w:val="20"/>
          <w:szCs w:val="20"/>
        </w:rPr>
        <w:t xml:space="preserve">The secondary outcome was </w:t>
      </w:r>
      <w:del w:id="25" w:author="Anton Naganoor" w:date="2026-09-20T10:12:00Z" w16du:dateUtc="2026-09-20T08:12:00Z">
        <w:r w:rsidR="00DE6392" w:rsidRPr="6C12B2BA" w:rsidDel="00F57BDA">
          <w:rPr>
            <w:sz w:val="20"/>
            <w:szCs w:val="20"/>
          </w:rPr>
          <w:delText xml:space="preserve">excessive </w:delText>
        </w:r>
      </w:del>
      <w:ins w:id="26" w:author="Anton Naganoor" w:date="2026-09-20T10:12:00Z" w16du:dateUtc="2026-09-20T08:12:00Z">
        <w:r w:rsidR="00F57BDA">
          <w:rPr>
            <w:sz w:val="20"/>
            <w:szCs w:val="20"/>
          </w:rPr>
          <w:t>high</w:t>
        </w:r>
        <w:r w:rsidR="00F57BDA" w:rsidRPr="6C12B2BA">
          <w:rPr>
            <w:sz w:val="20"/>
            <w:szCs w:val="20"/>
          </w:rPr>
          <w:t xml:space="preserve"> </w:t>
        </w:r>
      </w:ins>
      <w:r w:rsidR="00DE6392" w:rsidRPr="6C12B2BA">
        <w:rPr>
          <w:sz w:val="20"/>
          <w:szCs w:val="20"/>
        </w:rPr>
        <w:t>neonatal weight loss</w:t>
      </w:r>
      <w:r w:rsidR="003E6FDC" w:rsidRPr="6C12B2BA">
        <w:rPr>
          <w:sz w:val="20"/>
          <w:szCs w:val="20"/>
        </w:rPr>
        <w:t xml:space="preserve"> as a binary variable</w:t>
      </w:r>
      <w:r w:rsidR="00DE6392" w:rsidRPr="6C12B2BA">
        <w:rPr>
          <w:sz w:val="20"/>
          <w:szCs w:val="20"/>
        </w:rPr>
        <w:t xml:space="preserve">, defined as weight loss exceeding 10% of birthweight. Associations with </w:t>
      </w:r>
      <w:del w:id="27" w:author="Anton Naganoor" w:date="2026-09-20T10:12:00Z" w16du:dateUtc="2026-09-20T08:12:00Z">
        <w:r w:rsidR="00DE6392" w:rsidRPr="6C12B2BA" w:rsidDel="00F57BDA">
          <w:rPr>
            <w:sz w:val="20"/>
            <w:szCs w:val="20"/>
          </w:rPr>
          <w:delText xml:space="preserve">excessive </w:delText>
        </w:r>
      </w:del>
      <w:ins w:id="28" w:author="Anton Naganoor" w:date="2026-09-20T10:12:00Z" w16du:dateUtc="2026-09-20T08:12:00Z">
        <w:r w:rsidR="00F57BDA">
          <w:rPr>
            <w:sz w:val="20"/>
            <w:szCs w:val="20"/>
          </w:rPr>
          <w:t>high</w:t>
        </w:r>
        <w:r w:rsidR="00F57BDA" w:rsidRPr="6C12B2BA">
          <w:rPr>
            <w:sz w:val="20"/>
            <w:szCs w:val="20"/>
          </w:rPr>
          <w:t xml:space="preserve"> </w:t>
        </w:r>
      </w:ins>
      <w:r w:rsidR="00DE6392" w:rsidRPr="6C12B2BA">
        <w:rPr>
          <w:sz w:val="20"/>
          <w:szCs w:val="20"/>
        </w:rPr>
        <w:t xml:space="preserve">neonatal weight loss were examined using </w:t>
      </w:r>
      <w:r w:rsidR="00DE6392" w:rsidRPr="6C12B2BA">
        <w:rPr>
          <w:sz w:val="20"/>
          <w:szCs w:val="20"/>
        </w:rPr>
        <w:lastRenderedPageBreak/>
        <w:t xml:space="preserve">multivariable logistic regression models. As for the linear analyses, </w:t>
      </w:r>
      <w:r w:rsidR="008704A2" w:rsidRPr="6C12B2BA">
        <w:rPr>
          <w:sz w:val="20"/>
          <w:szCs w:val="20"/>
        </w:rPr>
        <w:t>gestational-age</w:t>
      </w:r>
      <w:r w:rsidR="00DE6392" w:rsidRPr="6C12B2BA">
        <w:rPr>
          <w:sz w:val="20"/>
          <w:szCs w:val="20"/>
        </w:rPr>
        <w:t xml:space="preserve">-adjusted models were considered the primary analyses, whereas </w:t>
      </w:r>
      <w:r w:rsidR="008704A2" w:rsidRPr="6C12B2BA">
        <w:rPr>
          <w:sz w:val="20"/>
          <w:szCs w:val="20"/>
        </w:rPr>
        <w:t>birthweight</w:t>
      </w:r>
      <w:r w:rsidR="00DE6392" w:rsidRPr="6C12B2BA">
        <w:rPr>
          <w:sz w:val="20"/>
          <w:szCs w:val="20"/>
        </w:rPr>
        <w:t>-adjusted models were conducted as sensitivity analyses.</w:t>
      </w:r>
    </w:p>
    <w:p w14:paraId="06C9F0A7" w14:textId="510C41D4" w:rsidR="5FD6D709" w:rsidRPr="00462CB9" w:rsidRDefault="00B60C01" w:rsidP="0022267F">
      <w:pPr>
        <w:snapToGrid w:val="0"/>
        <w:spacing w:after="120" w:line="360" w:lineRule="auto"/>
        <w:rPr>
          <w:sz w:val="20"/>
          <w:szCs w:val="20"/>
        </w:rPr>
      </w:pPr>
      <w:r w:rsidRPr="024C957C">
        <w:rPr>
          <w:sz w:val="20"/>
          <w:szCs w:val="20"/>
        </w:rPr>
        <w:t xml:space="preserve">To evaluate whether historical crisis exposure influenced neonatal weight loss, pregnancy-based exposure variables were included in the main multivariable regression models. </w:t>
      </w:r>
      <w:r w:rsidR="52E455FB" w:rsidRPr="024C957C">
        <w:rPr>
          <w:sz w:val="20"/>
          <w:szCs w:val="20"/>
        </w:rPr>
        <w:t xml:space="preserve">Pregnancies were classified according to whether gestation overlapped with </w:t>
      </w:r>
      <w:r w:rsidR="2E4688E0" w:rsidRPr="024C957C">
        <w:rPr>
          <w:sz w:val="20"/>
          <w:szCs w:val="20"/>
        </w:rPr>
        <w:t xml:space="preserve">First </w:t>
      </w:r>
      <w:r w:rsidR="52E455FB" w:rsidRPr="024C957C">
        <w:rPr>
          <w:sz w:val="20"/>
          <w:szCs w:val="20"/>
        </w:rPr>
        <w:t>World War and/or the influenza pandemic. These models examined whether neonatal weight loss differed according to maternal exposure to historical crises during pregnancy while accounting for feeding type and other covariates.</w:t>
      </w:r>
      <w:r w:rsidR="0022267F" w:rsidRPr="024C957C">
        <w:rPr>
          <w:sz w:val="20"/>
          <w:szCs w:val="20"/>
        </w:rPr>
        <w:t xml:space="preserve"> </w:t>
      </w:r>
      <w:r w:rsidR="00A0218B" w:rsidRPr="024C957C">
        <w:rPr>
          <w:sz w:val="20"/>
          <w:szCs w:val="20"/>
        </w:rPr>
        <w:t>To assess potential confounding by indication, whereby alternative feeding regimens may have been preferentially administered to clinically vulnerable mothers or newborns, maternal and neonatal characteristics were compared across feeding categories. Continuous variables were compared using Kruskal–Wallis tests, whereas categorical variables were compared using χ² tests or Fisher’s exact tests where appropriate. These analyses were performed to determine whether differences in baseline maternal or neonatal characteristics were associated with feeding practices.</w:t>
      </w:r>
      <w:r w:rsidR="0022267F" w:rsidRPr="024C957C">
        <w:rPr>
          <w:sz w:val="20"/>
          <w:szCs w:val="20"/>
        </w:rPr>
        <w:t xml:space="preserve"> </w:t>
      </w:r>
      <w:r w:rsidR="5FD6D709" w:rsidRPr="024C957C">
        <w:rPr>
          <w:sz w:val="20"/>
          <w:szCs w:val="20"/>
        </w:rPr>
        <w:t>Because feeding practices may have differed according to maternal health and neonatal vulnerability, additional multivariable regression models were fitted including maternal health status as an additional covariate. Separate models further examined maternal influenza during pregnancy and maternal influenza occurring during pandemic-period pregnancies. These analyses were intended to assess the robustness of the observed feeding-related associations after accounting for indicators of maternal vulnerability and illness.</w:t>
      </w:r>
    </w:p>
    <w:p w14:paraId="34F1C9B0" w14:textId="0ABFE5A8" w:rsidR="6A89168E" w:rsidRDefault="4882C31C" w:rsidP="0022267F">
      <w:pPr>
        <w:snapToGrid w:val="0"/>
        <w:spacing w:after="120" w:line="360" w:lineRule="auto"/>
        <w:rPr>
          <w:ins w:id="29" w:author="Anton Naganoor" w:date="2026-09-20T09:43:00Z" w16du:dateUtc="2026-09-20T07:43:00Z"/>
          <w:sz w:val="20"/>
          <w:szCs w:val="20"/>
          <w:lang w:eastAsia="en-US"/>
        </w:rPr>
      </w:pPr>
      <w:r w:rsidRPr="7EB3EADA">
        <w:rPr>
          <w:sz w:val="20"/>
          <w:szCs w:val="20"/>
        </w:rPr>
        <w:t xml:space="preserve">Sensitivity analyses were performed by repeating all primary regression models with adjustment for </w:t>
      </w:r>
      <w:r w:rsidR="004907E0">
        <w:rPr>
          <w:sz w:val="20"/>
          <w:szCs w:val="20"/>
        </w:rPr>
        <w:t>birthweight</w:t>
      </w:r>
      <w:r w:rsidRPr="7EB3EADA">
        <w:rPr>
          <w:sz w:val="20"/>
          <w:szCs w:val="20"/>
        </w:rPr>
        <w:t xml:space="preserve"> instead of </w:t>
      </w:r>
      <w:r w:rsidR="004907E0" w:rsidRPr="7EB3EADA">
        <w:rPr>
          <w:sz w:val="20"/>
          <w:szCs w:val="20"/>
        </w:rPr>
        <w:t>gestational age</w:t>
      </w:r>
      <w:r w:rsidRPr="7EB3EADA">
        <w:rPr>
          <w:sz w:val="20"/>
          <w:szCs w:val="20"/>
        </w:rPr>
        <w:t xml:space="preserve">. This approach allowed assessment of the robustness of observed associations to alternative adjustment strategies for </w:t>
      </w:r>
      <w:proofErr w:type="spellStart"/>
      <w:r w:rsidRPr="7EB3EADA">
        <w:rPr>
          <w:sz w:val="20"/>
          <w:szCs w:val="20"/>
        </w:rPr>
        <w:t>fetal</w:t>
      </w:r>
      <w:proofErr w:type="spellEnd"/>
      <w:r w:rsidRPr="7EB3EADA">
        <w:rPr>
          <w:sz w:val="20"/>
          <w:szCs w:val="20"/>
        </w:rPr>
        <w:t xml:space="preserve"> growth and maturity.</w:t>
      </w:r>
      <w:r w:rsidR="0022267F" w:rsidRPr="7EB3EADA">
        <w:rPr>
          <w:sz w:val="20"/>
          <w:szCs w:val="20"/>
          <w:lang w:eastAsia="en-US"/>
        </w:rPr>
        <w:t xml:space="preserve"> </w:t>
      </w:r>
    </w:p>
    <w:p w14:paraId="2CC34EFF" w14:textId="570EB06D" w:rsidR="008C0266" w:rsidDel="003C01A6" w:rsidRDefault="008C0266" w:rsidP="0022267F">
      <w:pPr>
        <w:snapToGrid w:val="0"/>
        <w:spacing w:after="120" w:line="360" w:lineRule="auto"/>
        <w:rPr>
          <w:del w:id="30" w:author="Anton Naganoor" w:date="2026-09-20T09:43:00Z" w16du:dateUtc="2026-09-20T07:43:00Z"/>
          <w:sz w:val="20"/>
          <w:szCs w:val="20"/>
        </w:rPr>
      </w:pPr>
      <w:ins w:id="31" w:author="Anton Naganoor" w:date="2026-09-20T09:43:00Z">
        <w:r w:rsidRPr="008C0266">
          <w:rPr>
            <w:sz w:val="20"/>
            <w:szCs w:val="20"/>
            <w:rPrChange w:id="32" w:author="Anton Naganoor" w:date="2026-09-20T09:44:00Z" w16du:dateUtc="2026-09-20T07:44:00Z">
              <w:rPr>
                <w:lang w:val="de-CH"/>
              </w:rPr>
            </w:rPrChange>
          </w:rPr>
          <w:t xml:space="preserve">To assess potential bias related to the completeness and timing of postnatal weight measurements, additional sensitivity analyses were performed. Maternal and neonatal characteristics were first compared between infants with one versus two available postnatal weight measurements. Infants with both postnatal weights recorded on days 5 and 10 were compared with infants with all other measurement patterns. Continuous characteristics were compared using t-tests and categorical characteristics using χ² tests or Fisher’s exact tests, as appropriate. </w:t>
        </w:r>
      </w:ins>
      <w:ins w:id="33" w:author="Anton Naganoor" w:date="2026-09-20T11:29:00Z" w16du:dateUtc="2026-09-20T09:29:00Z">
        <w:r w:rsidR="00243339">
          <w:rPr>
            <w:sz w:val="20"/>
            <w:szCs w:val="20"/>
          </w:rPr>
          <w:t>T</w:t>
        </w:r>
      </w:ins>
      <w:ins w:id="34" w:author="Anton Naganoor" w:date="2026-09-20T09:43:00Z">
        <w:r w:rsidRPr="008C0266">
          <w:rPr>
            <w:sz w:val="20"/>
            <w:szCs w:val="20"/>
            <w:rPrChange w:id="35" w:author="Anton Naganoor" w:date="2026-09-20T09:44:00Z" w16du:dateUtc="2026-09-20T07:44:00Z">
              <w:rPr>
                <w:lang w:val="de-CH"/>
              </w:rPr>
            </w:rPrChange>
          </w:rPr>
          <w:t>he primary gestational-age-adjusted linear and logistic regression models were repeated in the subgroup of infants with both postnatal weights recorded exactly on days 5 and 10, using the same model specification</w:t>
        </w:r>
      </w:ins>
      <w:ins w:id="36" w:author="Anton Naganoor" w:date="2026-09-20T11:29:00Z" w16du:dateUtc="2026-09-20T09:29:00Z">
        <w:r w:rsidR="00243339">
          <w:rPr>
            <w:sz w:val="20"/>
            <w:szCs w:val="20"/>
          </w:rPr>
          <w:t>s</w:t>
        </w:r>
      </w:ins>
      <w:ins w:id="37" w:author="Anton Naganoor" w:date="2026-09-20T09:43:00Z">
        <w:r w:rsidRPr="008C0266">
          <w:rPr>
            <w:sz w:val="20"/>
            <w:szCs w:val="20"/>
            <w:rPrChange w:id="38" w:author="Anton Naganoor" w:date="2026-09-20T09:44:00Z" w16du:dateUtc="2026-09-20T07:44:00Z">
              <w:rPr>
                <w:lang w:val="de-CH"/>
              </w:rPr>
            </w:rPrChange>
          </w:rPr>
          <w:t xml:space="preserve"> as in the primary analyses.</w:t>
        </w:r>
      </w:ins>
    </w:p>
    <w:p w14:paraId="4332DA51" w14:textId="77777777" w:rsidR="003C01A6" w:rsidRPr="008C0266" w:rsidRDefault="003C01A6" w:rsidP="0022267F">
      <w:pPr>
        <w:snapToGrid w:val="0"/>
        <w:spacing w:after="120" w:line="360" w:lineRule="auto"/>
        <w:rPr>
          <w:ins w:id="39" w:author="Anton Naganoor" w:date="2026-09-20T10:03:00Z" w16du:dateUtc="2026-09-20T08:03:00Z"/>
          <w:sz w:val="20"/>
          <w:szCs w:val="20"/>
          <w:rPrChange w:id="40" w:author="Anton Naganoor" w:date="2026-09-20T09:44:00Z" w16du:dateUtc="2026-09-20T07:44:00Z">
            <w:rPr>
              <w:ins w:id="41" w:author="Anton Naganoor" w:date="2026-09-20T10:03:00Z" w16du:dateUtc="2026-09-20T08:03:00Z"/>
            </w:rPr>
          </w:rPrChange>
        </w:rPr>
      </w:pPr>
    </w:p>
    <w:p w14:paraId="5E6E9F2D" w14:textId="3E7761AF" w:rsidR="6A89168E" w:rsidRPr="0022267F" w:rsidRDefault="37149286" w:rsidP="0022267F">
      <w:pPr>
        <w:snapToGrid w:val="0"/>
        <w:spacing w:after="120" w:line="360" w:lineRule="auto"/>
        <w:rPr>
          <w:sz w:val="20"/>
          <w:szCs w:val="20"/>
          <w:lang w:eastAsia="en-US"/>
        </w:rPr>
      </w:pPr>
      <w:r w:rsidRPr="7EB3EADA">
        <w:rPr>
          <w:sz w:val="20"/>
          <w:szCs w:val="20"/>
        </w:rPr>
        <w:t xml:space="preserve">Assessment of effect modification: </w:t>
      </w:r>
      <w:r w:rsidR="5CF48C81" w:rsidRPr="7EB3EADA">
        <w:rPr>
          <w:sz w:val="20"/>
          <w:szCs w:val="20"/>
        </w:rPr>
        <w:t xml:space="preserve">To investigate whether the association between breastfeeding and </w:t>
      </w:r>
      <w:del w:id="42" w:author="Anton Naganoor" w:date="2026-09-20T10:12:00Z" w16du:dateUtc="2026-09-20T08:12:00Z">
        <w:r w:rsidR="5CF48C81" w:rsidRPr="7EB3EADA" w:rsidDel="00F57BDA">
          <w:rPr>
            <w:sz w:val="20"/>
            <w:szCs w:val="20"/>
          </w:rPr>
          <w:delText xml:space="preserve">excessive </w:delText>
        </w:r>
      </w:del>
      <w:ins w:id="43" w:author="Anton Naganoor" w:date="2026-09-20T10:12:00Z" w16du:dateUtc="2026-09-20T08:12:00Z">
        <w:r w:rsidR="00F57BDA">
          <w:rPr>
            <w:sz w:val="20"/>
            <w:szCs w:val="20"/>
          </w:rPr>
          <w:t>high</w:t>
        </w:r>
        <w:r w:rsidR="00F57BDA" w:rsidRPr="7EB3EADA">
          <w:rPr>
            <w:sz w:val="20"/>
            <w:szCs w:val="20"/>
          </w:rPr>
          <w:t xml:space="preserve"> </w:t>
        </w:r>
      </w:ins>
      <w:r w:rsidR="5CF48C81" w:rsidRPr="7EB3EADA">
        <w:rPr>
          <w:sz w:val="20"/>
          <w:szCs w:val="20"/>
        </w:rPr>
        <w:t>neonatal weight loss differed across predefined subgroups, stratified analyses were performed according to prematurity status, low birthweight, neonatal sex, pregnancy exposure to</w:t>
      </w:r>
      <w:r w:rsidR="16BC738C" w:rsidRPr="7EB3EADA">
        <w:rPr>
          <w:sz w:val="20"/>
          <w:szCs w:val="20"/>
        </w:rPr>
        <w:t xml:space="preserve"> the</w:t>
      </w:r>
      <w:r w:rsidR="5CF48C81" w:rsidRPr="7EB3EADA">
        <w:rPr>
          <w:sz w:val="20"/>
          <w:szCs w:val="20"/>
        </w:rPr>
        <w:t xml:space="preserve"> </w:t>
      </w:r>
      <w:r w:rsidR="28A3062F" w:rsidRPr="7EB3EADA">
        <w:rPr>
          <w:sz w:val="20"/>
          <w:szCs w:val="20"/>
        </w:rPr>
        <w:t xml:space="preserve">First </w:t>
      </w:r>
      <w:r w:rsidR="5CF48C81" w:rsidRPr="7EB3EADA">
        <w:rPr>
          <w:sz w:val="20"/>
          <w:szCs w:val="20"/>
        </w:rPr>
        <w:t xml:space="preserve">World War, pregnancy exposure to the influenza pandemic, and maternal influenza during pregnancy. Separate logistic regression models were fitted within each stratum, and stratum-specific odds ratios for breastfeeding were extracted. Heterogeneity of breastfeeding associations across strata was formally assessed using Cochran–Q tests based on the stratum-specific odds ratios and their corresponding confidence intervals. </w:t>
      </w:r>
    </w:p>
    <w:p w14:paraId="76EE9B25" w14:textId="7FBA82D1" w:rsidR="6A89168E" w:rsidRDefault="6A89168E" w:rsidP="003F07C6">
      <w:pPr>
        <w:spacing w:after="120" w:line="360" w:lineRule="auto"/>
      </w:pPr>
      <w:r w:rsidRPr="2912D7FB">
        <w:rPr>
          <w:sz w:val="20"/>
          <w:szCs w:val="20"/>
        </w:rPr>
        <w:t>For all analyses, statistical significance was defined as a two-sided p-value &lt;0.05. Results are presented as regression coefficients (β) with 95% confidence intervals for linear models and odds ratios (ORs) with 95% confidence intervals for logistic models.</w:t>
      </w:r>
    </w:p>
    <w:p w14:paraId="6D3D67AB" w14:textId="766DB9DA" w:rsidR="6A89168E" w:rsidRDefault="5CF48C81" w:rsidP="003F07C6">
      <w:pPr>
        <w:spacing w:after="120" w:line="360" w:lineRule="auto"/>
      </w:pPr>
      <w:r w:rsidRPr="6BB5E041">
        <w:rPr>
          <w:sz w:val="20"/>
          <w:szCs w:val="20"/>
        </w:rPr>
        <w:t>All statistical analyses were performed using R statistical software (Version 4.3.</w:t>
      </w:r>
      <w:r w:rsidR="00DE0E3F">
        <w:rPr>
          <w:sz w:val="20"/>
          <w:szCs w:val="20"/>
        </w:rPr>
        <w:t>2</w:t>
      </w:r>
      <w:r w:rsidRPr="6BB5E041">
        <w:rPr>
          <w:sz w:val="20"/>
          <w:szCs w:val="20"/>
        </w:rPr>
        <w:t xml:space="preserve">). Analytical code and study documentation are publicly available via GitHub. </w:t>
      </w:r>
    </w:p>
    <w:p w14:paraId="3E12D616" w14:textId="66394561" w:rsidR="5045B388" w:rsidRDefault="5045B388" w:rsidP="003F07C6">
      <w:pPr>
        <w:spacing w:after="120" w:line="360" w:lineRule="auto"/>
        <w:rPr>
          <w:sz w:val="20"/>
          <w:szCs w:val="20"/>
        </w:rPr>
      </w:pPr>
    </w:p>
    <w:p w14:paraId="29B074B9" w14:textId="7068B3CB" w:rsidR="00D55DC2" w:rsidRPr="00CA0F1A" w:rsidRDefault="00D55DC2" w:rsidP="003F07C6">
      <w:pPr>
        <w:pStyle w:val="Listenabsatz"/>
        <w:numPr>
          <w:ilvl w:val="0"/>
          <w:numId w:val="2"/>
        </w:numPr>
        <w:snapToGrid w:val="0"/>
        <w:spacing w:after="120" w:line="360" w:lineRule="auto"/>
        <w:ind w:left="426" w:hanging="426"/>
        <w:contextualSpacing w:val="0"/>
        <w:rPr>
          <w:b/>
          <w:bCs/>
          <w:sz w:val="20"/>
          <w:szCs w:val="20"/>
        </w:rPr>
      </w:pPr>
      <w:r w:rsidRPr="2912D7FB">
        <w:rPr>
          <w:b/>
          <w:bCs/>
          <w:sz w:val="20"/>
          <w:szCs w:val="20"/>
        </w:rPr>
        <w:lastRenderedPageBreak/>
        <w:t>Results</w:t>
      </w:r>
    </w:p>
    <w:p w14:paraId="717AB28C" w14:textId="77777777" w:rsidR="00D55DC2" w:rsidRDefault="00D55DC2" w:rsidP="003F07C6">
      <w:pPr>
        <w:snapToGrid w:val="0"/>
        <w:spacing w:after="120" w:line="360" w:lineRule="auto"/>
        <w:rPr>
          <w:b/>
          <w:bCs/>
          <w:sz w:val="20"/>
          <w:szCs w:val="20"/>
        </w:rPr>
      </w:pPr>
      <w:r w:rsidRPr="2912D7FB">
        <w:rPr>
          <w:b/>
          <w:bCs/>
          <w:sz w:val="20"/>
          <w:szCs w:val="20"/>
        </w:rPr>
        <w:t>Study population characteristics</w:t>
      </w:r>
    </w:p>
    <w:p w14:paraId="1441CAF5" w14:textId="77F250D0" w:rsidR="00DA219C" w:rsidRDefault="003D376D" w:rsidP="003F07C6">
      <w:pPr>
        <w:snapToGrid w:val="0"/>
        <w:spacing w:after="120" w:line="360" w:lineRule="auto"/>
        <w:rPr>
          <w:sz w:val="20"/>
          <w:szCs w:val="20"/>
        </w:rPr>
      </w:pPr>
      <w:r w:rsidRPr="003D376D">
        <w:rPr>
          <w:sz w:val="20"/>
          <w:szCs w:val="20"/>
        </w:rPr>
        <w:t>A total of 13,033 historical birth records from the Lausanne Maternity Hospital were initially available for analysis. After excluding stillbirths (n = 536, 4.1%),</w:t>
      </w:r>
      <w:r w:rsidR="00E74FF9">
        <w:rPr>
          <w:sz w:val="20"/>
          <w:szCs w:val="20"/>
        </w:rPr>
        <w:t xml:space="preserve"> </w:t>
      </w:r>
      <w:r w:rsidR="002E7560" w:rsidRPr="002E7560">
        <w:rPr>
          <w:sz w:val="20"/>
          <w:szCs w:val="20"/>
        </w:rPr>
        <w:t>records with missing live-birth status (n = 1, &lt;0.1%),</w:t>
      </w:r>
      <w:r w:rsidRPr="003D376D">
        <w:rPr>
          <w:sz w:val="20"/>
          <w:szCs w:val="20"/>
        </w:rPr>
        <w:t xml:space="preserve"> records with missing birthweight information (n = </w:t>
      </w:r>
      <w:r w:rsidR="00C85CEA">
        <w:rPr>
          <w:sz w:val="20"/>
          <w:szCs w:val="20"/>
        </w:rPr>
        <w:t>8</w:t>
      </w:r>
      <w:r w:rsidRPr="003D376D">
        <w:rPr>
          <w:sz w:val="20"/>
          <w:szCs w:val="20"/>
        </w:rPr>
        <w:t>, 0.1%), and newborns without postnatal weight measurements (n = 352, 2.7%), 12,136 singleton live births remained eligible for analysis. Because the objective of this study was to characterize early neonatal weight loss, observations with weight trajectories that could not be reliably interpreted in relation to this objective were excluded according to predefined data-cleaning criteria. These observations either showed weight loss exceeding 20% of birthweight (n = 88, 0.73%) or weight gain during the available postnatal observation period (n = 309, 2.55%). Overall, 397 observations (3.27% of eligible singleton live births) met these exclusion criteria and were removed from the analytical dataset. The final analytical sample therefore comprised 11,739 singleton live births with available neonatal follow-up weight measurements, representing 90.1% of the initial study population (</w:t>
      </w:r>
      <w:r w:rsidRPr="00107832">
        <w:rPr>
          <w:b/>
          <w:bCs/>
          <w:sz w:val="20"/>
          <w:szCs w:val="20"/>
        </w:rPr>
        <w:t>Figure 1</w:t>
      </w:r>
      <w:r w:rsidRPr="003D376D">
        <w:rPr>
          <w:sz w:val="20"/>
          <w:szCs w:val="20"/>
        </w:rPr>
        <w:t>).</w:t>
      </w:r>
      <w:r w:rsidR="00DA219C">
        <w:rPr>
          <w:sz w:val="20"/>
          <w:szCs w:val="20"/>
        </w:rPr>
        <w:t xml:space="preserve"> </w:t>
      </w:r>
      <w:r w:rsidR="00DA219C" w:rsidRPr="00DA219C">
        <w:rPr>
          <w:sz w:val="20"/>
          <w:szCs w:val="20"/>
        </w:rPr>
        <w:t xml:space="preserve">Characteristics of eligible live-born infants excluded because of non-evaluable weight trajectories are shown in </w:t>
      </w:r>
      <w:r w:rsidR="00DA219C" w:rsidRPr="00DA219C">
        <w:rPr>
          <w:b/>
          <w:bCs/>
          <w:sz w:val="20"/>
          <w:szCs w:val="20"/>
        </w:rPr>
        <w:t>Supplementary Table S</w:t>
      </w:r>
      <w:r w:rsidR="007428DE">
        <w:rPr>
          <w:b/>
          <w:bCs/>
          <w:sz w:val="20"/>
          <w:szCs w:val="20"/>
        </w:rPr>
        <w:t>1</w:t>
      </w:r>
      <w:r w:rsidR="00DA219C" w:rsidRPr="00DA219C">
        <w:rPr>
          <w:sz w:val="20"/>
          <w:szCs w:val="20"/>
        </w:rPr>
        <w:t>. Compared with infants included in the analytical cohort, excluded infants had lower mean birthweight (3031 g vs. 3225 g, p &lt; 0.001) and lower mean gestational age (39.1 vs. 39.4 weeks, p &lt; 0.001), and they were more frequently preterm (10.1% vs. 6.5%, p = 0.007) or low birthweight (15.4% vs. 6.3%, p &lt; 0.001). Feeding mode also differed between included and excluded infants (p = 0.009). Maternal age, neonatal sex, and World War I exposure did not differ substantially between groups.</w:t>
      </w:r>
    </w:p>
    <w:p w14:paraId="45E79F26" w14:textId="16D8C2CA" w:rsidR="00D55DC2" w:rsidRPr="00CA0F1A" w:rsidRDefault="52E455FB" w:rsidP="003F07C6">
      <w:pPr>
        <w:snapToGrid w:val="0"/>
        <w:spacing w:after="120" w:line="360" w:lineRule="auto"/>
        <w:rPr>
          <w:sz w:val="20"/>
          <w:szCs w:val="20"/>
        </w:rPr>
      </w:pPr>
      <w:r w:rsidRPr="6BB5E041">
        <w:rPr>
          <w:sz w:val="20"/>
          <w:szCs w:val="20"/>
        </w:rPr>
        <w:t xml:space="preserve">Maternal, neonatal, and obstetric characteristics of the study population are summarized in </w:t>
      </w:r>
      <w:r w:rsidR="79A2BB54" w:rsidRPr="6BB5E041">
        <w:rPr>
          <w:b/>
          <w:bCs/>
          <w:sz w:val="20"/>
          <w:szCs w:val="20"/>
        </w:rPr>
        <w:t>Table 1</w:t>
      </w:r>
      <w:r w:rsidRPr="6BB5E041">
        <w:rPr>
          <w:sz w:val="20"/>
          <w:szCs w:val="20"/>
        </w:rPr>
        <w:t xml:space="preserve">. Mean maternal age was 28.1 years (SD 6.3), and </w:t>
      </w:r>
      <w:r w:rsidR="774429AD" w:rsidRPr="6BB5E041">
        <w:rPr>
          <w:sz w:val="20"/>
          <w:szCs w:val="20"/>
        </w:rPr>
        <w:t>37</w:t>
      </w:r>
      <w:r w:rsidR="6E5CC6CF" w:rsidRPr="6BB5E041">
        <w:rPr>
          <w:sz w:val="20"/>
          <w:szCs w:val="20"/>
        </w:rPr>
        <w:t>.</w:t>
      </w:r>
      <w:r w:rsidR="774429AD" w:rsidRPr="6BB5E041">
        <w:rPr>
          <w:sz w:val="20"/>
          <w:szCs w:val="20"/>
        </w:rPr>
        <w:t>2</w:t>
      </w:r>
      <w:r w:rsidR="6E5CC6CF" w:rsidRPr="6BB5E041">
        <w:rPr>
          <w:sz w:val="20"/>
          <w:szCs w:val="20"/>
        </w:rPr>
        <w:t>% were first parities.</w:t>
      </w:r>
      <w:r w:rsidRPr="6BB5E041">
        <w:rPr>
          <w:sz w:val="20"/>
          <w:szCs w:val="20"/>
        </w:rPr>
        <w:t xml:space="preserve"> Mean gestational age was 39.4 weeks (SD 1.6), indicating that </w:t>
      </w:r>
      <w:proofErr w:type="gramStart"/>
      <w:r w:rsidRPr="6BB5E041">
        <w:rPr>
          <w:sz w:val="20"/>
          <w:szCs w:val="20"/>
        </w:rPr>
        <w:t>the majority of</w:t>
      </w:r>
      <w:proofErr w:type="gramEnd"/>
      <w:r w:rsidRPr="6BB5E041">
        <w:rPr>
          <w:sz w:val="20"/>
          <w:szCs w:val="20"/>
        </w:rPr>
        <w:t xml:space="preserve"> newborns </w:t>
      </w:r>
      <w:r w:rsidR="07D0713B" w:rsidRPr="6BB5E041">
        <w:rPr>
          <w:sz w:val="20"/>
          <w:szCs w:val="20"/>
        </w:rPr>
        <w:t>(</w:t>
      </w:r>
      <w:r w:rsidR="1136414C" w:rsidRPr="6BB5E041">
        <w:rPr>
          <w:sz w:val="20"/>
          <w:szCs w:val="20"/>
        </w:rPr>
        <w:t>93.5</w:t>
      </w:r>
      <w:r w:rsidR="2A88DD81" w:rsidRPr="6BB5E041">
        <w:rPr>
          <w:sz w:val="20"/>
          <w:szCs w:val="20"/>
        </w:rPr>
        <w:t>%</w:t>
      </w:r>
      <w:r w:rsidR="07D0713B" w:rsidRPr="6BB5E041">
        <w:rPr>
          <w:sz w:val="20"/>
          <w:szCs w:val="20"/>
        </w:rPr>
        <w:t xml:space="preserve">) </w:t>
      </w:r>
      <w:r w:rsidRPr="6BB5E041">
        <w:rPr>
          <w:sz w:val="20"/>
          <w:szCs w:val="20"/>
        </w:rPr>
        <w:t>were delivered at term. Mean birthweight was 3,2</w:t>
      </w:r>
      <w:r w:rsidR="00D02169" w:rsidRPr="6BB5E041">
        <w:rPr>
          <w:sz w:val="20"/>
          <w:szCs w:val="20"/>
        </w:rPr>
        <w:t>2</w:t>
      </w:r>
      <w:r w:rsidR="7E21B143" w:rsidRPr="6BB5E041">
        <w:rPr>
          <w:sz w:val="20"/>
          <w:szCs w:val="20"/>
        </w:rPr>
        <w:t>5</w:t>
      </w:r>
      <w:r w:rsidRPr="6BB5E041">
        <w:rPr>
          <w:sz w:val="20"/>
          <w:szCs w:val="20"/>
        </w:rPr>
        <w:t>g</w:t>
      </w:r>
      <w:r w:rsidR="2A88DD81" w:rsidRPr="6BB5E041">
        <w:rPr>
          <w:sz w:val="20"/>
          <w:szCs w:val="20"/>
        </w:rPr>
        <w:t xml:space="preserve"> (SD=</w:t>
      </w:r>
      <w:r w:rsidR="0297B2BE" w:rsidRPr="6BB5E041">
        <w:rPr>
          <w:sz w:val="20"/>
          <w:szCs w:val="20"/>
        </w:rPr>
        <w:t>493</w:t>
      </w:r>
      <w:r w:rsidR="2A88DD81" w:rsidRPr="6BB5E041">
        <w:rPr>
          <w:sz w:val="20"/>
          <w:szCs w:val="20"/>
        </w:rPr>
        <w:t>g)</w:t>
      </w:r>
      <w:r w:rsidRPr="6BB5E041">
        <w:rPr>
          <w:sz w:val="20"/>
          <w:szCs w:val="20"/>
        </w:rPr>
        <w:t xml:space="preserve">. Sex distribution was balanced, with 50.7% </w:t>
      </w:r>
      <w:r w:rsidR="28D3E313" w:rsidRPr="6BB5E041">
        <w:rPr>
          <w:sz w:val="20"/>
          <w:szCs w:val="20"/>
        </w:rPr>
        <w:t>fe</w:t>
      </w:r>
      <w:r w:rsidRPr="6BB5E041">
        <w:rPr>
          <w:sz w:val="20"/>
          <w:szCs w:val="20"/>
        </w:rPr>
        <w:t>male and 49.</w:t>
      </w:r>
      <w:r w:rsidR="7FF66997" w:rsidRPr="6BB5E041">
        <w:rPr>
          <w:sz w:val="20"/>
          <w:szCs w:val="20"/>
        </w:rPr>
        <w:t>2</w:t>
      </w:r>
      <w:r w:rsidRPr="6BB5E041">
        <w:rPr>
          <w:sz w:val="20"/>
          <w:szCs w:val="20"/>
        </w:rPr>
        <w:t xml:space="preserve">% male newborns. </w:t>
      </w:r>
      <w:r w:rsidR="2057A45D" w:rsidRPr="6BB5E041">
        <w:rPr>
          <w:sz w:val="20"/>
          <w:szCs w:val="20"/>
        </w:rPr>
        <w:t>B</w:t>
      </w:r>
      <w:r w:rsidRPr="6BB5E041">
        <w:rPr>
          <w:sz w:val="20"/>
          <w:szCs w:val="20"/>
        </w:rPr>
        <w:t xml:space="preserve">reastfeeding represented the predominant feeding practice during the </w:t>
      </w:r>
      <w:proofErr w:type="spellStart"/>
      <w:r w:rsidR="71CEDA73" w:rsidRPr="6BB5E041">
        <w:rPr>
          <w:sz w:val="20"/>
          <w:szCs w:val="20"/>
        </w:rPr>
        <w:t>the</w:t>
      </w:r>
      <w:proofErr w:type="spellEnd"/>
      <w:r w:rsidR="71CEDA73" w:rsidRPr="6BB5E041">
        <w:rPr>
          <w:sz w:val="20"/>
          <w:szCs w:val="20"/>
        </w:rPr>
        <w:t xml:space="preserve"> postpartum</w:t>
      </w:r>
      <w:r w:rsidRPr="6BB5E041">
        <w:rPr>
          <w:sz w:val="20"/>
          <w:szCs w:val="20"/>
        </w:rPr>
        <w:t xml:space="preserve"> period</w:t>
      </w:r>
      <w:r w:rsidR="71CEDA73" w:rsidRPr="6BB5E041">
        <w:rPr>
          <w:sz w:val="20"/>
          <w:szCs w:val="20"/>
        </w:rPr>
        <w:t xml:space="preserve"> in the hospital</w:t>
      </w:r>
      <w:r w:rsidRPr="6BB5E041">
        <w:rPr>
          <w:sz w:val="20"/>
          <w:szCs w:val="20"/>
        </w:rPr>
        <w:t xml:space="preserve">, accounting for 77.9% of newborns, whereas 13.8% received mixed feeding and 6.4% artificial feeding. </w:t>
      </w:r>
    </w:p>
    <w:p w14:paraId="3810271A" w14:textId="56B56B78" w:rsidR="00D55DC2" w:rsidRPr="00CA0F1A" w:rsidRDefault="00896446" w:rsidP="003F07C6">
      <w:pPr>
        <w:snapToGrid w:val="0"/>
        <w:spacing w:after="120" w:line="360" w:lineRule="auto"/>
        <w:rPr>
          <w:b/>
          <w:bCs/>
          <w:sz w:val="20"/>
          <w:szCs w:val="20"/>
        </w:rPr>
      </w:pPr>
      <w:ins w:id="44" w:author="Anton Naganoor" w:date="2026-09-20T09:48:00Z" w16du:dateUtc="2026-09-20T07:48:00Z">
        <w:r>
          <w:rPr>
            <w:b/>
            <w:bCs/>
            <w:sz w:val="20"/>
            <w:szCs w:val="20"/>
          </w:rPr>
          <w:t xml:space="preserve">Completeness and </w:t>
        </w:r>
      </w:ins>
      <w:del w:id="45" w:author="Anton Naganoor" w:date="2026-09-20T09:48:00Z" w16du:dateUtc="2026-09-20T07:48:00Z">
        <w:r w:rsidR="00D55DC2" w:rsidRPr="2912D7FB" w:rsidDel="00896446">
          <w:rPr>
            <w:b/>
            <w:bCs/>
            <w:sz w:val="20"/>
            <w:szCs w:val="20"/>
          </w:rPr>
          <w:delText>T</w:delText>
        </w:r>
      </w:del>
      <w:ins w:id="46" w:author="Anton Naganoor" w:date="2026-09-20T09:48:00Z" w16du:dateUtc="2026-09-20T07:48:00Z">
        <w:r>
          <w:rPr>
            <w:b/>
            <w:bCs/>
            <w:sz w:val="20"/>
            <w:szCs w:val="20"/>
          </w:rPr>
          <w:t>t</w:t>
        </w:r>
      </w:ins>
      <w:r w:rsidR="00D55DC2" w:rsidRPr="2912D7FB">
        <w:rPr>
          <w:b/>
          <w:bCs/>
          <w:sz w:val="20"/>
          <w:szCs w:val="20"/>
        </w:rPr>
        <w:t xml:space="preserve">iming of postnatal weight assessments </w:t>
      </w:r>
    </w:p>
    <w:p w14:paraId="5DEEC934" w14:textId="6B573241" w:rsidR="00896446" w:rsidRPr="00896446" w:rsidRDefault="00D55DC2">
      <w:pPr>
        <w:snapToGrid w:val="0"/>
        <w:spacing w:after="120" w:line="360" w:lineRule="auto"/>
        <w:rPr>
          <w:ins w:id="47" w:author="Anton Naganoor" w:date="2026-09-20T09:49:00Z"/>
          <w:sz w:val="20"/>
          <w:szCs w:val="20"/>
          <w:rPrChange w:id="48" w:author="Anton Naganoor" w:date="2026-09-20T09:49:00Z" w16du:dateUtc="2026-09-20T07:49:00Z">
            <w:rPr>
              <w:ins w:id="49" w:author="Anton Naganoor" w:date="2026-09-20T09:49:00Z"/>
              <w:sz w:val="20"/>
              <w:szCs w:val="20"/>
              <w:lang w:val="de-CH"/>
            </w:rPr>
          </w:rPrChange>
        </w:rPr>
        <w:pPrChange w:id="50" w:author="Anton Naganoor" w:date="2026-09-20T11:43:00Z" w16du:dateUtc="2026-09-20T09:43:00Z">
          <w:pPr>
            <w:spacing w:after="120" w:line="360" w:lineRule="auto"/>
          </w:pPr>
        </w:pPrChange>
      </w:pPr>
      <w:del w:id="51" w:author="Anton Naganoor" w:date="2026-09-20T09:48:00Z" w16du:dateUtc="2026-09-20T07:48:00Z">
        <w:r w:rsidRPr="7EB3EADA" w:rsidDel="00896446">
          <w:rPr>
            <w:sz w:val="20"/>
            <w:szCs w:val="20"/>
          </w:rPr>
          <w:delText>Timing of postnatal weight assessments was relatively standardized across the historical maternity records. Although neonatal weight was commonly measured daily during the postnatal stay, the data collection framework predefined day 5 and day 10 after birth as the principal assessment time points for analysis. When measurements at these predefined time points were unavailable, the nearest documented weight measurement was used</w:delText>
        </w:r>
        <w:r w:rsidR="00B9428E" w:rsidRPr="7EB3EADA" w:rsidDel="00896446">
          <w:rPr>
            <w:sz w:val="20"/>
            <w:szCs w:val="20"/>
          </w:rPr>
          <w:delText xml:space="preserve"> in a few occasions</w:delText>
        </w:r>
        <w:r w:rsidRPr="7EB3EADA" w:rsidDel="00896446">
          <w:rPr>
            <w:sz w:val="20"/>
            <w:szCs w:val="20"/>
          </w:rPr>
          <w:delText xml:space="preserve">. The first </w:delText>
        </w:r>
        <w:r w:rsidR="37C17C09" w:rsidRPr="7EB3EADA" w:rsidDel="00896446">
          <w:rPr>
            <w:sz w:val="20"/>
            <w:szCs w:val="20"/>
          </w:rPr>
          <w:delText xml:space="preserve">transcribed </w:delText>
        </w:r>
        <w:r w:rsidRPr="7EB3EADA" w:rsidDel="00896446">
          <w:rPr>
            <w:sz w:val="20"/>
            <w:szCs w:val="20"/>
          </w:rPr>
          <w:delText xml:space="preserve">postnatal weight assessment was </w:delText>
        </w:r>
        <w:r w:rsidR="7E6884C5" w:rsidRPr="7EB3EADA" w:rsidDel="00896446">
          <w:rPr>
            <w:sz w:val="20"/>
            <w:szCs w:val="20"/>
          </w:rPr>
          <w:delText xml:space="preserve">therefore </w:delText>
        </w:r>
        <w:r w:rsidRPr="7EB3EADA" w:rsidDel="00896446">
          <w:rPr>
            <w:sz w:val="20"/>
            <w:szCs w:val="20"/>
          </w:rPr>
          <w:delText xml:space="preserve">around day 5 after birth (median 5 days, range 1–10 days), whereas the second assessment was generally around day 10 (median 10 days, range 5–20 days). Maximal neonatal weight loss </w:delText>
        </w:r>
        <w:r w:rsidR="00F564D1" w:rsidRPr="7EB3EADA" w:rsidDel="00896446">
          <w:rPr>
            <w:sz w:val="20"/>
            <w:szCs w:val="20"/>
          </w:rPr>
          <w:delText>(in percent)</w:delText>
        </w:r>
        <w:r w:rsidRPr="7EB3EADA" w:rsidDel="00896446">
          <w:rPr>
            <w:sz w:val="20"/>
            <w:szCs w:val="20"/>
          </w:rPr>
          <w:delText xml:space="preserve"> was identified during the first postnatal assessment in 8</w:delText>
        </w:r>
        <w:r w:rsidR="00D02A2A" w:rsidDel="00896446">
          <w:rPr>
            <w:sz w:val="20"/>
            <w:szCs w:val="20"/>
          </w:rPr>
          <w:delText>6</w:delText>
        </w:r>
        <w:r w:rsidRPr="7EB3EADA" w:rsidDel="00896446">
          <w:rPr>
            <w:sz w:val="20"/>
            <w:szCs w:val="20"/>
          </w:rPr>
          <w:delText xml:space="preserve">.6% of newborns, whereas 13.4% reached their maximal recorded weight loss during the second assessment. </w:delText>
        </w:r>
      </w:del>
      <w:ins w:id="52" w:author="Anton Naganoor" w:date="2026-09-20T09:49:00Z">
        <w:r w:rsidR="00896446" w:rsidRPr="00896446">
          <w:rPr>
            <w:sz w:val="20"/>
            <w:szCs w:val="20"/>
            <w:rPrChange w:id="53" w:author="Anton Naganoor" w:date="2026-09-20T09:49:00Z" w16du:dateUtc="2026-09-20T07:49:00Z">
              <w:rPr>
                <w:b/>
                <w:bCs/>
                <w:sz w:val="20"/>
                <w:szCs w:val="20"/>
                <w:lang w:val="de-CH"/>
              </w:rPr>
            </w:rPrChange>
          </w:rPr>
          <w:t xml:space="preserve">Postnatal weight measurements were </w:t>
        </w:r>
      </w:ins>
      <w:ins w:id="54" w:author="Anton Naganoor" w:date="2026-09-20T11:29:00Z" w16du:dateUtc="2026-09-20T09:29:00Z">
        <w:r w:rsidR="00243339">
          <w:rPr>
            <w:sz w:val="20"/>
            <w:szCs w:val="20"/>
          </w:rPr>
          <w:t>mostl</w:t>
        </w:r>
      </w:ins>
      <w:ins w:id="55" w:author="Anton Naganoor" w:date="2026-09-20T11:30:00Z" w16du:dateUtc="2026-09-20T09:30:00Z">
        <w:r w:rsidR="00243339">
          <w:rPr>
            <w:sz w:val="20"/>
            <w:szCs w:val="20"/>
          </w:rPr>
          <w:t>y</w:t>
        </w:r>
      </w:ins>
      <w:ins w:id="56" w:author="Anton Naganoor" w:date="2026-09-20T09:49:00Z">
        <w:r w:rsidR="00896446" w:rsidRPr="00896446">
          <w:rPr>
            <w:sz w:val="20"/>
            <w:szCs w:val="20"/>
            <w:rPrChange w:id="57" w:author="Anton Naganoor" w:date="2026-09-20T09:49:00Z" w16du:dateUtc="2026-09-20T07:49:00Z">
              <w:rPr>
                <w:b/>
                <w:bCs/>
                <w:sz w:val="20"/>
                <w:szCs w:val="20"/>
                <w:lang w:val="de-CH"/>
              </w:rPr>
            </w:rPrChange>
          </w:rPr>
          <w:t xml:space="preserve"> complete. Of the 11,739 infants in the analytical cohort, 11,618 (98.97%) had two available postnatal weight measurements and 121 (1.03%) had only one.</w:t>
        </w:r>
      </w:ins>
      <w:ins w:id="58" w:author="Anton Naganoor" w:date="2026-09-20T11:43:00Z" w16du:dateUtc="2026-09-20T09:43:00Z">
        <w:r w:rsidR="002A0CE4" w:rsidRPr="002A0CE4">
          <w:rPr>
            <w:sz w:val="20"/>
            <w:szCs w:val="20"/>
          </w:rPr>
          <w:t xml:space="preserve"> Among infants with non-missing timing information for the respective measurement</w:t>
        </w:r>
      </w:ins>
      <w:ins w:id="59" w:author="Anton Naganoor" w:date="2026-09-20T09:49:00Z">
        <w:r w:rsidR="00896446" w:rsidRPr="00896446">
          <w:rPr>
            <w:sz w:val="20"/>
            <w:szCs w:val="20"/>
            <w:rPrChange w:id="60" w:author="Anton Naganoor" w:date="2026-09-20T09:49:00Z" w16du:dateUtc="2026-09-20T07:49:00Z">
              <w:rPr>
                <w:b/>
                <w:bCs/>
                <w:sz w:val="20"/>
                <w:szCs w:val="20"/>
                <w:lang w:val="de-CH"/>
              </w:rPr>
            </w:rPrChange>
          </w:rPr>
          <w:t>, the first postnatal weight was recorded on day 5 in 11,194 infants (95.42%), while the second was recorded on day 10 in 9,959 infants (85.71%)</w:t>
        </w:r>
      </w:ins>
      <w:ins w:id="61" w:author="Anton Naganoor" w:date="2026-09-20T09:50:00Z" w16du:dateUtc="2026-09-20T07:50:00Z">
        <w:r w:rsidR="00896446">
          <w:rPr>
            <w:sz w:val="20"/>
            <w:szCs w:val="20"/>
          </w:rPr>
          <w:t xml:space="preserve"> (</w:t>
        </w:r>
      </w:ins>
      <w:ins w:id="62" w:author="Anton Naganoor" w:date="2026-09-20T09:49:00Z">
        <w:r w:rsidR="00896446" w:rsidRPr="00896446">
          <w:rPr>
            <w:b/>
            <w:bCs/>
            <w:sz w:val="20"/>
            <w:szCs w:val="20"/>
            <w:rPrChange w:id="63" w:author="Anton Naganoor" w:date="2026-09-20T09:49:00Z" w16du:dateUtc="2026-09-20T07:49:00Z">
              <w:rPr>
                <w:b/>
                <w:bCs/>
                <w:sz w:val="20"/>
                <w:szCs w:val="20"/>
                <w:lang w:val="de-CH"/>
              </w:rPr>
            </w:rPrChange>
          </w:rPr>
          <w:t>Supplementary Figure S7</w:t>
        </w:r>
      </w:ins>
      <w:ins w:id="64" w:author="Anton Naganoor" w:date="2026-09-20T09:50:00Z" w16du:dateUtc="2026-09-20T07:50:00Z">
        <w:r w:rsidR="00896446">
          <w:rPr>
            <w:b/>
            <w:bCs/>
            <w:sz w:val="20"/>
            <w:szCs w:val="20"/>
          </w:rPr>
          <w:t>)</w:t>
        </w:r>
      </w:ins>
      <w:ins w:id="65" w:author="Anton Naganoor" w:date="2026-09-20T09:49:00Z">
        <w:r w:rsidR="00896446" w:rsidRPr="00896446">
          <w:rPr>
            <w:sz w:val="20"/>
            <w:szCs w:val="20"/>
            <w:rPrChange w:id="66" w:author="Anton Naganoor" w:date="2026-09-20T09:49:00Z" w16du:dateUtc="2026-09-20T07:49:00Z">
              <w:rPr>
                <w:b/>
                <w:bCs/>
                <w:sz w:val="20"/>
                <w:szCs w:val="20"/>
                <w:lang w:val="de-CH"/>
              </w:rPr>
            </w:rPrChange>
          </w:rPr>
          <w:t>.</w:t>
        </w:r>
      </w:ins>
    </w:p>
    <w:p w14:paraId="2CA9C1A2" w14:textId="137DA004" w:rsidR="00896446" w:rsidRPr="00896446" w:rsidRDefault="00896446">
      <w:pPr>
        <w:snapToGrid w:val="0"/>
        <w:spacing w:after="120" w:line="360" w:lineRule="auto"/>
        <w:rPr>
          <w:ins w:id="67" w:author="Anton Naganoor" w:date="2026-09-20T09:49:00Z"/>
          <w:sz w:val="20"/>
          <w:szCs w:val="20"/>
          <w:rPrChange w:id="68" w:author="Anton Naganoor" w:date="2026-09-20T09:49:00Z" w16du:dateUtc="2026-09-20T07:49:00Z">
            <w:rPr>
              <w:ins w:id="69" w:author="Anton Naganoor" w:date="2026-09-20T09:49:00Z"/>
              <w:sz w:val="20"/>
              <w:szCs w:val="20"/>
              <w:lang w:val="de-CH"/>
            </w:rPr>
          </w:rPrChange>
        </w:rPr>
        <w:pPrChange w:id="70" w:author="Anton Naganoor" w:date="2026-09-20T09:49:00Z" w16du:dateUtc="2026-09-20T07:49:00Z">
          <w:pPr>
            <w:spacing w:after="120" w:line="360" w:lineRule="auto"/>
          </w:pPr>
        </w:pPrChange>
      </w:pPr>
      <w:ins w:id="71" w:author="Anton Naganoor" w:date="2026-09-20T09:49:00Z">
        <w:r w:rsidRPr="00896446">
          <w:rPr>
            <w:sz w:val="20"/>
            <w:szCs w:val="20"/>
            <w:rPrChange w:id="72" w:author="Anton Naganoor" w:date="2026-09-20T09:49:00Z" w16du:dateUtc="2026-09-20T07:49:00Z">
              <w:rPr>
                <w:b/>
                <w:bCs/>
                <w:sz w:val="20"/>
                <w:szCs w:val="20"/>
                <w:lang w:val="de-CH"/>
              </w:rPr>
            </w:rPrChange>
          </w:rPr>
          <w:t xml:space="preserve">Infants with only one available postnatal weight represented a clinically </w:t>
        </w:r>
      </w:ins>
      <w:ins w:id="73" w:author="Anton Naganoor" w:date="2026-09-20T11:31:00Z" w16du:dateUtc="2026-09-20T09:31:00Z">
        <w:r w:rsidR="00433B08">
          <w:rPr>
            <w:sz w:val="20"/>
            <w:szCs w:val="20"/>
          </w:rPr>
          <w:t>different</w:t>
        </w:r>
      </w:ins>
      <w:ins w:id="74" w:author="Anton Naganoor" w:date="2026-09-20T09:49:00Z">
        <w:r w:rsidRPr="00896446">
          <w:rPr>
            <w:sz w:val="20"/>
            <w:szCs w:val="20"/>
            <w:rPrChange w:id="75" w:author="Anton Naganoor" w:date="2026-09-20T09:49:00Z" w16du:dateUtc="2026-09-20T07:49:00Z">
              <w:rPr>
                <w:b/>
                <w:bCs/>
                <w:sz w:val="20"/>
                <w:szCs w:val="20"/>
                <w:lang w:val="de-CH"/>
              </w:rPr>
            </w:rPrChange>
          </w:rPr>
          <w:t xml:space="preserve"> subgroup. Compared with infants with two measurements, they had lower mean gestational age (38.01 vs 39.42 weeks) and birthweight (2,880 vs 3,229 g), and higher frequencies of preterm birth (24.0% vs 6.4%), low birthweight (24.0% vs 6.1%), and neonatal mortality within 28 days (44.6% vs 0.52%; all p&lt;0.001) (</w:t>
        </w:r>
        <w:r w:rsidRPr="00896446">
          <w:rPr>
            <w:b/>
            <w:bCs/>
            <w:sz w:val="20"/>
            <w:szCs w:val="20"/>
            <w:rPrChange w:id="76" w:author="Anton Naganoor" w:date="2026-09-20T09:49:00Z" w16du:dateUtc="2026-09-20T07:49:00Z">
              <w:rPr>
                <w:b/>
                <w:bCs/>
                <w:sz w:val="20"/>
                <w:szCs w:val="20"/>
                <w:lang w:val="de-CH"/>
              </w:rPr>
            </w:rPrChange>
          </w:rPr>
          <w:t>Supplementary Table S8</w:t>
        </w:r>
        <w:r w:rsidRPr="00896446">
          <w:rPr>
            <w:sz w:val="20"/>
            <w:szCs w:val="20"/>
            <w:rPrChange w:id="77" w:author="Anton Naganoor" w:date="2026-09-20T09:49:00Z" w16du:dateUtc="2026-09-20T07:49:00Z">
              <w:rPr>
                <w:b/>
                <w:bCs/>
                <w:sz w:val="20"/>
                <w:szCs w:val="20"/>
                <w:lang w:val="de-CH"/>
              </w:rPr>
            </w:rPrChange>
          </w:rPr>
          <w:t>).</w:t>
        </w:r>
      </w:ins>
    </w:p>
    <w:p w14:paraId="4BE05AF8" w14:textId="529E20C4" w:rsidR="00896446" w:rsidRPr="00896446" w:rsidRDefault="00896446">
      <w:pPr>
        <w:snapToGrid w:val="0"/>
        <w:spacing w:after="120" w:line="360" w:lineRule="auto"/>
        <w:rPr>
          <w:ins w:id="78" w:author="Anton Naganoor" w:date="2026-09-20T09:49:00Z"/>
          <w:sz w:val="20"/>
          <w:szCs w:val="20"/>
          <w:rPrChange w:id="79" w:author="Anton Naganoor" w:date="2026-09-20T09:49:00Z" w16du:dateUtc="2026-09-20T07:49:00Z">
            <w:rPr>
              <w:ins w:id="80" w:author="Anton Naganoor" w:date="2026-09-20T09:49:00Z"/>
              <w:sz w:val="20"/>
              <w:szCs w:val="20"/>
              <w:lang w:val="de-CH"/>
            </w:rPr>
          </w:rPrChange>
        </w:rPr>
        <w:pPrChange w:id="81" w:author="Anton Naganoor" w:date="2026-09-20T09:49:00Z" w16du:dateUtc="2026-09-20T07:49:00Z">
          <w:pPr>
            <w:spacing w:after="120" w:line="360" w:lineRule="auto"/>
          </w:pPr>
        </w:pPrChange>
      </w:pPr>
      <w:ins w:id="82" w:author="Anton Naganoor" w:date="2026-09-20T09:49:00Z">
        <w:r w:rsidRPr="00896446">
          <w:rPr>
            <w:sz w:val="20"/>
            <w:szCs w:val="20"/>
            <w:rPrChange w:id="83" w:author="Anton Naganoor" w:date="2026-09-20T09:49:00Z" w16du:dateUtc="2026-09-20T07:49:00Z">
              <w:rPr>
                <w:b/>
                <w:bCs/>
                <w:sz w:val="20"/>
                <w:szCs w:val="20"/>
                <w:lang w:val="de-CH"/>
              </w:rPr>
            </w:rPrChange>
          </w:rPr>
          <w:t>A total of 9,779 infants (83.3% of the analytical cohort) had both postnatal weights recorded exactly on days 5 and 10. Compared with infants with other measurement patterns, these infants had slightly higher mean gestational age (39.45 vs 39.20 weeks) and birthweight (3,238 vs 3,159 g), and lower frequencies of preterm birth (6.1% vs 8.5%), low birthweight (5.9% vs 8.2%), and neonatal mortality within 28 days (0.43% vs 3.67%) (</w:t>
        </w:r>
        <w:r w:rsidRPr="00896446">
          <w:rPr>
            <w:b/>
            <w:bCs/>
            <w:sz w:val="20"/>
            <w:szCs w:val="20"/>
            <w:rPrChange w:id="84" w:author="Anton Naganoor" w:date="2026-09-20T09:50:00Z" w16du:dateUtc="2026-09-20T07:50:00Z">
              <w:rPr>
                <w:b/>
                <w:bCs/>
                <w:sz w:val="20"/>
                <w:szCs w:val="20"/>
                <w:lang w:val="de-CH"/>
              </w:rPr>
            </w:rPrChange>
          </w:rPr>
          <w:t>Supplementary Table S9</w:t>
        </w:r>
        <w:r w:rsidRPr="00896446">
          <w:rPr>
            <w:sz w:val="20"/>
            <w:szCs w:val="20"/>
            <w:rPrChange w:id="85" w:author="Anton Naganoor" w:date="2026-09-20T09:49:00Z" w16du:dateUtc="2026-09-20T07:49:00Z">
              <w:rPr>
                <w:b/>
                <w:bCs/>
                <w:sz w:val="20"/>
                <w:szCs w:val="20"/>
                <w:lang w:val="de-CH"/>
              </w:rPr>
            </w:rPrChange>
          </w:rPr>
          <w:t>). Maximum observed neonatal weight loss occurred at the first postnatal assessment in 86.6% of infants and at the second assessment in 13.4%.</w:t>
        </w:r>
      </w:ins>
    </w:p>
    <w:p w14:paraId="5EB8E902" w14:textId="5C9CD2D1" w:rsidR="00D55DC2" w:rsidRPr="00CA0F1A" w:rsidDel="00896446" w:rsidRDefault="00D55DC2" w:rsidP="7EB3EADA">
      <w:pPr>
        <w:spacing w:after="120" w:line="360" w:lineRule="auto"/>
        <w:rPr>
          <w:del w:id="86" w:author="Anton Naganoor" w:date="2026-09-20T09:48:00Z" w16du:dateUtc="2026-09-20T07:48:00Z"/>
          <w:sz w:val="20"/>
          <w:szCs w:val="20"/>
        </w:rPr>
      </w:pPr>
    </w:p>
    <w:p w14:paraId="20C65D0D" w14:textId="4A8562C7" w:rsidR="00D55DC2" w:rsidRPr="00CA0F1A" w:rsidRDefault="00D55DC2" w:rsidP="003F07C6">
      <w:pPr>
        <w:snapToGrid w:val="0"/>
        <w:spacing w:after="120" w:line="360" w:lineRule="auto"/>
        <w:rPr>
          <w:b/>
          <w:bCs/>
          <w:sz w:val="20"/>
          <w:szCs w:val="20"/>
        </w:rPr>
      </w:pPr>
      <w:r w:rsidRPr="2912D7FB">
        <w:rPr>
          <w:b/>
          <w:bCs/>
          <w:sz w:val="20"/>
          <w:szCs w:val="20"/>
        </w:rPr>
        <w:t>Distribution of neonatal weight loss</w:t>
      </w:r>
    </w:p>
    <w:p w14:paraId="499129F7" w14:textId="58F2309E" w:rsidR="00D55DC2" w:rsidRPr="00CA0F1A" w:rsidRDefault="52E455FB" w:rsidP="003F07C6">
      <w:pPr>
        <w:snapToGrid w:val="0"/>
        <w:spacing w:after="120" w:line="360" w:lineRule="auto"/>
        <w:rPr>
          <w:sz w:val="20"/>
          <w:szCs w:val="20"/>
        </w:rPr>
      </w:pPr>
      <w:r w:rsidRPr="7EB3EADA">
        <w:rPr>
          <w:sz w:val="20"/>
          <w:szCs w:val="20"/>
        </w:rPr>
        <w:t xml:space="preserve">Maximum </w:t>
      </w:r>
      <w:r w:rsidR="0064649A">
        <w:rPr>
          <w:sz w:val="20"/>
          <w:szCs w:val="20"/>
        </w:rPr>
        <w:t xml:space="preserve">observed </w:t>
      </w:r>
      <w:r w:rsidRPr="7EB3EADA">
        <w:rPr>
          <w:sz w:val="20"/>
          <w:szCs w:val="20"/>
        </w:rPr>
        <w:t xml:space="preserve">neonatal weight loss </w:t>
      </w:r>
      <w:r w:rsidR="5C3C91BC" w:rsidRPr="7EB3EADA">
        <w:rPr>
          <w:sz w:val="20"/>
          <w:szCs w:val="20"/>
        </w:rPr>
        <w:t xml:space="preserve">(as expressed as percentage of birthweight) </w:t>
      </w:r>
      <w:r w:rsidRPr="7EB3EADA">
        <w:rPr>
          <w:sz w:val="20"/>
          <w:szCs w:val="20"/>
        </w:rPr>
        <w:t xml:space="preserve">during the first days of life showed interindividual variability. Mean neonatal weight loss was 6.7% (SD 3.5). The distribution of </w:t>
      </w:r>
      <w:r w:rsidR="221EE861" w:rsidRPr="7EB3EADA">
        <w:rPr>
          <w:sz w:val="20"/>
          <w:szCs w:val="20"/>
        </w:rPr>
        <w:t xml:space="preserve">maximum </w:t>
      </w:r>
      <w:r w:rsidR="0064649A" w:rsidRPr="0064649A">
        <w:rPr>
          <w:sz w:val="20"/>
          <w:szCs w:val="20"/>
        </w:rPr>
        <w:t xml:space="preserve">observed </w:t>
      </w:r>
      <w:r w:rsidRPr="7EB3EADA">
        <w:rPr>
          <w:sz w:val="20"/>
          <w:szCs w:val="20"/>
        </w:rPr>
        <w:t xml:space="preserve">neonatal weight loss is shown in </w:t>
      </w:r>
      <w:r w:rsidRPr="7EB3EADA">
        <w:rPr>
          <w:b/>
          <w:bCs/>
          <w:sz w:val="20"/>
          <w:szCs w:val="20"/>
        </w:rPr>
        <w:t xml:space="preserve">Figure </w:t>
      </w:r>
      <w:r w:rsidR="1B1B65AC" w:rsidRPr="7EB3EADA">
        <w:rPr>
          <w:b/>
          <w:bCs/>
          <w:sz w:val="20"/>
          <w:szCs w:val="20"/>
        </w:rPr>
        <w:t>2</w:t>
      </w:r>
      <w:r w:rsidRPr="7EB3EADA">
        <w:rPr>
          <w:sz w:val="20"/>
          <w:szCs w:val="20"/>
        </w:rPr>
        <w:t>.</w:t>
      </w:r>
      <w:r w:rsidR="221EE861" w:rsidRPr="7EB3EADA">
        <w:rPr>
          <w:sz w:val="20"/>
          <w:szCs w:val="20"/>
        </w:rPr>
        <w:t xml:space="preserve"> </w:t>
      </w:r>
      <w:r w:rsidRPr="7EB3EADA">
        <w:rPr>
          <w:sz w:val="20"/>
          <w:szCs w:val="20"/>
        </w:rPr>
        <w:t xml:space="preserve">Overall, 1,971 newborns </w:t>
      </w:r>
      <w:r w:rsidR="221EE861" w:rsidRPr="7EB3EADA">
        <w:rPr>
          <w:sz w:val="20"/>
          <w:szCs w:val="20"/>
        </w:rPr>
        <w:t xml:space="preserve">(16.8%) </w:t>
      </w:r>
      <w:r w:rsidRPr="7EB3EADA">
        <w:rPr>
          <w:sz w:val="20"/>
          <w:szCs w:val="20"/>
        </w:rPr>
        <w:t xml:space="preserve">experienced </w:t>
      </w:r>
      <w:del w:id="87" w:author="Anton Naganoor" w:date="2026-09-20T10:12:00Z" w16du:dateUtc="2026-09-20T08:12:00Z">
        <w:r w:rsidRPr="7EB3EADA" w:rsidDel="00F57BDA">
          <w:rPr>
            <w:sz w:val="20"/>
            <w:szCs w:val="20"/>
          </w:rPr>
          <w:delText xml:space="preserve">excessive </w:delText>
        </w:r>
      </w:del>
      <w:ins w:id="88"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neonatal weight loss exceeding 10% of birthweight.</w:t>
      </w:r>
      <w:r w:rsidR="1B1B65AC" w:rsidRPr="7EB3EADA">
        <w:rPr>
          <w:sz w:val="20"/>
          <w:szCs w:val="20"/>
        </w:rPr>
        <w:t xml:space="preserve"> </w:t>
      </w:r>
      <w:r w:rsidRPr="7EB3EADA">
        <w:rPr>
          <w:sz w:val="20"/>
          <w:szCs w:val="20"/>
        </w:rPr>
        <w:t>Weight loss differed substantially according to feeding type</w:t>
      </w:r>
      <w:r w:rsidR="5482770C" w:rsidRPr="7EB3EADA">
        <w:rPr>
          <w:sz w:val="20"/>
          <w:szCs w:val="20"/>
        </w:rPr>
        <w:t xml:space="preserve"> (</w:t>
      </w:r>
      <w:r w:rsidR="5482770C" w:rsidRPr="7EB3EADA">
        <w:rPr>
          <w:b/>
          <w:bCs/>
          <w:sz w:val="20"/>
          <w:szCs w:val="20"/>
        </w:rPr>
        <w:t>Figure 3</w:t>
      </w:r>
      <w:r w:rsidR="5482770C" w:rsidRPr="7EB3EADA">
        <w:rPr>
          <w:sz w:val="20"/>
          <w:szCs w:val="20"/>
        </w:rPr>
        <w:t>)</w:t>
      </w:r>
      <w:r w:rsidR="57A7E6B7" w:rsidRPr="7EB3EADA">
        <w:rPr>
          <w:sz w:val="20"/>
          <w:szCs w:val="20"/>
        </w:rPr>
        <w:t>:</w:t>
      </w:r>
      <w:r w:rsidRPr="7EB3EADA">
        <w:rPr>
          <w:sz w:val="20"/>
          <w:szCs w:val="20"/>
        </w:rPr>
        <w:t xml:space="preserve"> Breastfed newborns demonstrated the lowest mean weight loss</w:t>
      </w:r>
      <w:r w:rsidR="57A7E6B7" w:rsidRPr="7EB3EADA">
        <w:rPr>
          <w:sz w:val="20"/>
          <w:szCs w:val="20"/>
        </w:rPr>
        <w:t xml:space="preserve"> (</w:t>
      </w:r>
      <w:r w:rsidRPr="7EB3EADA">
        <w:rPr>
          <w:sz w:val="20"/>
          <w:szCs w:val="20"/>
        </w:rPr>
        <w:t>average 6.3</w:t>
      </w:r>
      <w:r w:rsidR="57A7E6B7" w:rsidRPr="7EB3EADA">
        <w:rPr>
          <w:sz w:val="20"/>
          <w:szCs w:val="20"/>
        </w:rPr>
        <w:t xml:space="preserve">%, </w:t>
      </w:r>
      <w:r w:rsidRPr="7EB3EADA">
        <w:rPr>
          <w:sz w:val="20"/>
          <w:szCs w:val="20"/>
        </w:rPr>
        <w:t xml:space="preserve">SD 3.4), whereas artificially fed newborns showed a mean weight loss of 7.5% (SD 3.6). Similarly, </w:t>
      </w:r>
      <w:del w:id="89" w:author="Anton Naganoor" w:date="2026-09-20T10:12:00Z" w16du:dateUtc="2026-09-20T08:12:00Z">
        <w:r w:rsidR="0BDB71DF" w:rsidRPr="7EB3EADA" w:rsidDel="00F57BDA">
          <w:rPr>
            <w:sz w:val="20"/>
            <w:szCs w:val="20"/>
          </w:rPr>
          <w:delText>e</w:delText>
        </w:r>
        <w:r w:rsidRPr="7EB3EADA" w:rsidDel="00F57BDA">
          <w:rPr>
            <w:sz w:val="20"/>
            <w:szCs w:val="20"/>
          </w:rPr>
          <w:delText xml:space="preserve">xcessive </w:delText>
        </w:r>
      </w:del>
      <w:ins w:id="90"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 xml:space="preserve">weight loss occurred in 13.5% of breastfed newborns, compared with 23.1% of artificially fed newborns and 30.2% of mixed-fed newborns. </w:t>
      </w:r>
      <w:r w:rsidR="0064649A">
        <w:rPr>
          <w:sz w:val="20"/>
          <w:szCs w:val="20"/>
        </w:rPr>
        <w:t xml:space="preserve">In </w:t>
      </w:r>
      <w:r w:rsidR="0049315B" w:rsidRPr="0049315B">
        <w:rPr>
          <w:sz w:val="20"/>
          <w:szCs w:val="20"/>
        </w:rPr>
        <w:t>descriptive analyses by historical period</w:t>
      </w:r>
      <w:r w:rsidR="5A1CCFC7" w:rsidRPr="7EB3EADA">
        <w:rPr>
          <w:sz w:val="20"/>
          <w:szCs w:val="20"/>
        </w:rPr>
        <w:t>, a</w:t>
      </w:r>
      <w:r w:rsidRPr="7EB3EADA">
        <w:rPr>
          <w:sz w:val="20"/>
          <w:szCs w:val="20"/>
        </w:rPr>
        <w:t xml:space="preserve">verage weight loss was 6.5% during the pre-war period, </w:t>
      </w:r>
      <w:r w:rsidR="5B1CB9C0" w:rsidRPr="7EB3EADA">
        <w:rPr>
          <w:sz w:val="20"/>
          <w:szCs w:val="20"/>
        </w:rPr>
        <w:t>7.0</w:t>
      </w:r>
      <w:r w:rsidRPr="7EB3EADA">
        <w:rPr>
          <w:sz w:val="20"/>
          <w:szCs w:val="20"/>
        </w:rPr>
        <w:t xml:space="preserve">% during </w:t>
      </w:r>
      <w:r w:rsidR="2424E58E" w:rsidRPr="7EB3EADA">
        <w:rPr>
          <w:sz w:val="20"/>
          <w:szCs w:val="20"/>
        </w:rPr>
        <w:t xml:space="preserve">the </w:t>
      </w:r>
      <w:r w:rsidR="59D9A44F" w:rsidRPr="7EB3EADA">
        <w:rPr>
          <w:sz w:val="20"/>
          <w:szCs w:val="20"/>
        </w:rPr>
        <w:t xml:space="preserve">First </w:t>
      </w:r>
      <w:r w:rsidRPr="7EB3EADA">
        <w:rPr>
          <w:sz w:val="20"/>
          <w:szCs w:val="20"/>
        </w:rPr>
        <w:t>World War, 7.1% during the influenza/post-war period, and 6.</w:t>
      </w:r>
      <w:r w:rsidR="5B1CB9C0" w:rsidRPr="7EB3EADA">
        <w:rPr>
          <w:sz w:val="20"/>
          <w:szCs w:val="20"/>
        </w:rPr>
        <w:t>6</w:t>
      </w:r>
      <w:r w:rsidRPr="7EB3EADA">
        <w:rPr>
          <w:sz w:val="20"/>
          <w:szCs w:val="20"/>
        </w:rPr>
        <w:t>% during the post-crisis period. The highest mean neonatal weight loss was observed during the influenza/post-war period, whereas values during the post-crisis years returned to levels comparable to those observed before</w:t>
      </w:r>
      <w:r w:rsidR="612AF9E8" w:rsidRPr="7EB3EADA">
        <w:rPr>
          <w:sz w:val="20"/>
          <w:szCs w:val="20"/>
        </w:rPr>
        <w:t xml:space="preserve"> the</w:t>
      </w:r>
      <w:r w:rsidRPr="7EB3EADA">
        <w:rPr>
          <w:sz w:val="20"/>
          <w:szCs w:val="20"/>
        </w:rPr>
        <w:t xml:space="preserve"> </w:t>
      </w:r>
      <w:r w:rsidR="2AD08A78" w:rsidRPr="7EB3EADA">
        <w:rPr>
          <w:sz w:val="20"/>
          <w:szCs w:val="20"/>
        </w:rPr>
        <w:t xml:space="preserve">First </w:t>
      </w:r>
      <w:r w:rsidRPr="7EB3EADA">
        <w:rPr>
          <w:sz w:val="20"/>
          <w:szCs w:val="20"/>
        </w:rPr>
        <w:t xml:space="preserve">World War </w:t>
      </w:r>
      <w:r w:rsidR="00037629" w:rsidRPr="7EB3EADA">
        <w:rPr>
          <w:sz w:val="20"/>
          <w:szCs w:val="20"/>
        </w:rPr>
        <w:t>(</w:t>
      </w:r>
      <w:r w:rsidR="00037629" w:rsidRPr="7EB3EADA">
        <w:rPr>
          <w:b/>
          <w:bCs/>
          <w:sz w:val="20"/>
          <w:szCs w:val="20"/>
        </w:rPr>
        <w:t>Figures S2 and S5)</w:t>
      </w:r>
      <w:r w:rsidRPr="7EB3EADA">
        <w:rPr>
          <w:sz w:val="20"/>
          <w:szCs w:val="20"/>
        </w:rPr>
        <w:t>.</w:t>
      </w:r>
      <w:r w:rsidR="00037629" w:rsidRPr="7EB3EADA">
        <w:rPr>
          <w:sz w:val="20"/>
          <w:szCs w:val="20"/>
        </w:rPr>
        <w:t xml:space="preserve"> </w:t>
      </w:r>
      <w:r w:rsidRPr="7EB3EADA">
        <w:rPr>
          <w:sz w:val="20"/>
          <w:szCs w:val="20"/>
        </w:rPr>
        <w:t xml:space="preserve">Likewise, the proportion of neonates experiencing </w:t>
      </w:r>
      <w:del w:id="91" w:author="Anton Naganoor" w:date="2026-09-20T10:12:00Z" w16du:dateUtc="2026-09-20T08:12:00Z">
        <w:r w:rsidRPr="7EB3EADA" w:rsidDel="00F57BDA">
          <w:rPr>
            <w:sz w:val="20"/>
            <w:szCs w:val="20"/>
          </w:rPr>
          <w:delText xml:space="preserve">excessive </w:delText>
        </w:r>
      </w:del>
      <w:ins w:id="92"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 xml:space="preserve">weight loss (&gt;10%) appeared higher during the </w:t>
      </w:r>
      <w:r w:rsidR="34F14ADB" w:rsidRPr="7EB3EADA">
        <w:rPr>
          <w:sz w:val="20"/>
          <w:szCs w:val="20"/>
        </w:rPr>
        <w:t xml:space="preserve">First </w:t>
      </w:r>
      <w:r w:rsidRPr="7EB3EADA">
        <w:rPr>
          <w:sz w:val="20"/>
          <w:szCs w:val="20"/>
        </w:rPr>
        <w:t xml:space="preserve">World War and influenza/post-war periods than during the pre-war and post-crisis periods. </w:t>
      </w:r>
    </w:p>
    <w:p w14:paraId="5EB78257" w14:textId="293A6606" w:rsidR="00DE6392" w:rsidRPr="00CA0F1A" w:rsidRDefault="00DE6392" w:rsidP="003F07C6">
      <w:pPr>
        <w:snapToGrid w:val="0"/>
        <w:spacing w:after="120" w:line="360" w:lineRule="auto"/>
        <w:rPr>
          <w:sz w:val="20"/>
          <w:szCs w:val="20"/>
        </w:rPr>
      </w:pPr>
      <w:r w:rsidRPr="2912D7FB">
        <w:rPr>
          <w:b/>
          <w:bCs/>
          <w:sz w:val="20"/>
          <w:szCs w:val="20"/>
        </w:rPr>
        <w:t>Main multivariable analyses of neonatal weight loss (</w:t>
      </w:r>
      <w:r w:rsidR="00EF3AC3">
        <w:rPr>
          <w:b/>
          <w:bCs/>
          <w:sz w:val="20"/>
          <w:szCs w:val="20"/>
        </w:rPr>
        <w:t>Gestational-age</w:t>
      </w:r>
      <w:r w:rsidRPr="2912D7FB">
        <w:rPr>
          <w:b/>
          <w:bCs/>
          <w:sz w:val="20"/>
          <w:szCs w:val="20"/>
        </w:rPr>
        <w:t>-adjusted)</w:t>
      </w:r>
    </w:p>
    <w:p w14:paraId="30BB1D25" w14:textId="6F0D827E" w:rsidR="005C4907" w:rsidRPr="005C4907" w:rsidRDefault="00F12BF7" w:rsidP="005C4907">
      <w:pPr>
        <w:snapToGrid w:val="0"/>
        <w:spacing w:after="120" w:line="360" w:lineRule="auto"/>
        <w:rPr>
          <w:ins w:id="93" w:author="Anton Naganoor" w:date="2026-09-20T13:36:00Z"/>
          <w:sz w:val="20"/>
          <w:szCs w:val="20"/>
          <w:rPrChange w:id="94" w:author="Anton Naganoor" w:date="2026-09-20T13:36:00Z" w16du:dateUtc="2026-09-20T11:36:00Z">
            <w:rPr>
              <w:ins w:id="95" w:author="Anton Naganoor" w:date="2026-09-20T13:36:00Z"/>
              <w:sz w:val="20"/>
              <w:szCs w:val="20"/>
              <w:lang w:val="de-CH"/>
            </w:rPr>
          </w:rPrChange>
        </w:rPr>
      </w:pPr>
      <w:r w:rsidRPr="00F12BF7">
        <w:rPr>
          <w:sz w:val="20"/>
          <w:szCs w:val="20"/>
        </w:rPr>
        <w:t xml:space="preserve">In the main gestational-age-adjusted linear regression model, feeding mode was strongly associated with maximum </w:t>
      </w:r>
      <w:r w:rsidR="0064649A">
        <w:rPr>
          <w:sz w:val="20"/>
          <w:szCs w:val="20"/>
        </w:rPr>
        <w:t xml:space="preserve">observed </w:t>
      </w:r>
      <w:r w:rsidRPr="00F12BF7">
        <w:rPr>
          <w:sz w:val="20"/>
          <w:szCs w:val="20"/>
        </w:rPr>
        <w:t>neonatal weight loss (</w:t>
      </w:r>
      <w:r w:rsidRPr="00EF3AC3">
        <w:rPr>
          <w:b/>
          <w:bCs/>
          <w:sz w:val="20"/>
          <w:szCs w:val="20"/>
        </w:rPr>
        <w:t>Table 2</w:t>
      </w:r>
      <w:r w:rsidRPr="00F12BF7">
        <w:rPr>
          <w:sz w:val="20"/>
          <w:szCs w:val="20"/>
        </w:rPr>
        <w:t xml:space="preserve">). Compared with artificially fed newborns, breastfed newborns had substantially lower maximum weight loss (β = −1.07 percentage points, 95% CI −1.32 to −0.81), whereas mixed feeding was associated with higher maximum weight loss (β = 0.94 percentage points, 95% CI 0.65 to 1.23), after adjustment for gestational age, maternal age, parity, neonatal sex, and historical exposure variables. </w:t>
      </w:r>
      <w:del w:id="96" w:author="Anton Naganoor" w:date="2026-09-20T13:36:00Z" w16du:dateUtc="2026-09-20T11:36:00Z">
        <w:r w:rsidRPr="00F12BF7" w:rsidDel="005C4907">
          <w:rPr>
            <w:sz w:val="20"/>
            <w:szCs w:val="20"/>
          </w:rPr>
          <w:delText xml:space="preserve">Compared with pregnancies not overlapping the respective exposure period, pregnancy overlapping the influenza pandemic was associated with greater neonatal weight loss (β = 0.44 percentage points, 95% CI 0.27 to 0.60), whereas pregnancy overlapping the First World War showed only a small and imprecise association (β = 0.11 percentage points, 95% CI −0.03 to 0.25). </w:delText>
        </w:r>
      </w:del>
      <w:ins w:id="97" w:author="Anton Naganoor" w:date="2026-09-20T13:36:00Z">
        <w:r w:rsidR="005C4907" w:rsidRPr="005C4907">
          <w:rPr>
            <w:sz w:val="20"/>
            <w:szCs w:val="20"/>
            <w:rPrChange w:id="98" w:author="Anton Naganoor" w:date="2026-09-20T13:36:00Z" w16du:dateUtc="2026-09-20T11:36:00Z">
              <w:rPr>
                <w:sz w:val="20"/>
                <w:szCs w:val="20"/>
                <w:lang w:val="de-CH"/>
              </w:rPr>
            </w:rPrChange>
          </w:rPr>
          <w:t>Compared with pregnancies not overlapping the respective exposure period, pregnancy overlapping the influenza pandemic was associated with greater neonatal weight loss (</w:t>
        </w:r>
        <w:r w:rsidR="005C4907" w:rsidRPr="005C4907">
          <w:rPr>
            <w:sz w:val="20"/>
            <w:szCs w:val="20"/>
            <w:lang w:val="de-CH"/>
          </w:rPr>
          <w:t>β</w:t>
        </w:r>
        <w:r w:rsidR="005C4907" w:rsidRPr="005C4907">
          <w:rPr>
            <w:sz w:val="20"/>
            <w:szCs w:val="20"/>
            <w:rPrChange w:id="99" w:author="Anton Naganoor" w:date="2026-09-20T13:36:00Z" w16du:dateUtc="2026-09-20T11:36:00Z">
              <w:rPr>
                <w:sz w:val="20"/>
                <w:szCs w:val="20"/>
                <w:lang w:val="de-CH"/>
              </w:rPr>
            </w:rPrChange>
          </w:rPr>
          <w:t xml:space="preserve"> = 0.44 percentage points, 95% CI 0.27 to 0.60), whereas pregnancy overlapping the First World War showed a small association (</w:t>
        </w:r>
        <w:r w:rsidR="005C4907" w:rsidRPr="005C4907">
          <w:rPr>
            <w:sz w:val="20"/>
            <w:szCs w:val="20"/>
            <w:lang w:val="de-CH"/>
          </w:rPr>
          <w:t>β</w:t>
        </w:r>
        <w:r w:rsidR="005C4907" w:rsidRPr="005C4907">
          <w:rPr>
            <w:sz w:val="20"/>
            <w:szCs w:val="20"/>
            <w:rPrChange w:id="100" w:author="Anton Naganoor" w:date="2026-09-20T13:36:00Z" w16du:dateUtc="2026-09-20T11:36:00Z">
              <w:rPr>
                <w:sz w:val="20"/>
                <w:szCs w:val="20"/>
                <w:lang w:val="de-CH"/>
              </w:rPr>
            </w:rPrChange>
          </w:rPr>
          <w:t xml:space="preserve"> = 0.11 percentage points, 95% CI −0.03 to 0.25), with the confidence interval including the null.</w:t>
        </w:r>
      </w:ins>
    </w:p>
    <w:p w14:paraId="4AE353B2" w14:textId="1559DFBF" w:rsidR="006406F5" w:rsidRDefault="00F12BF7" w:rsidP="003F07C6">
      <w:pPr>
        <w:snapToGrid w:val="0"/>
        <w:spacing w:after="120" w:line="360" w:lineRule="auto"/>
        <w:rPr>
          <w:sz w:val="20"/>
          <w:szCs w:val="20"/>
        </w:rPr>
      </w:pPr>
      <w:r w:rsidRPr="00F12BF7">
        <w:rPr>
          <w:sz w:val="20"/>
          <w:szCs w:val="20"/>
        </w:rPr>
        <w:t xml:space="preserve">Male and female newborns had similar maximum </w:t>
      </w:r>
      <w:r w:rsidR="0064649A">
        <w:rPr>
          <w:sz w:val="20"/>
          <w:szCs w:val="20"/>
        </w:rPr>
        <w:t xml:space="preserve">observed </w:t>
      </w:r>
      <w:r w:rsidRPr="00F12BF7">
        <w:rPr>
          <w:sz w:val="20"/>
          <w:szCs w:val="20"/>
        </w:rPr>
        <w:t xml:space="preserve">neonatal weight loss in the main model. In the corresponding gestational-age-adjusted logistic regression model for </w:t>
      </w:r>
      <w:del w:id="101" w:author="Anton Naganoor" w:date="2026-09-20T10:12:00Z" w16du:dateUtc="2026-09-20T08:12:00Z">
        <w:r w:rsidRPr="00F12BF7" w:rsidDel="00F57BDA">
          <w:rPr>
            <w:sz w:val="20"/>
            <w:szCs w:val="20"/>
          </w:rPr>
          <w:delText xml:space="preserve">excessive </w:delText>
        </w:r>
      </w:del>
      <w:ins w:id="102" w:author="Anton Naganoor" w:date="2026-09-20T10:12:00Z" w16du:dateUtc="2026-09-20T08:12:00Z">
        <w:r w:rsidR="00F57BDA">
          <w:rPr>
            <w:sz w:val="20"/>
            <w:szCs w:val="20"/>
          </w:rPr>
          <w:t>high</w:t>
        </w:r>
        <w:r w:rsidR="00F57BDA" w:rsidRPr="00F12BF7">
          <w:rPr>
            <w:sz w:val="20"/>
            <w:szCs w:val="20"/>
          </w:rPr>
          <w:t xml:space="preserve"> </w:t>
        </w:r>
      </w:ins>
      <w:r w:rsidRPr="00F12BF7">
        <w:rPr>
          <w:sz w:val="20"/>
          <w:szCs w:val="20"/>
        </w:rPr>
        <w:t>neonatal weight loss &gt;10% (</w:t>
      </w:r>
      <w:r w:rsidRPr="00EF3AC3">
        <w:rPr>
          <w:b/>
          <w:bCs/>
          <w:sz w:val="20"/>
          <w:szCs w:val="20"/>
        </w:rPr>
        <w:t>Table</w:t>
      </w:r>
      <w:r w:rsidRPr="00F12BF7">
        <w:rPr>
          <w:sz w:val="20"/>
          <w:szCs w:val="20"/>
        </w:rPr>
        <w:t xml:space="preserve"> </w:t>
      </w:r>
      <w:r w:rsidRPr="00EF3AC3">
        <w:rPr>
          <w:b/>
          <w:bCs/>
          <w:sz w:val="20"/>
          <w:szCs w:val="20"/>
        </w:rPr>
        <w:t>3</w:t>
      </w:r>
      <w:r w:rsidRPr="00F12BF7">
        <w:rPr>
          <w:sz w:val="20"/>
          <w:szCs w:val="20"/>
        </w:rPr>
        <w:t xml:space="preserve">), breastfeeding was associated with substantially lower odds of </w:t>
      </w:r>
      <w:del w:id="103" w:author="Anton Naganoor" w:date="2026-09-20T10:14:00Z" w16du:dateUtc="2026-09-20T08:14:00Z">
        <w:r w:rsidRPr="00F12BF7" w:rsidDel="00F57BDA">
          <w:rPr>
            <w:sz w:val="20"/>
            <w:szCs w:val="20"/>
          </w:rPr>
          <w:delText>excessive</w:delText>
        </w:r>
      </w:del>
      <w:ins w:id="104" w:author="Anton Naganoor" w:date="2026-09-20T10:14:00Z" w16du:dateUtc="2026-09-20T08:14:00Z">
        <w:r w:rsidR="00F57BDA">
          <w:rPr>
            <w:sz w:val="20"/>
            <w:szCs w:val="20"/>
          </w:rPr>
          <w:t>high</w:t>
        </w:r>
      </w:ins>
      <w:r w:rsidRPr="00F12BF7">
        <w:rPr>
          <w:sz w:val="20"/>
          <w:szCs w:val="20"/>
        </w:rPr>
        <w:t xml:space="preserve"> weight loss compared with artificial feeding (OR = 0.56, 95% CI 0.47 to 0.68). In contrast, mixed feeding was associated with higher odds of </w:t>
      </w:r>
      <w:del w:id="105" w:author="Anton Naganoor" w:date="2026-09-20T10:13:00Z" w16du:dateUtc="2026-09-20T08:13:00Z">
        <w:r w:rsidRPr="00F12BF7" w:rsidDel="00F57BDA">
          <w:rPr>
            <w:sz w:val="20"/>
            <w:szCs w:val="20"/>
          </w:rPr>
          <w:delText>excessive</w:delText>
        </w:r>
      </w:del>
      <w:ins w:id="106" w:author="Anton Naganoor" w:date="2026-09-20T10:13:00Z" w16du:dateUtc="2026-09-20T08:13:00Z">
        <w:r w:rsidR="00F57BDA">
          <w:rPr>
            <w:sz w:val="20"/>
            <w:szCs w:val="20"/>
          </w:rPr>
          <w:t>high</w:t>
        </w:r>
      </w:ins>
      <w:r w:rsidRPr="00F12BF7">
        <w:rPr>
          <w:sz w:val="20"/>
          <w:szCs w:val="20"/>
        </w:rPr>
        <w:t xml:space="preserve"> weight loss (OR = 1.52, 95% CI 1.24 to 1.87), as was the “other” feeding category (OR = 1.45, 95% CI 1.00 to 2.09).</w:t>
      </w:r>
    </w:p>
    <w:p w14:paraId="168E5966" w14:textId="7D0CA948" w:rsidR="00EF3AC3" w:rsidRDefault="00EF3AC3" w:rsidP="003F07C6">
      <w:pPr>
        <w:snapToGrid w:val="0"/>
        <w:spacing w:after="120" w:line="360" w:lineRule="auto"/>
        <w:rPr>
          <w:sz w:val="20"/>
          <w:szCs w:val="20"/>
        </w:rPr>
      </w:pPr>
      <w:r w:rsidRPr="00EF3AC3">
        <w:rPr>
          <w:sz w:val="20"/>
          <w:szCs w:val="20"/>
        </w:rPr>
        <w:t xml:space="preserve">Overall, feeding mode </w:t>
      </w:r>
      <w:r w:rsidR="00D40C74" w:rsidRPr="00D40C74">
        <w:rPr>
          <w:sz w:val="20"/>
          <w:szCs w:val="20"/>
        </w:rPr>
        <w:t>showed</w:t>
      </w:r>
      <w:r w:rsidR="00D40C74">
        <w:rPr>
          <w:sz w:val="20"/>
          <w:szCs w:val="20"/>
        </w:rPr>
        <w:t xml:space="preserve"> </w:t>
      </w:r>
      <w:r w:rsidRPr="00EF3AC3">
        <w:rPr>
          <w:sz w:val="20"/>
          <w:szCs w:val="20"/>
        </w:rPr>
        <w:t xml:space="preserve">by far the strongest </w:t>
      </w:r>
      <w:r w:rsidR="00FB4BC1" w:rsidRPr="00FB4BC1">
        <w:rPr>
          <w:sz w:val="20"/>
          <w:szCs w:val="20"/>
        </w:rPr>
        <w:t>association</w:t>
      </w:r>
      <w:r w:rsidR="00FB4BC1" w:rsidRPr="00FB4BC1" w:rsidDel="00FB4BC1">
        <w:rPr>
          <w:sz w:val="20"/>
          <w:szCs w:val="20"/>
        </w:rPr>
        <w:t xml:space="preserve"> </w:t>
      </w:r>
      <w:r w:rsidR="00FB4BC1">
        <w:rPr>
          <w:sz w:val="20"/>
          <w:szCs w:val="20"/>
        </w:rPr>
        <w:t>with</w:t>
      </w:r>
      <w:r w:rsidR="00FB4BC1" w:rsidRPr="00EF3AC3">
        <w:rPr>
          <w:sz w:val="20"/>
          <w:szCs w:val="20"/>
        </w:rPr>
        <w:t xml:space="preserve"> </w:t>
      </w:r>
      <w:r w:rsidRPr="00EF3AC3">
        <w:rPr>
          <w:sz w:val="20"/>
          <w:szCs w:val="20"/>
        </w:rPr>
        <w:t xml:space="preserve">neonatal weight loss. Pregnancy overlapping the influenza pandemic was associated with higher maximum </w:t>
      </w:r>
      <w:r w:rsidR="002A0D1F">
        <w:rPr>
          <w:sz w:val="20"/>
          <w:szCs w:val="20"/>
        </w:rPr>
        <w:t xml:space="preserve">observed </w:t>
      </w:r>
      <w:r w:rsidRPr="00EF3AC3">
        <w:rPr>
          <w:sz w:val="20"/>
          <w:szCs w:val="20"/>
        </w:rPr>
        <w:t xml:space="preserve">neonatal weight loss compared with pregnancies not overlapping the influenza pandemic, whereas evidence for an association with </w:t>
      </w:r>
      <w:del w:id="107" w:author="Anton Naganoor" w:date="2026-09-20T10:13:00Z" w16du:dateUtc="2026-09-20T08:13:00Z">
        <w:r w:rsidRPr="00EF3AC3" w:rsidDel="00F57BDA">
          <w:rPr>
            <w:sz w:val="20"/>
            <w:szCs w:val="20"/>
          </w:rPr>
          <w:delText>excessive</w:delText>
        </w:r>
      </w:del>
      <w:ins w:id="108" w:author="Anton Naganoor" w:date="2026-09-20T10:13:00Z" w16du:dateUtc="2026-09-20T08:13:00Z">
        <w:r w:rsidR="00F57BDA">
          <w:rPr>
            <w:sz w:val="20"/>
            <w:szCs w:val="20"/>
          </w:rPr>
          <w:t>high</w:t>
        </w:r>
      </w:ins>
      <w:r w:rsidRPr="00EF3AC3">
        <w:rPr>
          <w:sz w:val="20"/>
          <w:szCs w:val="20"/>
        </w:rPr>
        <w:t xml:space="preserve"> neonatal weight loss was weaker. There was no clear evidence that the odds of </w:t>
      </w:r>
      <w:del w:id="109" w:author="Anton Naganoor" w:date="2026-09-20T10:13:00Z" w16du:dateUtc="2026-09-20T08:13:00Z">
        <w:r w:rsidRPr="00EF3AC3" w:rsidDel="00F57BDA">
          <w:rPr>
            <w:sz w:val="20"/>
            <w:szCs w:val="20"/>
          </w:rPr>
          <w:delText>excessive</w:delText>
        </w:r>
      </w:del>
      <w:ins w:id="110" w:author="Anton Naganoor" w:date="2026-09-20T10:13:00Z" w16du:dateUtc="2026-09-20T08:13:00Z">
        <w:r w:rsidR="00F57BDA">
          <w:rPr>
            <w:sz w:val="20"/>
            <w:szCs w:val="20"/>
          </w:rPr>
          <w:t>high</w:t>
        </w:r>
      </w:ins>
      <w:r w:rsidRPr="00EF3AC3">
        <w:rPr>
          <w:sz w:val="20"/>
          <w:szCs w:val="20"/>
        </w:rPr>
        <w:t xml:space="preserve"> neonatal weight loss differed by neonatal sex in the main gestational-age-adjusted model (OR = 0.92, 95% CI 0.83 to 1.02) (</w:t>
      </w:r>
      <w:r w:rsidRPr="00EF3AC3">
        <w:rPr>
          <w:b/>
          <w:bCs/>
          <w:sz w:val="20"/>
          <w:szCs w:val="20"/>
        </w:rPr>
        <w:t>Figure 4</w:t>
      </w:r>
      <w:r w:rsidRPr="00EF3AC3">
        <w:rPr>
          <w:sz w:val="20"/>
          <w:szCs w:val="20"/>
        </w:rPr>
        <w:t>).</w:t>
      </w:r>
    </w:p>
    <w:p w14:paraId="6A8B4C5E" w14:textId="5565994C" w:rsidR="003D67C6" w:rsidRDefault="003D67C6" w:rsidP="003F07C6">
      <w:pPr>
        <w:snapToGrid w:val="0"/>
        <w:spacing w:after="120" w:line="360" w:lineRule="auto"/>
        <w:rPr>
          <w:sz w:val="20"/>
          <w:szCs w:val="20"/>
        </w:rPr>
      </w:pPr>
      <w:r w:rsidRPr="003D67C6">
        <w:rPr>
          <w:sz w:val="20"/>
          <w:szCs w:val="20"/>
        </w:rPr>
        <w:t>Maternal and neonatal characteristics differed significantly across feeding categories (</w:t>
      </w:r>
      <w:r w:rsidRPr="00357686">
        <w:rPr>
          <w:b/>
          <w:bCs/>
          <w:sz w:val="20"/>
          <w:szCs w:val="20"/>
        </w:rPr>
        <w:t>Supplementary Table S</w:t>
      </w:r>
      <w:r w:rsidR="00357686" w:rsidRPr="00357686">
        <w:rPr>
          <w:b/>
          <w:bCs/>
          <w:sz w:val="20"/>
          <w:szCs w:val="20"/>
        </w:rPr>
        <w:t>2</w:t>
      </w:r>
      <w:r w:rsidRPr="003D67C6">
        <w:rPr>
          <w:sz w:val="20"/>
          <w:szCs w:val="20"/>
        </w:rPr>
        <w:t xml:space="preserve">). Breastfeeding was generally more common among newborns with more favourable maternal and neonatal characteristics, whereas artificial and mixed feeding were more frequently observed among clinically vulnerable mother–infant pairs. Artificially fed newborns had lower mean gestational age (39.1 vs. 39.5 weeks, p &lt; 0.001) and lower mean birthweight (3127 vs. 3238 g, p &lt; 0.001) than breastfed newborns. Consistent with these differences, low birthweight and preterm birth were more common among artificially fed infants (11.3% and 11.1%, respectively) than </w:t>
      </w:r>
      <w:r w:rsidRPr="003D67C6">
        <w:rPr>
          <w:sz w:val="20"/>
          <w:szCs w:val="20"/>
        </w:rPr>
        <w:lastRenderedPageBreak/>
        <w:t>among breastfed infants (5.3% and 5.7%, respectively) (all p &lt; 0.001). Mothers of artificially fed and mixed-fed newborns were older and had higher parity than mothers who breastfed. Poor maternal health status was more common among artificially fed and mixed-fed infants than among breastfed infants (all p &lt; 0.001). Maternal influenza during pregnancy and maternal influenza occurring during the pandemic period were also unevenly distributed across feeding categories. Both exposures were more frequent among mixed-fed and other-fed newborns than among breastfed or artificially fed newborns (all p &lt; 0.001). In contrast, neonatal sex distribution did not differ substantially according to feeding mode (p = 0.309).</w:t>
      </w:r>
    </w:p>
    <w:p w14:paraId="47841C1C" w14:textId="5F982333" w:rsidR="00DE6392" w:rsidRPr="00CA0F1A" w:rsidRDefault="00DE6392" w:rsidP="003F07C6">
      <w:pPr>
        <w:snapToGrid w:val="0"/>
        <w:spacing w:after="120" w:line="360" w:lineRule="auto"/>
        <w:rPr>
          <w:b/>
          <w:bCs/>
          <w:sz w:val="20"/>
          <w:szCs w:val="20"/>
        </w:rPr>
      </w:pPr>
      <w:r w:rsidRPr="2912D7FB">
        <w:rPr>
          <w:b/>
          <w:bCs/>
          <w:sz w:val="20"/>
          <w:szCs w:val="20"/>
        </w:rPr>
        <w:t>Maternal influenza and pandemic-related exposure analyses</w:t>
      </w:r>
    </w:p>
    <w:p w14:paraId="375C5B63" w14:textId="7137D2E3" w:rsidR="00617AA3" w:rsidRDefault="00617AA3" w:rsidP="003F07C6">
      <w:pPr>
        <w:snapToGrid w:val="0"/>
        <w:spacing w:after="120" w:line="360" w:lineRule="auto"/>
        <w:rPr>
          <w:sz w:val="20"/>
          <w:szCs w:val="20"/>
        </w:rPr>
      </w:pPr>
      <w:r w:rsidRPr="00617AA3">
        <w:rPr>
          <w:sz w:val="20"/>
          <w:szCs w:val="20"/>
        </w:rPr>
        <w:t xml:space="preserve">Additional analyses examined whether maternal influenza exposure during pregnancy was associated with neonatal weight loss independently of feeding mode and other covariates. Maternal influenza during pregnancy was associated with an average increase of 0.42 percentage points in maximum </w:t>
      </w:r>
      <w:r w:rsidR="002A0D1F">
        <w:rPr>
          <w:sz w:val="20"/>
          <w:szCs w:val="20"/>
        </w:rPr>
        <w:t xml:space="preserve">observed </w:t>
      </w:r>
      <w:r w:rsidRPr="00617AA3">
        <w:rPr>
          <w:sz w:val="20"/>
          <w:szCs w:val="20"/>
        </w:rPr>
        <w:t>neonatal weight loss (95% CI 0.03 to 0.82) compared with pregnancies in which the mother did not have documented influenza during pregnancy (</w:t>
      </w:r>
      <w:r w:rsidRPr="00617AA3">
        <w:rPr>
          <w:b/>
          <w:bCs/>
          <w:sz w:val="20"/>
          <w:szCs w:val="20"/>
        </w:rPr>
        <w:t>Supplementary Table S</w:t>
      </w:r>
      <w:r w:rsidR="003001D0">
        <w:rPr>
          <w:b/>
          <w:bCs/>
          <w:sz w:val="20"/>
          <w:szCs w:val="20"/>
        </w:rPr>
        <w:t>3</w:t>
      </w:r>
      <w:r w:rsidRPr="00617AA3">
        <w:rPr>
          <w:sz w:val="20"/>
          <w:szCs w:val="20"/>
        </w:rPr>
        <w:t>). Despite inclusion of maternal influenza in the model, the associations between feeding mode and neonatal weight loss remained largely unchanged. Compared with artificial feeding, breastfeeding was associated with 1.06 percentage points lower neonatal weight loss (95% CI −1.32 to −0.81), whereas mixed feeding was associated with 0.96 percentage points higher neonatal weight loss (95% CI 0.67 to 1.26). A second model evaluated a combined exposure variable representing maternal influenza during pregnancy occurring within the influenza pandemic period (</w:t>
      </w:r>
      <w:r w:rsidRPr="00617AA3">
        <w:rPr>
          <w:b/>
          <w:bCs/>
          <w:sz w:val="20"/>
          <w:szCs w:val="20"/>
        </w:rPr>
        <w:t>Supplementary Table S</w:t>
      </w:r>
      <w:r w:rsidR="003001D0">
        <w:rPr>
          <w:b/>
          <w:bCs/>
          <w:sz w:val="20"/>
          <w:szCs w:val="20"/>
        </w:rPr>
        <w:t>4</w:t>
      </w:r>
      <w:r w:rsidRPr="00617AA3">
        <w:rPr>
          <w:sz w:val="20"/>
          <w:szCs w:val="20"/>
        </w:rPr>
        <w:t>). This exposure showed a similar association with an estimated increase of 0.41 percentage points in neonatal weight loss (95% CI 0.00 to 0.82). Overall, these findings suggest that maternal influenza exposure was not a strong confounder of the association between feeding mode and neonatal weight loss, but that it was associated with greater neonatal weight loss.</w:t>
      </w:r>
    </w:p>
    <w:p w14:paraId="7AC6102E" w14:textId="68E514D0" w:rsidR="00DE6392" w:rsidRPr="00CA0F1A" w:rsidRDefault="4882C31C" w:rsidP="003F07C6">
      <w:pPr>
        <w:snapToGrid w:val="0"/>
        <w:spacing w:after="120" w:line="360" w:lineRule="auto"/>
        <w:rPr>
          <w:b/>
          <w:bCs/>
          <w:sz w:val="20"/>
          <w:szCs w:val="20"/>
        </w:rPr>
      </w:pPr>
      <w:r w:rsidRPr="2912D7FB">
        <w:rPr>
          <w:b/>
          <w:bCs/>
          <w:sz w:val="20"/>
          <w:szCs w:val="20"/>
        </w:rPr>
        <w:t xml:space="preserve">Sensitivity </w:t>
      </w:r>
      <w:r w:rsidR="0B38836F" w:rsidRPr="2912D7FB">
        <w:rPr>
          <w:b/>
          <w:bCs/>
          <w:sz w:val="20"/>
          <w:szCs w:val="20"/>
        </w:rPr>
        <w:t>tests, stratified analyses, and effect modificati</w:t>
      </w:r>
      <w:r w:rsidR="5028CEB6" w:rsidRPr="2912D7FB">
        <w:rPr>
          <w:b/>
          <w:bCs/>
          <w:sz w:val="20"/>
          <w:szCs w:val="20"/>
        </w:rPr>
        <w:t xml:space="preserve">on </w:t>
      </w:r>
    </w:p>
    <w:p w14:paraId="77EA3079" w14:textId="388954AC" w:rsidR="005B005F" w:rsidRDefault="005B005F" w:rsidP="003F07C6">
      <w:pPr>
        <w:snapToGrid w:val="0"/>
        <w:spacing w:after="120" w:line="360" w:lineRule="auto"/>
        <w:rPr>
          <w:ins w:id="111" w:author="Anton Naganoor" w:date="2026-09-20T10:04:00Z" w16du:dateUtc="2026-09-20T08:04:00Z"/>
          <w:sz w:val="20"/>
          <w:szCs w:val="20"/>
        </w:rPr>
      </w:pPr>
      <w:r w:rsidRPr="005B005F">
        <w:rPr>
          <w:sz w:val="20"/>
          <w:szCs w:val="20"/>
        </w:rPr>
        <w:t>Sensitivity analyses were performed using birthweight adjustment instead of gestational age adjustment. Overall, results were highly consistent with those observed in the main gestational-age-adjusted analyses (</w:t>
      </w:r>
      <w:r w:rsidRPr="005B005F">
        <w:rPr>
          <w:b/>
          <w:bCs/>
          <w:sz w:val="20"/>
          <w:szCs w:val="20"/>
        </w:rPr>
        <w:t>Supplementary Tables S</w:t>
      </w:r>
      <w:r w:rsidR="003001D0">
        <w:rPr>
          <w:b/>
          <w:bCs/>
          <w:sz w:val="20"/>
          <w:szCs w:val="20"/>
        </w:rPr>
        <w:t>5</w:t>
      </w:r>
      <w:r w:rsidRPr="005B005F">
        <w:rPr>
          <w:b/>
          <w:bCs/>
          <w:sz w:val="20"/>
          <w:szCs w:val="20"/>
        </w:rPr>
        <w:t xml:space="preserve"> and S</w:t>
      </w:r>
      <w:r w:rsidR="003001D0">
        <w:rPr>
          <w:b/>
          <w:bCs/>
          <w:sz w:val="20"/>
          <w:szCs w:val="20"/>
        </w:rPr>
        <w:t>6</w:t>
      </w:r>
      <w:r w:rsidRPr="005B005F">
        <w:rPr>
          <w:sz w:val="20"/>
          <w:szCs w:val="20"/>
        </w:rPr>
        <w:t>). These findings indicate that the observed associations between feeding mode, pandemic exposure, and neonatal weight loss were robust to alternative adjustment strategies.</w:t>
      </w:r>
    </w:p>
    <w:p w14:paraId="130807B5" w14:textId="15844A5C" w:rsidR="003C01A6" w:rsidDel="00834C3D" w:rsidRDefault="003C01A6" w:rsidP="003F07C6">
      <w:pPr>
        <w:snapToGrid w:val="0"/>
        <w:spacing w:after="120" w:line="360" w:lineRule="auto"/>
        <w:rPr>
          <w:del w:id="112" w:author="Anton Naganoor" w:date="2026-09-20T13:46:00Z" w16du:dateUtc="2026-09-20T11:46:00Z"/>
          <w:sz w:val="20"/>
          <w:szCs w:val="20"/>
        </w:rPr>
      </w:pPr>
    </w:p>
    <w:p w14:paraId="7847A989" w14:textId="33120A01" w:rsidR="001E0460" w:rsidDel="00880E24" w:rsidRDefault="3E63EBF6" w:rsidP="003F07C6">
      <w:pPr>
        <w:snapToGrid w:val="0"/>
        <w:spacing w:after="120" w:line="360" w:lineRule="auto"/>
        <w:rPr>
          <w:del w:id="113" w:author="Anton Naganoor" w:date="2026-09-20T13:47:00Z" w16du:dateUtc="2026-09-20T11:47:00Z"/>
          <w:sz w:val="20"/>
          <w:szCs w:val="20"/>
        </w:rPr>
      </w:pPr>
      <w:r w:rsidRPr="6BB5E041">
        <w:rPr>
          <w:sz w:val="20"/>
          <w:szCs w:val="20"/>
        </w:rPr>
        <w:t>Furthermore, s</w:t>
      </w:r>
      <w:r w:rsidR="29BF1E6D" w:rsidRPr="6BB5E041">
        <w:rPr>
          <w:sz w:val="20"/>
          <w:szCs w:val="20"/>
        </w:rPr>
        <w:t xml:space="preserve">tratified analyses were performed to evaluate whether the association between breastfeeding and </w:t>
      </w:r>
      <w:del w:id="114" w:author="Anton Naganoor" w:date="2026-09-20T10:13:00Z" w16du:dateUtc="2026-09-20T08:13:00Z">
        <w:r w:rsidR="29BF1E6D" w:rsidRPr="6BB5E041" w:rsidDel="00F57BDA">
          <w:rPr>
            <w:sz w:val="20"/>
            <w:szCs w:val="20"/>
          </w:rPr>
          <w:delText>excessive</w:delText>
        </w:r>
      </w:del>
      <w:ins w:id="115" w:author="Anton Naganoor" w:date="2026-09-20T10:13:00Z" w16du:dateUtc="2026-09-20T08:13:00Z">
        <w:r w:rsidR="00F57BDA">
          <w:rPr>
            <w:sz w:val="20"/>
            <w:szCs w:val="20"/>
          </w:rPr>
          <w:t>high</w:t>
        </w:r>
      </w:ins>
      <w:r w:rsidR="29BF1E6D" w:rsidRPr="6BB5E041">
        <w:rPr>
          <w:sz w:val="20"/>
          <w:szCs w:val="20"/>
        </w:rPr>
        <w:t xml:space="preserve"> neonatal weight loss differed according to neonatal vulnerability</w:t>
      </w:r>
      <w:r w:rsidR="3A99AE13" w:rsidRPr="6BB5E041">
        <w:rPr>
          <w:sz w:val="20"/>
          <w:szCs w:val="20"/>
        </w:rPr>
        <w:t xml:space="preserve"> (</w:t>
      </w:r>
      <w:r w:rsidR="6C14D01E" w:rsidRPr="6BB5E041">
        <w:rPr>
          <w:sz w:val="20"/>
          <w:szCs w:val="20"/>
        </w:rPr>
        <w:t>only term newborns</w:t>
      </w:r>
      <w:r w:rsidR="3A31A27E" w:rsidRPr="6BB5E041">
        <w:rPr>
          <w:sz w:val="20"/>
          <w:szCs w:val="20"/>
        </w:rPr>
        <w:t xml:space="preserve"> and</w:t>
      </w:r>
      <w:r w:rsidR="098E2C3B" w:rsidRPr="6BB5E041">
        <w:rPr>
          <w:sz w:val="20"/>
          <w:szCs w:val="20"/>
        </w:rPr>
        <w:t xml:space="preserve"> </w:t>
      </w:r>
      <w:r w:rsidR="5A2E8AA5" w:rsidRPr="6BB5E041">
        <w:rPr>
          <w:sz w:val="20"/>
          <w:szCs w:val="20"/>
        </w:rPr>
        <w:t>normal birthweight</w:t>
      </w:r>
      <w:r w:rsidR="6C14D01E" w:rsidRPr="6BB5E041">
        <w:rPr>
          <w:sz w:val="20"/>
          <w:szCs w:val="20"/>
        </w:rPr>
        <w:t>)</w:t>
      </w:r>
      <w:r w:rsidR="29BF1E6D" w:rsidRPr="6BB5E041">
        <w:rPr>
          <w:sz w:val="20"/>
          <w:szCs w:val="20"/>
        </w:rPr>
        <w:t xml:space="preserve">, sex, or historical </w:t>
      </w:r>
      <w:r w:rsidR="5302024B" w:rsidRPr="6BB5E041">
        <w:rPr>
          <w:sz w:val="20"/>
          <w:szCs w:val="20"/>
        </w:rPr>
        <w:t xml:space="preserve">crisis </w:t>
      </w:r>
      <w:r w:rsidR="29BF1E6D" w:rsidRPr="6BB5E041">
        <w:rPr>
          <w:sz w:val="20"/>
          <w:szCs w:val="20"/>
        </w:rPr>
        <w:t>exposure status</w:t>
      </w:r>
      <w:r w:rsidR="09EB375D" w:rsidRPr="6BB5E041">
        <w:rPr>
          <w:sz w:val="20"/>
          <w:szCs w:val="20"/>
        </w:rPr>
        <w:t xml:space="preserve"> (</w:t>
      </w:r>
      <w:r w:rsidR="09EB375D" w:rsidRPr="6BB5E041">
        <w:rPr>
          <w:b/>
          <w:bCs/>
          <w:sz w:val="20"/>
          <w:szCs w:val="20"/>
        </w:rPr>
        <w:t>Supplementary Table S</w:t>
      </w:r>
      <w:r w:rsidR="00350DFF">
        <w:rPr>
          <w:b/>
          <w:bCs/>
          <w:sz w:val="20"/>
          <w:szCs w:val="20"/>
        </w:rPr>
        <w:t>7</w:t>
      </w:r>
      <w:r w:rsidR="09EB375D" w:rsidRPr="6BB5E041">
        <w:rPr>
          <w:b/>
          <w:bCs/>
          <w:sz w:val="20"/>
          <w:szCs w:val="20"/>
        </w:rPr>
        <w:t>)</w:t>
      </w:r>
      <w:r w:rsidR="29BF1E6D" w:rsidRPr="6BB5E041">
        <w:rPr>
          <w:sz w:val="20"/>
          <w:szCs w:val="20"/>
        </w:rPr>
        <w:t xml:space="preserve">. </w:t>
      </w:r>
      <w:ins w:id="116" w:author="Anton Naganoor" w:date="2026-09-20T13:47:00Z" w16du:dateUtc="2026-09-20T11:47:00Z">
        <w:r w:rsidR="00880E24">
          <w:rPr>
            <w:sz w:val="20"/>
            <w:szCs w:val="20"/>
          </w:rPr>
          <w:t xml:space="preserve"> </w:t>
        </w:r>
      </w:ins>
    </w:p>
    <w:p w14:paraId="6551DFE1" w14:textId="77777777" w:rsidR="00880E24" w:rsidRDefault="00880E24" w:rsidP="00722454">
      <w:pPr>
        <w:snapToGrid w:val="0"/>
        <w:spacing w:after="120" w:line="360" w:lineRule="auto"/>
        <w:rPr>
          <w:ins w:id="117" w:author="Anton Naganoor" w:date="2026-09-20T13:47:00Z" w16du:dateUtc="2026-09-20T11:47:00Z"/>
          <w:sz w:val="20"/>
          <w:szCs w:val="20"/>
        </w:rPr>
      </w:pPr>
    </w:p>
    <w:p w14:paraId="7C454E6F" w14:textId="2CEEEEF4" w:rsidR="00722454" w:rsidRDefault="00722454" w:rsidP="00722454">
      <w:pPr>
        <w:snapToGrid w:val="0"/>
        <w:spacing w:after="120" w:line="360" w:lineRule="auto"/>
        <w:rPr>
          <w:ins w:id="118" w:author="Anton Naganoor" w:date="2026-09-20T13:46:00Z" w16du:dateUtc="2026-09-20T11:46:00Z"/>
          <w:sz w:val="20"/>
          <w:szCs w:val="20"/>
        </w:rPr>
      </w:pPr>
      <w:r w:rsidRPr="00722454">
        <w:rPr>
          <w:sz w:val="20"/>
          <w:szCs w:val="20"/>
        </w:rPr>
        <w:t xml:space="preserve">Across most strata examined, breastfeeding was associated with lower odds of </w:t>
      </w:r>
      <w:del w:id="119" w:author="Anton Naganoor" w:date="2026-09-20T10:13:00Z" w16du:dateUtc="2026-09-20T08:13:00Z">
        <w:r w:rsidRPr="00722454" w:rsidDel="00F57BDA">
          <w:rPr>
            <w:sz w:val="20"/>
            <w:szCs w:val="20"/>
          </w:rPr>
          <w:delText>excessive</w:delText>
        </w:r>
      </w:del>
      <w:ins w:id="120" w:author="Anton Naganoor" w:date="2026-09-20T10:13:00Z" w16du:dateUtc="2026-09-20T08:13:00Z">
        <w:r w:rsidR="00F57BDA">
          <w:rPr>
            <w:sz w:val="20"/>
            <w:szCs w:val="20"/>
          </w:rPr>
          <w:t>high</w:t>
        </w:r>
      </w:ins>
      <w:r w:rsidRPr="00722454">
        <w:rPr>
          <w:sz w:val="20"/>
          <w:szCs w:val="20"/>
        </w:rPr>
        <w:t xml:space="preserve"> neonatal weight loss compared with artificial feeding, although estimates were less precise among preterm and low-birthweight newborns. Among term newborns, breastfeeding was associated with lower odds of </w:t>
      </w:r>
      <w:del w:id="121" w:author="Anton Naganoor" w:date="2026-09-20T10:13:00Z" w16du:dateUtc="2026-09-20T08:13:00Z">
        <w:r w:rsidRPr="00722454" w:rsidDel="00F57BDA">
          <w:rPr>
            <w:sz w:val="20"/>
            <w:szCs w:val="20"/>
          </w:rPr>
          <w:delText>excessive</w:delText>
        </w:r>
      </w:del>
      <w:ins w:id="122" w:author="Anton Naganoor" w:date="2026-09-20T10:13:00Z" w16du:dateUtc="2026-09-20T08:13:00Z">
        <w:r w:rsidR="00F57BDA">
          <w:rPr>
            <w:sz w:val="20"/>
            <w:szCs w:val="20"/>
          </w:rPr>
          <w:t>high</w:t>
        </w:r>
      </w:ins>
      <w:r w:rsidRPr="00722454">
        <w:rPr>
          <w:sz w:val="20"/>
          <w:szCs w:val="20"/>
        </w:rPr>
        <w:t xml:space="preserve"> neonatal weight loss (OR = 0.53, 95% CI 0.44–0.65) compared with artificial feeding, while the corresponding estimate among preterm newborns was less precise (OR = 0.75, 95% CI 0.45–1.26). No evidence of heterogeneity between term and preterm strata was observed according to the Cochran–Q test (p = 0.239). </w:t>
      </w:r>
      <w:proofErr w:type="spellStart"/>
      <w:r w:rsidRPr="00722454">
        <w:rPr>
          <w:sz w:val="20"/>
          <w:szCs w:val="20"/>
          <w:lang w:val="de-CH"/>
        </w:rPr>
        <w:t>Comparable</w:t>
      </w:r>
      <w:proofErr w:type="spellEnd"/>
      <w:r w:rsidRPr="00722454">
        <w:rPr>
          <w:sz w:val="20"/>
          <w:szCs w:val="20"/>
          <w:lang w:val="de-CH"/>
        </w:rPr>
        <w:t xml:space="preserve"> </w:t>
      </w:r>
      <w:proofErr w:type="spellStart"/>
      <w:r w:rsidRPr="00722454">
        <w:rPr>
          <w:sz w:val="20"/>
          <w:szCs w:val="20"/>
          <w:lang w:val="de-CH"/>
        </w:rPr>
        <w:t>findings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observed</w:t>
      </w:r>
      <w:proofErr w:type="spellEnd"/>
      <w:r w:rsidRPr="00722454">
        <w:rPr>
          <w:sz w:val="20"/>
          <w:szCs w:val="20"/>
          <w:lang w:val="de-CH"/>
        </w:rPr>
        <w:t xml:space="preserve"> </w:t>
      </w:r>
      <w:proofErr w:type="spellStart"/>
      <w:r w:rsidRPr="00722454">
        <w:rPr>
          <w:sz w:val="20"/>
          <w:szCs w:val="20"/>
          <w:lang w:val="de-CH"/>
        </w:rPr>
        <w:t>when</w:t>
      </w:r>
      <w:proofErr w:type="spellEnd"/>
      <w:r w:rsidRPr="00722454">
        <w:rPr>
          <w:sz w:val="20"/>
          <w:szCs w:val="20"/>
          <w:lang w:val="de-CH"/>
        </w:rPr>
        <w:t xml:space="preserve"> </w:t>
      </w:r>
      <w:proofErr w:type="spellStart"/>
      <w:r w:rsidRPr="00722454">
        <w:rPr>
          <w:sz w:val="20"/>
          <w:szCs w:val="20"/>
          <w:lang w:val="de-CH"/>
        </w:rPr>
        <w:t>analyses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stratified</w:t>
      </w:r>
      <w:proofErr w:type="spellEnd"/>
      <w:r w:rsidRPr="00722454">
        <w:rPr>
          <w:sz w:val="20"/>
          <w:szCs w:val="20"/>
          <w:lang w:val="de-CH"/>
        </w:rPr>
        <w:t xml:space="preserve"> </w:t>
      </w:r>
      <w:proofErr w:type="spellStart"/>
      <w:r w:rsidRPr="00722454">
        <w:rPr>
          <w:sz w:val="20"/>
          <w:szCs w:val="20"/>
          <w:lang w:val="de-CH"/>
        </w:rPr>
        <w:t>by</w:t>
      </w:r>
      <w:proofErr w:type="spellEnd"/>
      <w:r w:rsidRPr="00722454">
        <w:rPr>
          <w:sz w:val="20"/>
          <w:szCs w:val="20"/>
          <w:lang w:val="de-CH"/>
        </w:rPr>
        <w:t xml:space="preserve"> </w:t>
      </w:r>
      <w:proofErr w:type="spellStart"/>
      <w:r w:rsidRPr="00722454">
        <w:rPr>
          <w:sz w:val="20"/>
          <w:szCs w:val="20"/>
          <w:lang w:val="de-CH"/>
        </w:rPr>
        <w:t>low</w:t>
      </w:r>
      <w:proofErr w:type="spellEnd"/>
      <w:r w:rsidRPr="00722454">
        <w:rPr>
          <w:sz w:val="20"/>
          <w:szCs w:val="20"/>
          <w:lang w:val="de-CH"/>
        </w:rPr>
        <w:t xml:space="preserve"> </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status</w:t>
      </w:r>
      <w:proofErr w:type="spellEnd"/>
      <w:r w:rsidRPr="00722454">
        <w:rPr>
          <w:sz w:val="20"/>
          <w:szCs w:val="20"/>
          <w:lang w:val="de-CH"/>
        </w:rPr>
        <w:t xml:space="preserve">. </w:t>
      </w:r>
      <w:proofErr w:type="spellStart"/>
      <w:r w:rsidRPr="00722454">
        <w:rPr>
          <w:sz w:val="20"/>
          <w:szCs w:val="20"/>
          <w:lang w:val="de-CH"/>
        </w:rPr>
        <w:t>Breastfeeding</w:t>
      </w:r>
      <w:proofErr w:type="spellEnd"/>
      <w:r w:rsidRPr="00722454">
        <w:rPr>
          <w:sz w:val="20"/>
          <w:szCs w:val="20"/>
          <w:lang w:val="de-CH"/>
        </w:rPr>
        <w:t xml:space="preserve"> was </w:t>
      </w:r>
      <w:proofErr w:type="spellStart"/>
      <w:r w:rsidRPr="00722454">
        <w:rPr>
          <w:sz w:val="20"/>
          <w:szCs w:val="20"/>
          <w:lang w:val="de-CH"/>
        </w:rPr>
        <w:t>associated</w:t>
      </w:r>
      <w:proofErr w:type="spellEnd"/>
      <w:r w:rsidRPr="00722454">
        <w:rPr>
          <w:sz w:val="20"/>
          <w:szCs w:val="20"/>
          <w:lang w:val="de-CH"/>
        </w:rPr>
        <w:t xml:space="preserve"> </w:t>
      </w:r>
      <w:proofErr w:type="spellStart"/>
      <w:r w:rsidRPr="00722454">
        <w:rPr>
          <w:sz w:val="20"/>
          <w:szCs w:val="20"/>
          <w:lang w:val="de-CH"/>
        </w:rPr>
        <w:t>with</w:t>
      </w:r>
      <w:proofErr w:type="spellEnd"/>
      <w:r w:rsidRPr="00722454">
        <w:rPr>
          <w:sz w:val="20"/>
          <w:szCs w:val="20"/>
          <w:lang w:val="de-CH"/>
        </w:rPr>
        <w:t xml:space="preserve"> </w:t>
      </w:r>
      <w:proofErr w:type="spellStart"/>
      <w:r w:rsidRPr="00722454">
        <w:rPr>
          <w:sz w:val="20"/>
          <w:szCs w:val="20"/>
          <w:lang w:val="de-CH"/>
        </w:rPr>
        <w:t>lower</w:t>
      </w:r>
      <w:proofErr w:type="spellEnd"/>
      <w:r w:rsidRPr="00722454">
        <w:rPr>
          <w:sz w:val="20"/>
          <w:szCs w:val="20"/>
          <w:lang w:val="de-CH"/>
        </w:rPr>
        <w:t xml:space="preserve"> </w:t>
      </w:r>
      <w:proofErr w:type="spellStart"/>
      <w:r w:rsidRPr="00722454">
        <w:rPr>
          <w:sz w:val="20"/>
          <w:szCs w:val="20"/>
          <w:lang w:val="de-CH"/>
        </w:rPr>
        <w:t>odds</w:t>
      </w:r>
      <w:proofErr w:type="spellEnd"/>
      <w:r w:rsidRPr="00722454">
        <w:rPr>
          <w:sz w:val="20"/>
          <w:szCs w:val="20"/>
          <w:lang w:val="de-CH"/>
        </w:rPr>
        <w:t xml:space="preserve"> </w:t>
      </w:r>
      <w:proofErr w:type="spellStart"/>
      <w:r w:rsidRPr="00722454">
        <w:rPr>
          <w:sz w:val="20"/>
          <w:szCs w:val="20"/>
          <w:lang w:val="de-CH"/>
        </w:rPr>
        <w:t>of</w:t>
      </w:r>
      <w:proofErr w:type="spellEnd"/>
      <w:r w:rsidRPr="00722454">
        <w:rPr>
          <w:sz w:val="20"/>
          <w:szCs w:val="20"/>
          <w:lang w:val="de-CH"/>
        </w:rPr>
        <w:t xml:space="preserve"> </w:t>
      </w:r>
      <w:del w:id="123" w:author="Anton Naganoor" w:date="2026-09-20T10:13:00Z" w16du:dateUtc="2026-09-20T08:13:00Z">
        <w:r w:rsidRPr="00722454" w:rsidDel="00F57BDA">
          <w:rPr>
            <w:sz w:val="20"/>
            <w:szCs w:val="20"/>
            <w:lang w:val="de-CH"/>
          </w:rPr>
          <w:delText>excessive</w:delText>
        </w:r>
      </w:del>
      <w:ins w:id="124" w:author="Anton Naganoor" w:date="2026-09-20T10:13:00Z" w16du:dateUtc="2026-09-20T08:13:00Z">
        <w:r w:rsidR="00F57BDA">
          <w:rPr>
            <w:sz w:val="20"/>
            <w:szCs w:val="20"/>
            <w:lang w:val="de-CH"/>
          </w:rPr>
          <w:t>high</w:t>
        </w:r>
      </w:ins>
      <w:r w:rsidRPr="00722454">
        <w:rPr>
          <w:sz w:val="20"/>
          <w:szCs w:val="20"/>
          <w:lang w:val="de-CH"/>
        </w:rPr>
        <w:t xml:space="preserve"> neonatal </w:t>
      </w:r>
      <w:proofErr w:type="spellStart"/>
      <w:r w:rsidRPr="00722454">
        <w:rPr>
          <w:sz w:val="20"/>
          <w:szCs w:val="20"/>
          <w:lang w:val="de-CH"/>
        </w:rPr>
        <w:t>weight</w:t>
      </w:r>
      <w:proofErr w:type="spellEnd"/>
      <w:r w:rsidRPr="00722454">
        <w:rPr>
          <w:sz w:val="20"/>
          <w:szCs w:val="20"/>
          <w:lang w:val="de-CH"/>
        </w:rPr>
        <w:t xml:space="preserve"> </w:t>
      </w:r>
      <w:proofErr w:type="spellStart"/>
      <w:r w:rsidRPr="00722454">
        <w:rPr>
          <w:sz w:val="20"/>
          <w:szCs w:val="20"/>
          <w:lang w:val="de-CH"/>
        </w:rPr>
        <w:t>loss</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normal-</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(OR = 0.53, 95% CI 0.43–0.64), </w:t>
      </w:r>
      <w:proofErr w:type="spellStart"/>
      <w:r w:rsidRPr="00722454">
        <w:rPr>
          <w:sz w:val="20"/>
          <w:szCs w:val="20"/>
          <w:lang w:val="de-CH"/>
        </w:rPr>
        <w:t>whereas</w:t>
      </w:r>
      <w:proofErr w:type="spellEnd"/>
      <w:r w:rsidRPr="00722454">
        <w:rPr>
          <w:sz w:val="20"/>
          <w:szCs w:val="20"/>
          <w:lang w:val="de-CH"/>
        </w:rPr>
        <w:t xml:space="preserve"> </w:t>
      </w:r>
      <w:proofErr w:type="spellStart"/>
      <w:r w:rsidRPr="00722454">
        <w:rPr>
          <w:sz w:val="20"/>
          <w:szCs w:val="20"/>
          <w:lang w:val="de-CH"/>
        </w:rPr>
        <w:t>the</w:t>
      </w:r>
      <w:proofErr w:type="spellEnd"/>
      <w:r w:rsidRPr="00722454">
        <w:rPr>
          <w:sz w:val="20"/>
          <w:szCs w:val="20"/>
          <w:lang w:val="de-CH"/>
        </w:rPr>
        <w:t xml:space="preserve"> </w:t>
      </w:r>
      <w:proofErr w:type="spellStart"/>
      <w:r w:rsidRPr="00722454">
        <w:rPr>
          <w:sz w:val="20"/>
          <w:szCs w:val="20"/>
          <w:lang w:val="de-CH"/>
        </w:rPr>
        <w:t>estimate</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w:t>
      </w:r>
      <w:proofErr w:type="spellStart"/>
      <w:r w:rsidRPr="00722454">
        <w:rPr>
          <w:sz w:val="20"/>
          <w:szCs w:val="20"/>
          <w:lang w:val="de-CH"/>
        </w:rPr>
        <w:t>low-birthweight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was </w:t>
      </w:r>
      <w:proofErr w:type="spellStart"/>
      <w:r w:rsidRPr="00722454">
        <w:rPr>
          <w:sz w:val="20"/>
          <w:szCs w:val="20"/>
          <w:lang w:val="de-CH"/>
        </w:rPr>
        <w:t>imprecise</w:t>
      </w:r>
      <w:proofErr w:type="spellEnd"/>
      <w:r w:rsidRPr="00722454">
        <w:rPr>
          <w:sz w:val="20"/>
          <w:szCs w:val="20"/>
          <w:lang w:val="de-CH"/>
        </w:rPr>
        <w:t xml:space="preserve"> (OR = 0.91, 95% CI 0.53–1.57). </w:t>
      </w:r>
      <w:r w:rsidRPr="00722454">
        <w:rPr>
          <w:sz w:val="20"/>
          <w:szCs w:val="20"/>
          <w:lang w:val="fr-CH"/>
        </w:rPr>
        <w:t xml:space="preserve">The protective association of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also</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irrespective</w:t>
      </w:r>
      <w:proofErr w:type="spellEnd"/>
      <w:r w:rsidRPr="00722454">
        <w:rPr>
          <w:sz w:val="20"/>
          <w:szCs w:val="20"/>
          <w:lang w:val="fr-CH"/>
        </w:rPr>
        <w:t xml:space="preserve"> of </w:t>
      </w:r>
      <w:proofErr w:type="spellStart"/>
      <w:r w:rsidRPr="00722454">
        <w:rPr>
          <w:sz w:val="20"/>
          <w:szCs w:val="20"/>
          <w:lang w:val="fr-CH"/>
        </w:rPr>
        <w:t>historical</w:t>
      </w:r>
      <w:proofErr w:type="spellEnd"/>
      <w:r w:rsidRPr="00722454">
        <w:rPr>
          <w:sz w:val="20"/>
          <w:szCs w:val="20"/>
          <w:lang w:val="fr-CH"/>
        </w:rPr>
        <w:t xml:space="preserve"> </w:t>
      </w:r>
      <w:proofErr w:type="spellStart"/>
      <w:r w:rsidRPr="00722454">
        <w:rPr>
          <w:sz w:val="20"/>
          <w:szCs w:val="20"/>
          <w:lang w:val="fr-CH"/>
        </w:rPr>
        <w:t>exposure</w:t>
      </w:r>
      <w:proofErr w:type="spellEnd"/>
      <w:r w:rsidRPr="00722454">
        <w:rPr>
          <w:sz w:val="20"/>
          <w:szCs w:val="20"/>
          <w:lang w:val="fr-CH"/>
        </w:rPr>
        <w:t xml:space="preserve"> </w:t>
      </w:r>
      <w:proofErr w:type="spellStart"/>
      <w:r w:rsidRPr="00722454">
        <w:rPr>
          <w:sz w:val="20"/>
          <w:szCs w:val="20"/>
          <w:lang w:val="fr-CH"/>
        </w:rPr>
        <w:t>status</w:t>
      </w:r>
      <w:proofErr w:type="spellEnd"/>
      <w:r w:rsidRPr="00722454">
        <w:rPr>
          <w:sz w:val="20"/>
          <w:szCs w:val="20"/>
          <w:lang w:val="fr-CH"/>
        </w:rPr>
        <w:t xml:space="preserve"> (</w:t>
      </w:r>
      <w:proofErr w:type="spellStart"/>
      <w:r w:rsidRPr="00722454">
        <w:rPr>
          <w:b/>
          <w:bCs/>
          <w:sz w:val="20"/>
          <w:szCs w:val="20"/>
          <w:lang w:val="fr-CH"/>
        </w:rPr>
        <w:t>Supplementary</w:t>
      </w:r>
      <w:proofErr w:type="spellEnd"/>
      <w:r w:rsidRPr="00722454">
        <w:rPr>
          <w:b/>
          <w:bCs/>
          <w:sz w:val="20"/>
          <w:szCs w:val="20"/>
          <w:lang w:val="fr-CH"/>
        </w:rPr>
        <w:t xml:space="preserve"> Figure S1</w:t>
      </w:r>
      <w:r w:rsidRPr="00722454">
        <w:rPr>
          <w:sz w:val="20"/>
          <w:szCs w:val="20"/>
          <w:lang w:val="fr-CH"/>
        </w:rPr>
        <w:t xml:space="preserve">).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associated</w:t>
      </w:r>
      <w:proofErr w:type="spellEnd"/>
      <w:r w:rsidRPr="00722454">
        <w:rPr>
          <w:sz w:val="20"/>
          <w:szCs w:val="20"/>
          <w:lang w:val="fr-CH"/>
        </w:rPr>
        <w:t xml:space="preserve"> </w:t>
      </w:r>
      <w:proofErr w:type="spellStart"/>
      <w:r w:rsidRPr="00722454">
        <w:rPr>
          <w:sz w:val="20"/>
          <w:szCs w:val="20"/>
          <w:lang w:val="fr-CH"/>
        </w:rPr>
        <w:t>with</w:t>
      </w:r>
      <w:proofErr w:type="spellEnd"/>
      <w:r w:rsidRPr="00722454">
        <w:rPr>
          <w:sz w:val="20"/>
          <w:szCs w:val="20"/>
          <w:lang w:val="fr-CH"/>
        </w:rPr>
        <w:t xml:space="preserve"> </w:t>
      </w:r>
      <w:proofErr w:type="spellStart"/>
      <w:r w:rsidRPr="00722454">
        <w:rPr>
          <w:sz w:val="20"/>
          <w:szCs w:val="20"/>
          <w:lang w:val="fr-CH"/>
        </w:rPr>
        <w:t>lower</w:t>
      </w:r>
      <w:proofErr w:type="spellEnd"/>
      <w:r w:rsidRPr="00722454">
        <w:rPr>
          <w:sz w:val="20"/>
          <w:szCs w:val="20"/>
          <w:lang w:val="fr-CH"/>
        </w:rPr>
        <w:t xml:space="preserve"> </w:t>
      </w:r>
      <w:proofErr w:type="spellStart"/>
      <w:r w:rsidRPr="00722454">
        <w:rPr>
          <w:sz w:val="20"/>
          <w:szCs w:val="20"/>
          <w:lang w:val="fr-CH"/>
        </w:rPr>
        <w:t>odds</w:t>
      </w:r>
      <w:proofErr w:type="spellEnd"/>
      <w:r w:rsidRPr="00722454">
        <w:rPr>
          <w:sz w:val="20"/>
          <w:szCs w:val="20"/>
          <w:lang w:val="fr-CH"/>
        </w:rPr>
        <w:t xml:space="preserve"> of </w:t>
      </w:r>
      <w:del w:id="125" w:author="Anton Naganoor" w:date="2026-09-20T10:13:00Z" w16du:dateUtc="2026-09-20T08:13:00Z">
        <w:r w:rsidRPr="00722454" w:rsidDel="00F57BDA">
          <w:rPr>
            <w:sz w:val="20"/>
            <w:szCs w:val="20"/>
            <w:lang w:val="fr-CH"/>
          </w:rPr>
          <w:delText>excessive</w:delText>
        </w:r>
      </w:del>
      <w:ins w:id="126" w:author="Anton Naganoor" w:date="2026-09-20T10:13:00Z" w16du:dateUtc="2026-09-20T08:13:00Z">
        <w:r w:rsidR="00F57BDA">
          <w:rPr>
            <w:sz w:val="20"/>
            <w:szCs w:val="20"/>
            <w:lang w:val="fr-CH"/>
          </w:rPr>
          <w:t>high</w:t>
        </w:r>
      </w:ins>
      <w:r w:rsidRPr="00722454">
        <w:rPr>
          <w:sz w:val="20"/>
          <w:szCs w:val="20"/>
          <w:lang w:val="fr-CH"/>
        </w:rPr>
        <w:t xml:space="preserve">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weight</w:t>
      </w:r>
      <w:proofErr w:type="spellEnd"/>
      <w:r w:rsidRPr="00722454">
        <w:rPr>
          <w:sz w:val="20"/>
          <w:szCs w:val="20"/>
          <w:lang w:val="fr-CH"/>
        </w:rPr>
        <w:t xml:space="preserve"> </w:t>
      </w:r>
      <w:proofErr w:type="spellStart"/>
      <w:r w:rsidRPr="00722454">
        <w:rPr>
          <w:sz w:val="20"/>
          <w:szCs w:val="20"/>
          <w:lang w:val="fr-CH"/>
        </w:rPr>
        <w:t>loss</w:t>
      </w:r>
      <w:proofErr w:type="spellEnd"/>
      <w:r w:rsidRPr="00722454">
        <w:rPr>
          <w:sz w:val="20"/>
          <w:szCs w:val="20"/>
          <w:lang w:val="fr-CH"/>
        </w:rPr>
        <w:t xml:space="preserve">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influenza </w:t>
      </w:r>
      <w:proofErr w:type="spellStart"/>
      <w:r w:rsidRPr="00722454">
        <w:rPr>
          <w:sz w:val="20"/>
          <w:szCs w:val="20"/>
          <w:lang w:val="fr-CH"/>
        </w:rPr>
        <w:t>pandemic</w:t>
      </w:r>
      <w:proofErr w:type="spellEnd"/>
      <w:r w:rsidRPr="00722454">
        <w:rPr>
          <w:sz w:val="20"/>
          <w:szCs w:val="20"/>
          <w:lang w:val="fr-CH"/>
        </w:rPr>
        <w:t xml:space="preserve">, as </w:t>
      </w:r>
      <w:proofErr w:type="spellStart"/>
      <w:r w:rsidRPr="00722454">
        <w:rPr>
          <w:sz w:val="20"/>
          <w:szCs w:val="20"/>
          <w:lang w:val="fr-CH"/>
        </w:rPr>
        <w:t>well</w:t>
      </w:r>
      <w:proofErr w:type="spellEnd"/>
      <w:r w:rsidRPr="00722454">
        <w:rPr>
          <w:sz w:val="20"/>
          <w:szCs w:val="20"/>
          <w:lang w:val="fr-CH"/>
        </w:rPr>
        <w:t xml:space="preserve"> as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lastRenderedPageBreak/>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First World </w:t>
      </w:r>
      <w:proofErr w:type="spellStart"/>
      <w:r w:rsidRPr="00722454">
        <w:rPr>
          <w:sz w:val="20"/>
          <w:szCs w:val="20"/>
          <w:lang w:val="fr-CH"/>
        </w:rPr>
        <w:t>War</w:t>
      </w:r>
      <w:proofErr w:type="spellEnd"/>
      <w:r w:rsidRPr="00722454">
        <w:rPr>
          <w:sz w:val="20"/>
          <w:szCs w:val="20"/>
          <w:lang w:val="fr-CH"/>
        </w:rPr>
        <w:t xml:space="preserve">. </w:t>
      </w:r>
      <w:proofErr w:type="spellStart"/>
      <w:r w:rsidRPr="00722454">
        <w:rPr>
          <w:sz w:val="20"/>
          <w:szCs w:val="20"/>
          <w:lang w:val="fr-CH"/>
        </w:rPr>
        <w:t>Similar</w:t>
      </w:r>
      <w:proofErr w:type="spellEnd"/>
      <w:r w:rsidRPr="00722454">
        <w:rPr>
          <w:sz w:val="20"/>
          <w:szCs w:val="20"/>
          <w:lang w:val="fr-CH"/>
        </w:rPr>
        <w:t xml:space="preserve"> </w:t>
      </w:r>
      <w:proofErr w:type="spellStart"/>
      <w:r w:rsidRPr="00722454">
        <w:rPr>
          <w:sz w:val="20"/>
          <w:szCs w:val="20"/>
          <w:lang w:val="fr-CH"/>
        </w:rPr>
        <w:t>findings</w:t>
      </w:r>
      <w:proofErr w:type="spellEnd"/>
      <w:r w:rsidRPr="00722454">
        <w:rPr>
          <w:sz w:val="20"/>
          <w:szCs w:val="20"/>
          <w:lang w:val="fr-CH"/>
        </w:rPr>
        <w:t xml:space="preserve">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when</w:t>
      </w:r>
      <w:proofErr w:type="spellEnd"/>
      <w:r w:rsidRPr="00722454">
        <w:rPr>
          <w:sz w:val="20"/>
          <w:szCs w:val="20"/>
          <w:lang w:val="fr-CH"/>
        </w:rPr>
        <w:t xml:space="preserve"> analyses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stratified</w:t>
      </w:r>
      <w:proofErr w:type="spellEnd"/>
      <w:r w:rsidRPr="00722454">
        <w:rPr>
          <w:sz w:val="20"/>
          <w:szCs w:val="20"/>
          <w:lang w:val="fr-CH"/>
        </w:rPr>
        <w:t xml:space="preserve"> </w:t>
      </w:r>
      <w:proofErr w:type="spellStart"/>
      <w:r w:rsidRPr="00722454">
        <w:rPr>
          <w:sz w:val="20"/>
          <w:szCs w:val="20"/>
          <w:lang w:val="fr-CH"/>
        </w:rPr>
        <w:t>according</w:t>
      </w:r>
      <w:proofErr w:type="spellEnd"/>
      <w:r w:rsidRPr="00722454">
        <w:rPr>
          <w:sz w:val="20"/>
          <w:szCs w:val="20"/>
          <w:lang w:val="fr-CH"/>
        </w:rPr>
        <w:t xml:space="preserve"> to </w:t>
      </w:r>
      <w:proofErr w:type="spellStart"/>
      <w:r w:rsidRPr="00722454">
        <w:rPr>
          <w:sz w:val="20"/>
          <w:szCs w:val="20"/>
          <w:lang w:val="fr-CH"/>
        </w:rPr>
        <w:t>maternal</w:t>
      </w:r>
      <w:proofErr w:type="spellEnd"/>
      <w:r w:rsidRPr="00722454">
        <w:rPr>
          <w:sz w:val="20"/>
          <w:szCs w:val="20"/>
          <w:lang w:val="fr-CH"/>
        </w:rPr>
        <w:t xml:space="preserve"> influenza </w:t>
      </w:r>
      <w:proofErr w:type="spellStart"/>
      <w:r w:rsidRPr="00722454">
        <w:rPr>
          <w:sz w:val="20"/>
          <w:szCs w:val="20"/>
          <w:lang w:val="fr-CH"/>
        </w:rPr>
        <w:t>during</w:t>
      </w:r>
      <w:proofErr w:type="spellEnd"/>
      <w:r w:rsidRPr="00722454">
        <w:rPr>
          <w:sz w:val="20"/>
          <w:szCs w:val="20"/>
          <w:lang w:val="fr-CH"/>
        </w:rPr>
        <w:t xml:space="preserve"> </w:t>
      </w:r>
      <w:proofErr w:type="spellStart"/>
      <w:r w:rsidRPr="00722454">
        <w:rPr>
          <w:sz w:val="20"/>
          <w:szCs w:val="20"/>
          <w:lang w:val="fr-CH"/>
        </w:rPr>
        <w:t>pandemic-period</w:t>
      </w:r>
      <w:proofErr w:type="spellEnd"/>
      <w:r w:rsidRPr="00722454">
        <w:rPr>
          <w:sz w:val="20"/>
          <w:szCs w:val="20"/>
          <w:lang w:val="fr-CH"/>
        </w:rPr>
        <w:t xml:space="preserve"> </w:t>
      </w:r>
      <w:proofErr w:type="spellStart"/>
      <w:r w:rsidRPr="00722454">
        <w:rPr>
          <w:sz w:val="20"/>
          <w:szCs w:val="20"/>
          <w:lang w:val="fr-CH"/>
        </w:rPr>
        <w:t>pregnancy</w:t>
      </w:r>
      <w:proofErr w:type="spellEnd"/>
      <w:r w:rsidRPr="00722454">
        <w:rPr>
          <w:sz w:val="20"/>
          <w:szCs w:val="20"/>
          <w:lang w:val="fr-CH"/>
        </w:rPr>
        <w:t xml:space="preserve"> and by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sex</w:t>
      </w:r>
      <w:proofErr w:type="spellEnd"/>
      <w:r w:rsidRPr="00722454">
        <w:rPr>
          <w:sz w:val="20"/>
          <w:szCs w:val="20"/>
          <w:lang w:val="fr-CH"/>
        </w:rPr>
        <w:t>.</w:t>
      </w:r>
      <w:r w:rsidR="00043ADA">
        <w:rPr>
          <w:sz w:val="20"/>
          <w:szCs w:val="20"/>
          <w:lang w:val="fr-CH"/>
        </w:rPr>
        <w:t xml:space="preserve"> </w:t>
      </w:r>
      <w:r w:rsidR="00043ADA" w:rsidRPr="00FB4BC1">
        <w:rPr>
          <w:sz w:val="20"/>
          <w:szCs w:val="20"/>
        </w:rPr>
        <w:t xml:space="preserve">Overall, the association between breastfeeding and lower odds of </w:t>
      </w:r>
      <w:del w:id="127" w:author="Anton Naganoor" w:date="2026-09-20T10:13:00Z" w16du:dateUtc="2026-09-20T08:13:00Z">
        <w:r w:rsidR="00043ADA" w:rsidRPr="00FB4BC1" w:rsidDel="00F57BDA">
          <w:rPr>
            <w:sz w:val="20"/>
            <w:szCs w:val="20"/>
          </w:rPr>
          <w:delText>excessive</w:delText>
        </w:r>
      </w:del>
      <w:ins w:id="128" w:author="Anton Naganoor" w:date="2026-09-20T10:13:00Z" w16du:dateUtc="2026-09-20T08:13:00Z">
        <w:r w:rsidR="00F57BDA">
          <w:rPr>
            <w:sz w:val="20"/>
            <w:szCs w:val="20"/>
          </w:rPr>
          <w:t>high</w:t>
        </w:r>
      </w:ins>
      <w:r w:rsidR="00043ADA" w:rsidRPr="00FB4BC1">
        <w:rPr>
          <w:sz w:val="20"/>
          <w:szCs w:val="20"/>
        </w:rPr>
        <w:t xml:space="preserve"> neonatal weight loss was consistent across the examined neonatal subgroups and historical exposure periods</w:t>
      </w:r>
      <w:r w:rsidR="00043ADA">
        <w:rPr>
          <w:sz w:val="20"/>
          <w:szCs w:val="20"/>
        </w:rPr>
        <w:t>.</w:t>
      </w:r>
    </w:p>
    <w:p w14:paraId="4B0A5F6B" w14:textId="77777777" w:rsidR="00834C3D" w:rsidRDefault="00834C3D" w:rsidP="00834C3D">
      <w:pPr>
        <w:snapToGrid w:val="0"/>
        <w:spacing w:after="120" w:line="360" w:lineRule="auto"/>
        <w:rPr>
          <w:ins w:id="129" w:author="Anton Naganoor" w:date="2026-09-20T13:46:00Z" w16du:dateUtc="2026-09-20T11:46:00Z"/>
          <w:sz w:val="20"/>
          <w:szCs w:val="20"/>
        </w:rPr>
      </w:pPr>
      <w:ins w:id="130" w:author="Anton Naganoor" w:date="2026-09-20T13:46:00Z" w16du:dateUtc="2026-09-20T11:46:00Z">
        <w:r w:rsidRPr="003C01A6">
          <w:rPr>
            <w:sz w:val="20"/>
            <w:szCs w:val="20"/>
          </w:rPr>
          <w:t>As an additional sensitivity analysis addressing variation in postnatal weight measurement timing, the primary gestational-age-adjusted models were repeated among the 9,779 infants with both postnatal weight measurements recorded exactly on days 5 and 10 (</w:t>
        </w:r>
        <w:r w:rsidRPr="00014FE8">
          <w:rPr>
            <w:b/>
            <w:bCs/>
            <w:sz w:val="20"/>
            <w:szCs w:val="20"/>
          </w:rPr>
          <w:t>Supplementary Table S10</w:t>
        </w:r>
        <w:r w:rsidRPr="003C01A6">
          <w:rPr>
            <w:sz w:val="20"/>
            <w:szCs w:val="20"/>
          </w:rPr>
          <w:t xml:space="preserve">). In the linear model, breastfeeding remained associated with lower maximum neonatal weight loss compared with artificial feeding (β = −1.147, 95% CI −1.424 to −0.871; p&lt;0.001), whereas mixed feeding remained associated with greater weight loss (β = 0.860, 95% CI 0.543 to 1.176; p&lt;0.001). The association with pregnancy overlapping the influenza pandemic was also </w:t>
        </w:r>
        <w:proofErr w:type="gramStart"/>
        <w:r w:rsidRPr="003C01A6">
          <w:rPr>
            <w:sz w:val="20"/>
            <w:szCs w:val="20"/>
          </w:rPr>
          <w:t>similar to</w:t>
        </w:r>
        <w:proofErr w:type="gramEnd"/>
        <w:r w:rsidRPr="003C01A6">
          <w:rPr>
            <w:sz w:val="20"/>
            <w:szCs w:val="20"/>
          </w:rPr>
          <w:t xml:space="preserve"> the primary analysis (β = 0.388, 95% CI 0.218 to 0.558; p&lt;0.001)</w:t>
        </w:r>
        <w:r>
          <w:rPr>
            <w:sz w:val="20"/>
            <w:szCs w:val="20"/>
          </w:rPr>
          <w:t xml:space="preserve">. </w:t>
        </w:r>
        <w:r w:rsidRPr="00433B08">
          <w:rPr>
            <w:sz w:val="20"/>
            <w:szCs w:val="20"/>
          </w:rPr>
          <w:t xml:space="preserve">There was no clear evidence of an association between World War I exposure and maximum neonatal weight loss </w:t>
        </w:r>
        <w:r w:rsidRPr="003C01A6">
          <w:rPr>
            <w:sz w:val="20"/>
            <w:szCs w:val="20"/>
          </w:rPr>
          <w:t>(β = 0.107, 95% CI −0.042 to 0.256; p=0.158). In the corresponding logistic model, breastfeeding remained associated with lower odds of neonatal weight loss &gt;10% (OR = 0.530, 95% CI 0.434–0.650; p&lt;0.001), and mixed feeding with higher odds (OR = 1.453, 95% CI 1.167–1.817; p&lt;0.001). Overall, restriction to standardized day-5 and day-10 measurements did not materially alter the principal feeding associations observed in the primary analyses.</w:t>
        </w:r>
      </w:ins>
    </w:p>
    <w:p w14:paraId="633A7A14" w14:textId="77777777" w:rsidR="00834C3D" w:rsidRPr="00834C3D" w:rsidRDefault="00834C3D" w:rsidP="00722454">
      <w:pPr>
        <w:snapToGrid w:val="0"/>
        <w:spacing w:after="120" w:line="360" w:lineRule="auto"/>
        <w:rPr>
          <w:sz w:val="20"/>
          <w:szCs w:val="20"/>
          <w:rPrChange w:id="131" w:author="Anton Naganoor" w:date="2026-09-20T13:46:00Z" w16du:dateUtc="2026-09-20T11:46:00Z">
            <w:rPr>
              <w:sz w:val="20"/>
              <w:szCs w:val="20"/>
              <w:lang w:val="fr-CH"/>
            </w:rPr>
          </w:rPrChange>
        </w:rPr>
      </w:pPr>
    </w:p>
    <w:bookmarkEnd w:id="12"/>
    <w:bookmarkEnd w:id="20"/>
    <w:p w14:paraId="645BA6AD" w14:textId="4E2C1959" w:rsidR="00D55DC2" w:rsidRPr="00EE1570"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Discussion</w:t>
      </w:r>
    </w:p>
    <w:p w14:paraId="3F5BDD0A" w14:textId="0F5B314E" w:rsidR="009036D6" w:rsidRPr="00EE1570" w:rsidRDefault="05443AEB" w:rsidP="003F07C6">
      <w:pPr>
        <w:snapToGrid w:val="0"/>
        <w:spacing w:after="120" w:line="360" w:lineRule="auto"/>
        <w:rPr>
          <w:color w:val="000000" w:themeColor="text1"/>
          <w:sz w:val="20"/>
          <w:szCs w:val="20"/>
        </w:rPr>
      </w:pPr>
      <w:r w:rsidRPr="6BB5E041">
        <w:rPr>
          <w:color w:val="000000" w:themeColor="text1"/>
          <w:sz w:val="20"/>
          <w:szCs w:val="20"/>
        </w:rPr>
        <w:t xml:space="preserve">In this historical cohort of 11,739 neonates born between 1905 and 1924, feeding mode emerged as the strongest determinant of neonatal weight loss. Breastfeeding was consistently associated with lower maximum </w:t>
      </w:r>
      <w:r w:rsidR="002A0D1F">
        <w:rPr>
          <w:sz w:val="20"/>
          <w:szCs w:val="20"/>
        </w:rPr>
        <w:t xml:space="preserve">observed </w:t>
      </w:r>
      <w:r w:rsidRPr="6BB5E041">
        <w:rPr>
          <w:color w:val="000000" w:themeColor="text1"/>
          <w:sz w:val="20"/>
          <w:szCs w:val="20"/>
        </w:rPr>
        <w:t xml:space="preserve">neonatal weight loss and lower odds of </w:t>
      </w:r>
      <w:del w:id="132" w:author="Anton Naganoor" w:date="2026-09-20T10:13:00Z" w16du:dateUtc="2026-09-20T08:13:00Z">
        <w:r w:rsidRPr="6BB5E041" w:rsidDel="00F57BDA">
          <w:rPr>
            <w:color w:val="000000" w:themeColor="text1"/>
            <w:sz w:val="20"/>
            <w:szCs w:val="20"/>
          </w:rPr>
          <w:delText>excessive</w:delText>
        </w:r>
      </w:del>
      <w:ins w:id="133" w:author="Anton Naganoor" w:date="2026-09-20T10:13:00Z" w16du:dateUtc="2026-09-20T08:13:00Z">
        <w:r w:rsidR="00F57BDA">
          <w:rPr>
            <w:color w:val="000000" w:themeColor="text1"/>
            <w:sz w:val="20"/>
            <w:szCs w:val="20"/>
          </w:rPr>
          <w:t>high</w:t>
        </w:r>
      </w:ins>
      <w:r w:rsidRPr="6BB5E041">
        <w:rPr>
          <w:color w:val="000000" w:themeColor="text1"/>
          <w:sz w:val="20"/>
          <w:szCs w:val="20"/>
        </w:rPr>
        <w:t xml:space="preserve"> weight loss, whereas mixed feeding was associated with higher weight loss across all analyses. </w:t>
      </w:r>
      <w:r w:rsidR="004F37AA" w:rsidRPr="004F37AA">
        <w:rPr>
          <w:color w:val="000000" w:themeColor="text1"/>
          <w:sz w:val="20"/>
          <w:szCs w:val="20"/>
        </w:rPr>
        <w:t>These associations remained highly consistent across the main gestational-age-adjusted models and birthweight-adjusted sensitivity models, indicating that feeding-related effects were robust to alternative modelling strategies</w:t>
      </w:r>
      <w:r w:rsidRPr="6BB5E041">
        <w:rPr>
          <w:color w:val="000000" w:themeColor="text1"/>
          <w:sz w:val="20"/>
          <w:szCs w:val="20"/>
        </w:rPr>
        <w:t>.</w:t>
      </w:r>
      <w:r w:rsidR="2C7704FE" w:rsidRPr="6BB5E041">
        <w:rPr>
          <w:color w:val="000000" w:themeColor="text1"/>
          <w:sz w:val="20"/>
          <w:szCs w:val="20"/>
        </w:rPr>
        <w:t xml:space="preserve"> </w:t>
      </w:r>
      <w:r w:rsidRPr="6BB5E041">
        <w:rPr>
          <w:color w:val="000000" w:themeColor="text1"/>
          <w:sz w:val="20"/>
          <w:szCs w:val="20"/>
        </w:rPr>
        <w:t>In addition to feeding mode, maternal influenza exposure and pregnancies overlapping the 1918–19</w:t>
      </w:r>
      <w:r w:rsidR="00160428">
        <w:rPr>
          <w:color w:val="000000" w:themeColor="text1"/>
          <w:sz w:val="20"/>
          <w:szCs w:val="20"/>
        </w:rPr>
        <w:t>20</w:t>
      </w:r>
      <w:r w:rsidRPr="6BB5E041">
        <w:rPr>
          <w:color w:val="000000" w:themeColor="text1"/>
          <w:sz w:val="20"/>
          <w:szCs w:val="20"/>
        </w:rPr>
        <w:t xml:space="preserve"> influenza pandemic were associated with increased neonatal weight loss. </w:t>
      </w:r>
      <w:ins w:id="134" w:author="Anton Naganoor" w:date="2026-09-20T11:41:00Z">
        <w:r w:rsidR="002A0CE4" w:rsidRPr="002A0CE4">
          <w:rPr>
            <w:color w:val="000000" w:themeColor="text1"/>
            <w:sz w:val="20"/>
            <w:szCs w:val="20"/>
          </w:rPr>
          <w:t>There was no clear evidence of an independent association between First World War exposure and neonatal weight loss after adjustment for feeding mode and perinatal characteristics</w:t>
        </w:r>
      </w:ins>
      <w:ins w:id="135" w:author="Anton Naganoor" w:date="2026-09-20T11:41:00Z" w16du:dateUtc="2026-09-20T09:41:00Z">
        <w:r w:rsidR="002A0CE4">
          <w:rPr>
            <w:color w:val="000000" w:themeColor="text1"/>
            <w:sz w:val="20"/>
            <w:szCs w:val="20"/>
          </w:rPr>
          <w:t xml:space="preserve">. </w:t>
        </w:r>
      </w:ins>
      <w:del w:id="136" w:author="Anton Naganoor" w:date="2026-09-20T11:39:00Z" w16du:dateUtc="2026-09-20T09:39:00Z">
        <w:r w:rsidRPr="6BB5E041" w:rsidDel="00DF1944">
          <w:rPr>
            <w:color w:val="000000" w:themeColor="text1"/>
            <w:sz w:val="20"/>
            <w:szCs w:val="20"/>
          </w:rPr>
          <w:delText xml:space="preserve">By contrast, no independent association between </w:delText>
        </w:r>
        <w:r w:rsidR="3BCF3A3A" w:rsidRPr="6BB5E041" w:rsidDel="00DF1944">
          <w:rPr>
            <w:color w:val="000000" w:themeColor="text1"/>
            <w:sz w:val="20"/>
            <w:szCs w:val="20"/>
          </w:rPr>
          <w:delText xml:space="preserve">First </w:delText>
        </w:r>
        <w:r w:rsidRPr="6BB5E041" w:rsidDel="00DF1944">
          <w:rPr>
            <w:color w:val="000000" w:themeColor="text1"/>
            <w:sz w:val="20"/>
            <w:szCs w:val="20"/>
          </w:rPr>
          <w:delText>World War exposure and neonatal weight loss remained after adjustment for feeding mode and perinatal characteristics.</w:delText>
        </w:r>
      </w:del>
      <w:del w:id="137" w:author="Anton Naganoor" w:date="2026-09-20T11:41:00Z" w16du:dateUtc="2026-09-20T09:41:00Z">
        <w:r w:rsidRPr="6BB5E041" w:rsidDel="002A0CE4">
          <w:rPr>
            <w:color w:val="000000" w:themeColor="text1"/>
            <w:sz w:val="20"/>
            <w:szCs w:val="20"/>
          </w:rPr>
          <w:delText xml:space="preserve"> </w:delText>
        </w:r>
      </w:del>
      <w:r w:rsidRPr="6BB5E041">
        <w:rPr>
          <w:color w:val="000000" w:themeColor="text1"/>
          <w:sz w:val="20"/>
          <w:szCs w:val="20"/>
        </w:rPr>
        <w:t>However, the magnitude of the feeding-related associations substantially exceeded that of the historical crisis-related exposures, highlighting feeding mode as the dominant correlate of neonatal weight loss in this cohort.</w:t>
      </w:r>
    </w:p>
    <w:p w14:paraId="4CE595DD" w14:textId="29C502F6" w:rsidR="009036D6" w:rsidRPr="00EE1570" w:rsidRDefault="009036D6" w:rsidP="003F07C6">
      <w:pPr>
        <w:snapToGrid w:val="0"/>
        <w:spacing w:after="120" w:line="360" w:lineRule="auto"/>
        <w:rPr>
          <w:b/>
          <w:bCs/>
          <w:color w:val="000000" w:themeColor="text1"/>
          <w:sz w:val="20"/>
          <w:szCs w:val="20"/>
        </w:rPr>
      </w:pPr>
      <w:r w:rsidRPr="2912D7FB">
        <w:rPr>
          <w:b/>
          <w:bCs/>
          <w:color w:val="000000" w:themeColor="text1"/>
          <w:sz w:val="20"/>
          <w:szCs w:val="20"/>
        </w:rPr>
        <w:t>Feeding mode and neonatal weight loss</w:t>
      </w:r>
    </w:p>
    <w:p w14:paraId="600BD832" w14:textId="52931F27" w:rsidR="00EC675B" w:rsidRDefault="05443AEB" w:rsidP="003F07C6">
      <w:pPr>
        <w:snapToGrid w:val="0"/>
        <w:spacing w:after="120" w:line="360" w:lineRule="auto"/>
        <w:rPr>
          <w:color w:val="000000" w:themeColor="text1"/>
          <w:sz w:val="20"/>
          <w:szCs w:val="20"/>
        </w:rPr>
      </w:pPr>
      <w:r w:rsidRPr="4C3C38DC">
        <w:rPr>
          <w:color w:val="000000" w:themeColor="text1"/>
          <w:sz w:val="20"/>
          <w:szCs w:val="20"/>
        </w:rPr>
        <w:t xml:space="preserve">Breastfeeding was consistently associated with lower neonatal weight loss and lower odds of </w:t>
      </w:r>
      <w:del w:id="138" w:author="Anton Naganoor" w:date="2026-09-20T10:13:00Z" w16du:dateUtc="2026-09-20T08:13:00Z">
        <w:r w:rsidRPr="4C3C38DC" w:rsidDel="00F57BDA">
          <w:rPr>
            <w:color w:val="000000" w:themeColor="text1"/>
            <w:sz w:val="20"/>
            <w:szCs w:val="20"/>
          </w:rPr>
          <w:delText>excessive</w:delText>
        </w:r>
      </w:del>
      <w:ins w:id="139" w:author="Anton Naganoor" w:date="2026-09-20T10:13:00Z" w16du:dateUtc="2026-09-20T08:13:00Z">
        <w:r w:rsidR="00F57BDA">
          <w:rPr>
            <w:color w:val="000000" w:themeColor="text1"/>
            <w:sz w:val="20"/>
            <w:szCs w:val="20"/>
          </w:rPr>
          <w:t>high</w:t>
        </w:r>
      </w:ins>
      <w:r w:rsidRPr="4C3C38DC">
        <w:rPr>
          <w:color w:val="000000" w:themeColor="text1"/>
          <w:sz w:val="20"/>
          <w:szCs w:val="20"/>
        </w:rPr>
        <w:t xml:space="preserve"> neonatal weight loss, whereas mixed feeding was associated with greater neonatal weight loss. The strong association between feeding mode and neonatal weight loss is broadly consistent with contemporary neonatal literature, which identifies infant feeding as one of the most important determinants of early postnatal weight trajectories. Several modern studies have reported significant associations between feeding practices and both physiological and </w:t>
      </w:r>
      <w:del w:id="140" w:author="Anton Naganoor" w:date="2026-09-20T10:13:00Z" w16du:dateUtc="2026-09-20T08:13:00Z">
        <w:r w:rsidRPr="4C3C38DC" w:rsidDel="00F57BDA">
          <w:rPr>
            <w:color w:val="000000" w:themeColor="text1"/>
            <w:sz w:val="20"/>
            <w:szCs w:val="20"/>
          </w:rPr>
          <w:delText>excessive</w:delText>
        </w:r>
      </w:del>
      <w:ins w:id="141" w:author="Anton Naganoor" w:date="2026-09-20T10:13:00Z" w16du:dateUtc="2026-09-20T08:13:00Z">
        <w:r w:rsidR="00F57BDA">
          <w:rPr>
            <w:color w:val="000000" w:themeColor="text1"/>
            <w:sz w:val="20"/>
            <w:szCs w:val="20"/>
          </w:rPr>
          <w:t>high</w:t>
        </w:r>
      </w:ins>
      <w:r w:rsidRPr="4C3C38DC">
        <w:rPr>
          <w:color w:val="000000" w:themeColor="text1"/>
          <w:sz w:val="20"/>
          <w:szCs w:val="20"/>
        </w:rPr>
        <w:t xml:space="preserve"> neonatal weight loss.</w:t>
      </w:r>
      <w:sdt>
        <w:sdtPr>
          <w:rPr>
            <w:color w:val="000000"/>
            <w:sz w:val="20"/>
            <w:szCs w:val="20"/>
          </w:rPr>
          <w:tag w:val="MENDELEY_CITATION_v3_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0s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"/>
          <w:id w:val="1851916635"/>
          <w:placeholder>
            <w:docPart w:val="DefaultPlaceholder_-1854013440"/>
          </w:placeholder>
        </w:sdtPr>
        <w:sdtContent>
          <w:r w:rsidR="00C17EFA" w:rsidRPr="00C17EFA">
            <w:rPr>
              <w:color w:val="000000"/>
              <w:sz w:val="20"/>
            </w:rPr>
            <w:t xml:space="preserve">(Dewey, 2001; DiTomasso &amp; Cloud, 2019; Kellams, Harrel, </w:t>
          </w:r>
          <w:proofErr w:type="spellStart"/>
          <w:r w:rsidR="00C17EFA" w:rsidRPr="00C17EFA">
            <w:rPr>
              <w:color w:val="000000"/>
              <w:sz w:val="20"/>
            </w:rPr>
            <w:t>Omage</w:t>
          </w:r>
          <w:proofErr w:type="spellEnd"/>
          <w:r w:rsidR="00C17EFA" w:rsidRPr="00C17EFA">
            <w:rPr>
              <w:color w:val="000000"/>
              <w:sz w:val="20"/>
            </w:rPr>
            <w:t>, Gregory, &amp; Rosen-Carole, 2017; Macdonald et al., 2003; Miyoshi et al., 2020; Regnault et al., 2011)</w:t>
          </w:r>
        </w:sdtContent>
      </w:sdt>
      <w:r w:rsidR="2C7704FE" w:rsidRPr="4C3C38DC">
        <w:rPr>
          <w:color w:val="000000" w:themeColor="text1"/>
          <w:sz w:val="20"/>
          <w:szCs w:val="20"/>
        </w:rPr>
        <w:t xml:space="preserve"> </w:t>
      </w:r>
      <w:r w:rsidRPr="4C3C38DC">
        <w:rPr>
          <w:color w:val="000000" w:themeColor="text1"/>
          <w:sz w:val="20"/>
          <w:szCs w:val="20"/>
        </w:rPr>
        <w:t>However, the direction of the association observed in the present study differs from that reported in many contemporary cohorts. Modern studies frequently describe greater early physiological weight loss among exclusively breastfed newborns, particularly during the establishment of lactation and the transition to effective milk transfer.</w:t>
      </w:r>
      <w:sdt>
        <w:sdtPr>
          <w:rPr>
            <w:color w:val="000000"/>
            <w:sz w:val="20"/>
            <w:szCs w:val="20"/>
          </w:rPr>
          <w:tag w:val="MENDELEY_CITATION_v3_eyJjaXRhdGlvbklEIjoiTUVOREVMRVlfQ0lUQVRJT05fNmMzMzJkMmItMTZhYS00NjUzLTgwMjMtZTZjOTUzNTAyYzhiIiwicHJvcGVydGllcyI6eyJub3RlSW5kZXgiOjB9LCJpc0VkaXRlZCI6ZmFsc2UsIm1hbnVhbE92ZXJyaWRlIjp7ImlzTWFudWFsbHlPdmVycmlkZGVuIjpmYWxzZSwiY2l0ZXByb2NUZXh0IjoiKERld2V5LCAyMDAxOyBEaVRvbWFzc28gJiMzODsgQ2xvdWQsIDIwMTk7IE1hY2RvbmFsZCBldCBhbC4sIDIwMDM7IE1peW9zaGkgZXQgYWwuLCAyMDIwOyBSZWduYXVsdCBldCBhbC4sIDIwMTE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LH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"/>
          <w:id w:val="-1273936676"/>
          <w:placeholder>
            <w:docPart w:val="B977A7AC307288429C219FE5F2557283"/>
          </w:placeholder>
        </w:sdtPr>
        <w:sdtContent>
          <w:r w:rsidR="00C17EFA" w:rsidRPr="00C17EFA">
            <w:rPr>
              <w:color w:val="000000"/>
              <w:sz w:val="20"/>
            </w:rPr>
            <w:t xml:space="preserve">(Dewey, 2001; DiTomasso &amp; Cloud, 2019; Macdonald et al., 2003; Miyoshi et al., 2020; Regnault et al., </w:t>
          </w:r>
          <w:r w:rsidR="00C17EFA" w:rsidRPr="00C17EFA">
            <w:rPr>
              <w:color w:val="000000"/>
              <w:sz w:val="20"/>
            </w:rPr>
            <w:lastRenderedPageBreak/>
            <w:t>2011)</w:t>
          </w:r>
        </w:sdtContent>
      </w:sdt>
      <w:r w:rsidRPr="4C3C38DC">
        <w:rPr>
          <w:color w:val="000000" w:themeColor="text1"/>
          <w:sz w:val="20"/>
          <w:szCs w:val="20"/>
        </w:rPr>
        <w:t xml:space="preserve"> In contrast, breastfed infants in our historical cohort experienced lower neonatal weight loss than artificially fed infants.</w:t>
      </w:r>
      <w:r w:rsidR="00EC675B">
        <w:rPr>
          <w:color w:val="000000" w:themeColor="text1"/>
          <w:sz w:val="20"/>
          <w:szCs w:val="20"/>
        </w:rPr>
        <w:t xml:space="preserve"> </w:t>
      </w:r>
      <w:r w:rsidR="00EC675B" w:rsidRPr="00EC675B">
        <w:rPr>
          <w:color w:val="000000" w:themeColor="text1"/>
          <w:sz w:val="20"/>
          <w:szCs w:val="20"/>
        </w:rPr>
        <w:t>From a human-biological perspective, lactation represents an important component of maternal investment, marking the transition from prenatal placental provisioning to postnatal transfer of maternal resources to the offspring</w:t>
      </w:r>
      <w:r w:rsidR="00EC675B">
        <w:rPr>
          <w:color w:val="000000" w:themeColor="text1"/>
          <w:sz w:val="20"/>
          <w:szCs w:val="20"/>
        </w:rPr>
        <w:t>.</w:t>
      </w:r>
      <w:sdt>
        <w:sdtPr>
          <w:rPr>
            <w:color w:val="000000"/>
            <w:sz w:val="20"/>
            <w:szCs w:val="20"/>
          </w:rPr>
          <w:tag w:val="MENDELEY_CITATION_v3_eyJjaXRhdGlvbklEIjoiTUVOREVMRVlfQ0lUQVRJT05fMmMyZTc4MTYtZTMwNy00NDdmLTlkMTAtMmViZmE4MDUxYTRiIiwicHJvcGVydGllcyI6eyJub3RlSW5kZXgiOjB9LCJpc0VkaXRlZCI6ZmFsc2UsIm1hbnVhbE92ZXJyaWRlIjp7ImlzTWFudWFsbHlPdmVycmlkZGVuIjpmYWxzZSwiY2l0ZXByb2NUZXh0IjoiKERpYiwgRmV3dHJlbGwsICYjMzg7IFdlbGxzLCAyMDIzOyBNaWxsZXIgZXQgYWwuLCAyMDI1OyBXZWxscywgMjAxMCk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V19"/>
          <w:id w:val="938494996"/>
          <w:placeholder>
            <w:docPart w:val="DefaultPlaceholder_-1854013440"/>
          </w:placeholder>
        </w:sdtPr>
        <w:sdtContent>
          <w:r w:rsidR="00C17EFA" w:rsidRPr="00C17EFA">
            <w:rPr>
              <w:color w:val="000000"/>
              <w:sz w:val="20"/>
            </w:rPr>
            <w:t xml:space="preserve">(Dib, </w:t>
          </w:r>
          <w:proofErr w:type="spellStart"/>
          <w:r w:rsidR="00C17EFA" w:rsidRPr="00C17EFA">
            <w:rPr>
              <w:color w:val="000000"/>
              <w:sz w:val="20"/>
            </w:rPr>
            <w:t>Fewtrell</w:t>
          </w:r>
          <w:proofErr w:type="spellEnd"/>
          <w:r w:rsidR="00C17EFA" w:rsidRPr="00C17EFA">
            <w:rPr>
              <w:color w:val="000000"/>
              <w:sz w:val="20"/>
            </w:rPr>
            <w:t>, &amp; Wells, 2023; Miller et al., 2025; Wells, 2010)</w:t>
          </w:r>
        </w:sdtContent>
      </w:sdt>
      <w:r w:rsidR="2C7704FE" w:rsidRPr="4C3C38DC">
        <w:rPr>
          <w:color w:val="000000" w:themeColor="text1"/>
          <w:sz w:val="20"/>
          <w:szCs w:val="20"/>
        </w:rPr>
        <w:t xml:space="preserve"> </w:t>
      </w:r>
    </w:p>
    <w:p w14:paraId="7D9FBA67" w14:textId="34194D69" w:rsidR="00EC675B" w:rsidRDefault="002D0FFC" w:rsidP="003F07C6">
      <w:pPr>
        <w:snapToGrid w:val="0"/>
        <w:spacing w:after="120" w:line="360" w:lineRule="auto"/>
        <w:rPr>
          <w:color w:val="000000" w:themeColor="text1"/>
          <w:sz w:val="20"/>
          <w:szCs w:val="20"/>
        </w:rPr>
      </w:pPr>
      <w:ins w:id="142" w:author="Anton Naganoor" w:date="2026-09-20T11:19:00Z">
        <w:r w:rsidRPr="002D0FFC">
          <w:rPr>
            <w:color w:val="000000" w:themeColor="text1"/>
            <w:sz w:val="20"/>
            <w:szCs w:val="20"/>
          </w:rPr>
          <w:t>Recent work in the American Journal of Human Biology has emphasized that human milk should be considered a dynamic and variable component of the human phenotype rather than a uniform nutritional exposure, with its characteristics embedded within maternal, infant, and ecological contexts</w:t>
        </w:r>
      </w:ins>
      <w:ins w:id="143" w:author="Anton Naganoor" w:date="2026-09-20T11:19:00Z" w16du:dateUtc="2026-09-20T09:19:00Z">
        <w:r>
          <w:rPr>
            <w:color w:val="000000" w:themeColor="text1"/>
            <w:sz w:val="20"/>
            <w:szCs w:val="20"/>
          </w:rPr>
          <w:t>.</w:t>
        </w:r>
      </w:ins>
      <w:ins w:id="144" w:author="Anton Naganoor" w:date="2026-09-20T11:20:00Z" w16du:dateUtc="2026-09-20T09:20:00Z">
        <w:r>
          <w:rPr>
            <w:color w:val="000000" w:themeColor="text1"/>
            <w:sz w:val="20"/>
            <w:szCs w:val="20"/>
          </w:rPr>
          <w:t xml:space="preserve"> </w:t>
        </w:r>
      </w:ins>
      <w:sdt>
        <w:sdtPr>
          <w:rPr>
            <w:color w:val="000000" w:themeColor="text1"/>
            <w:sz w:val="20"/>
            <w:szCs w:val="20"/>
          </w:rPr>
          <w:tag w:val="MENDELEY_CITATION_v3_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"/>
          <w:id w:val="-585695931"/>
          <w:placeholder>
            <w:docPart w:val="DefaultPlaceholder_-1854013440"/>
          </w:placeholder>
        </w:sdtPr>
        <w:sdtContent>
          <w:r w:rsidR="00C17EFA" w:rsidRPr="00C17EFA">
            <w:rPr>
              <w:color w:val="000000"/>
              <w:sz w:val="20"/>
              <w:szCs w:val="20"/>
            </w:rPr>
            <w:t>(Miller et al., 2025; Quinn, 2021)</w:t>
          </w:r>
        </w:sdtContent>
      </w:sdt>
      <w:r w:rsidR="000912D6">
        <w:rPr>
          <w:color w:val="000000" w:themeColor="text1"/>
          <w:sz w:val="20"/>
          <w:szCs w:val="20"/>
        </w:rPr>
        <w:t xml:space="preserve"> </w:t>
      </w:r>
      <w:ins w:id="145" w:author="Anton Naganoor" w:date="2026-09-20T11:20:00Z">
        <w:r w:rsidR="000912D6" w:rsidRPr="000912D6">
          <w:rPr>
            <w:color w:val="000000" w:themeColor="text1"/>
            <w:sz w:val="20"/>
            <w:szCs w:val="20"/>
          </w:rPr>
          <w:t>Lactation can likewise be viewed as a flexible form of maternal investment, for which mothers may draw on dietary intake, energy conservation, and body reserves to meet the energetic demands of milk production.</w:t>
        </w:r>
      </w:ins>
      <w:sdt>
        <w:sdtPr>
          <w:rPr>
            <w:color w:val="000000" w:themeColor="text1"/>
            <w:sz w:val="20"/>
            <w:szCs w:val="20"/>
          </w:rPr>
          <w:tag w:val="MENDELEY_CITATION_v3_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"/>
          <w:id w:val="-2089692150"/>
          <w:placeholder>
            <w:docPart w:val="DefaultPlaceholder_-1854013440"/>
          </w:placeholder>
        </w:sdtPr>
        <w:sdtContent>
          <w:r w:rsidR="00C17EFA" w:rsidRPr="00C17EFA">
            <w:rPr>
              <w:color w:val="000000"/>
              <w:sz w:val="20"/>
              <w:szCs w:val="20"/>
            </w:rPr>
            <w:t>(Piperata, 2009)</w:t>
          </w:r>
        </w:sdtContent>
      </w:sdt>
      <w:r w:rsidR="000912D6">
        <w:rPr>
          <w:color w:val="000000" w:themeColor="text1"/>
          <w:sz w:val="20"/>
          <w:szCs w:val="20"/>
        </w:rPr>
        <w:t xml:space="preserve"> </w:t>
      </w:r>
      <w:ins w:id="146" w:author="Anton Naganoor" w:date="2026-09-20T11:21:00Z">
        <w:r w:rsidR="000912D6" w:rsidRPr="000912D6">
          <w:rPr>
            <w:color w:val="000000" w:themeColor="text1"/>
            <w:sz w:val="20"/>
            <w:szCs w:val="20"/>
          </w:rPr>
          <w:t>Consistent with the importance of the broader maternal–infant context, a recent AJHB study of healthy term breastfed infants showed that postnatal weight gain during the first month was associated with maternal BMI, mode of delivery, birthweight, and neonatal jaundice</w:t>
        </w:r>
      </w:ins>
      <w:ins w:id="147" w:author="Anton Naganoor" w:date="2026-09-20T11:21:00Z" w16du:dateUtc="2026-09-20T09:21:00Z">
        <w:r w:rsidR="000912D6">
          <w:rPr>
            <w:color w:val="000000" w:themeColor="text1"/>
            <w:sz w:val="20"/>
            <w:szCs w:val="20"/>
          </w:rPr>
          <w:t>.</w:t>
        </w:r>
      </w:ins>
      <w:sdt>
        <w:sdtPr>
          <w:rPr>
            <w:color w:val="000000"/>
            <w:sz w:val="20"/>
            <w:szCs w:val="20"/>
          </w:rPr>
          <w:tag w:val="MENDELEY_CITATION_v3_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"/>
          <w:id w:val="-1125778659"/>
          <w:placeholder>
            <w:docPart w:val="DefaultPlaceholder_-1854013440"/>
          </w:placeholder>
        </w:sdtPr>
        <w:sdtContent>
          <w:r w:rsidR="00C17EFA" w:rsidRPr="00C17EFA">
            <w:rPr>
              <w:color w:val="000000"/>
              <w:sz w:val="20"/>
            </w:rPr>
            <w:t>(Aydın &amp; Yalçin, 2024)</w:t>
          </w:r>
        </w:sdtContent>
      </w:sdt>
      <w:r w:rsidR="000912D6">
        <w:rPr>
          <w:color w:val="000000" w:themeColor="text1"/>
          <w:sz w:val="20"/>
          <w:szCs w:val="20"/>
        </w:rPr>
        <w:t xml:space="preserve"> </w:t>
      </w:r>
    </w:p>
    <w:p w14:paraId="6677298F" w14:textId="0018F6BF" w:rsidR="0027475E" w:rsidRDefault="05443AEB" w:rsidP="003F07C6">
      <w:pPr>
        <w:snapToGrid w:val="0"/>
        <w:spacing w:after="120" w:line="360" w:lineRule="auto"/>
        <w:rPr>
          <w:color w:val="000000" w:themeColor="text1"/>
          <w:sz w:val="20"/>
          <w:szCs w:val="20"/>
        </w:rPr>
      </w:pPr>
      <w:r w:rsidRPr="4C3C38DC">
        <w:rPr>
          <w:color w:val="000000" w:themeColor="text1"/>
          <w:sz w:val="20"/>
          <w:szCs w:val="20"/>
        </w:rPr>
        <w:t>One possible explanation is that artificial feeding practices in the early twentieth century differed substantially from contemporary formula feeding.</w:t>
      </w:r>
      <w:r w:rsidR="00F66645" w:rsidRPr="4C3C38DC">
        <w:rPr>
          <w:color w:val="000000" w:themeColor="text1"/>
          <w:sz w:val="20"/>
          <w:szCs w:val="20"/>
        </w:rPr>
        <w:t xml:space="preserve"> </w:t>
      </w:r>
      <w:sdt>
        <w:sdtPr>
          <w:rPr>
            <w:color w:val="000000"/>
            <w:sz w:val="20"/>
            <w:szCs w:val="20"/>
          </w:rPr>
          <w:tag w:val="MENDELEY_CITATION_v3_eyJjaXRhdGlvbklEIjoiTUVOREVMRVlfQ0lUQVRJT05fMDczM2QwOTctZjdmYy00OTliLTkxOGEtOGNhMzZhNTkzZDEw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V9XX0="/>
          <w:id w:val="730043023"/>
          <w:placeholder>
            <w:docPart w:val="DefaultPlaceholder_-1854013440"/>
          </w:placeholder>
        </w:sdtPr>
        <w:sdtContent>
          <w:r w:rsidR="00C17EFA" w:rsidRPr="00C17EFA">
            <w:rPr>
              <w:color w:val="000000"/>
              <w:sz w:val="20"/>
              <w:szCs w:val="20"/>
            </w:rPr>
            <w:t xml:space="preserve">(Mepham, 1993; </w:t>
          </w:r>
          <w:proofErr w:type="spellStart"/>
          <w:r w:rsidR="00C17EFA" w:rsidRPr="00C17EFA">
            <w:rPr>
              <w:color w:val="000000"/>
              <w:sz w:val="20"/>
              <w:szCs w:val="20"/>
            </w:rPr>
            <w:t>Vögele</w:t>
          </w:r>
          <w:proofErr w:type="spellEnd"/>
          <w:r w:rsidR="00C17EFA" w:rsidRPr="00C17EFA">
            <w:rPr>
              <w:color w:val="000000"/>
              <w:sz w:val="20"/>
              <w:szCs w:val="20"/>
            </w:rPr>
            <w:t xml:space="preserve"> et al., 2013)</w:t>
          </w:r>
        </w:sdtContent>
      </w:sdt>
      <w:r w:rsidR="00321471" w:rsidRPr="4C3C38DC">
        <w:rPr>
          <w:color w:val="000000" w:themeColor="text1"/>
          <w:sz w:val="20"/>
          <w:szCs w:val="20"/>
        </w:rPr>
        <w:t xml:space="preserve"> </w:t>
      </w:r>
      <w:r w:rsidRPr="4C3C38DC">
        <w:rPr>
          <w:color w:val="000000" w:themeColor="text1"/>
          <w:sz w:val="20"/>
          <w:szCs w:val="20"/>
        </w:rPr>
        <w:t>Artificial feeding may not have provided the same nutritional support as modern infant formula and may therefore have been associated with less favourable early postnatal weight trajectories.</w:t>
      </w:r>
      <w:r w:rsidR="0023741E" w:rsidRPr="4C3C38DC">
        <w:rPr>
          <w:color w:val="000000" w:themeColor="text1"/>
          <w:sz w:val="20"/>
          <w:szCs w:val="20"/>
        </w:rPr>
        <w:t xml:space="preserve"> Artificial feeding practices in the early twentieth century differed substantially from those of today.</w:t>
      </w:r>
      <w:sdt>
        <w:sdtPr>
          <w:rPr>
            <w:color w:val="000000"/>
            <w:sz w:val="20"/>
            <w:szCs w:val="20"/>
          </w:rPr>
          <w:tag w:val="MENDELEY_CITATION_v3_eyJjaXRhdGlvbklEIjoiTUVOREVMRVlfQ0lUQVRJT05fNmQ3NjYwYmYtNTFmNC00ZTRlLTk5MjMtMzlhZDVlYmI2ZDI3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
          <w:id w:val="-1952002558"/>
          <w:placeholder>
            <w:docPart w:val="DefaultPlaceholder_-1854013440"/>
          </w:placeholder>
        </w:sdtPr>
        <w:sdtContent>
          <w:r w:rsidR="00C17EFA" w:rsidRPr="00C17EFA">
            <w:rPr>
              <w:color w:val="000000"/>
              <w:sz w:val="20"/>
              <w:szCs w:val="20"/>
            </w:rPr>
            <w:t xml:space="preserve">(Mepham, 1993; </w:t>
          </w:r>
          <w:proofErr w:type="spellStart"/>
          <w:r w:rsidR="00C17EFA" w:rsidRPr="00C17EFA">
            <w:rPr>
              <w:color w:val="000000"/>
              <w:sz w:val="20"/>
              <w:szCs w:val="20"/>
            </w:rPr>
            <w:t>Vögele</w:t>
          </w:r>
          <w:proofErr w:type="spellEnd"/>
          <w:r w:rsidR="00C17EFA" w:rsidRPr="00C17EFA">
            <w:rPr>
              <w:color w:val="000000"/>
              <w:sz w:val="20"/>
              <w:szCs w:val="20"/>
            </w:rPr>
            <w:t xml:space="preserve"> et al., 2013)</w:t>
          </w:r>
        </w:sdtContent>
      </w:sdt>
      <w:r w:rsidR="0023741E" w:rsidRPr="4C3C38DC">
        <w:rPr>
          <w:color w:val="000000" w:themeColor="text1"/>
          <w:sz w:val="20"/>
          <w:szCs w:val="20"/>
        </w:rPr>
        <w:t xml:space="preserve"> Commercial infant formulas were not yet widely available, and artificial feeding generally consisted of animal milk or other milk substitutes prepared according to contemporary infant-feeding practices. Consequently, feeding categories recorded in historical maternity records should not be assumed to be directly comparable with contemporary infant feeding practices.</w:t>
      </w:r>
      <w:r w:rsidR="00EC675B">
        <w:rPr>
          <w:color w:val="000000" w:themeColor="text1"/>
          <w:sz w:val="20"/>
          <w:szCs w:val="20"/>
        </w:rPr>
        <w:t xml:space="preserve"> </w:t>
      </w:r>
    </w:p>
    <w:p w14:paraId="5002AD96" w14:textId="04752A72" w:rsidR="009036D6" w:rsidRPr="00EE1570" w:rsidRDefault="00CD12DB" w:rsidP="003F07C6">
      <w:pPr>
        <w:snapToGrid w:val="0"/>
        <w:spacing w:after="120" w:line="360" w:lineRule="auto"/>
        <w:rPr>
          <w:color w:val="000000" w:themeColor="text1"/>
          <w:sz w:val="20"/>
          <w:szCs w:val="20"/>
        </w:rPr>
      </w:pPr>
      <w:r>
        <w:rPr>
          <w:color w:val="000000" w:themeColor="text1"/>
          <w:sz w:val="20"/>
          <w:szCs w:val="20"/>
        </w:rPr>
        <w:t>T</w:t>
      </w:r>
      <w:r w:rsidR="05443AEB" w:rsidRPr="6BB5E041">
        <w:rPr>
          <w:color w:val="000000" w:themeColor="text1"/>
          <w:sz w:val="20"/>
          <w:szCs w:val="20"/>
        </w:rPr>
        <w:t xml:space="preserve">aken together, these findings suggest that feeding mode played a central role in shaping neonatal weight trajectories in this historical population. </w:t>
      </w:r>
      <w:r w:rsidR="00EC675B" w:rsidRPr="00EC675B">
        <w:rPr>
          <w:color w:val="000000" w:themeColor="text1"/>
          <w:sz w:val="20"/>
          <w:szCs w:val="20"/>
        </w:rPr>
        <w:t>They are compatible with a broader human-biological interpretation in which the establishment of postnatal feeding forms part of the transition from prenatal maternal provisioning to postnatal nutritional dependence</w:t>
      </w:r>
      <w:r w:rsidR="00EC675B">
        <w:rPr>
          <w:color w:val="000000" w:themeColor="text1"/>
          <w:sz w:val="20"/>
          <w:szCs w:val="20"/>
        </w:rPr>
        <w:t xml:space="preserve">. </w:t>
      </w:r>
      <w:r w:rsidR="05443AEB" w:rsidRPr="6BB5E041">
        <w:rPr>
          <w:color w:val="000000" w:themeColor="text1"/>
          <w:sz w:val="20"/>
          <w:szCs w:val="20"/>
        </w:rPr>
        <w:t>The observed association between breastfeeding and lower neonatal weight loss highlights the importance of interpreting infant feeding within its specific historical context and suggests that the relationship between feeding mode and neonatal weight loss may have differed from that observed in modern clinical settings.</w:t>
      </w:r>
    </w:p>
    <w:p w14:paraId="60535D50" w14:textId="3C024BE8" w:rsidR="003270E0" w:rsidRPr="00EE1570" w:rsidRDefault="003270E0" w:rsidP="003F07C6">
      <w:pPr>
        <w:snapToGrid w:val="0"/>
        <w:spacing w:after="120" w:line="360" w:lineRule="auto"/>
        <w:rPr>
          <w:b/>
          <w:bCs/>
          <w:color w:val="000000" w:themeColor="text1"/>
          <w:sz w:val="20"/>
          <w:szCs w:val="20"/>
        </w:rPr>
      </w:pPr>
      <w:r w:rsidRPr="2912D7FB">
        <w:rPr>
          <w:b/>
          <w:bCs/>
          <w:color w:val="000000" w:themeColor="text1"/>
          <w:sz w:val="20"/>
          <w:szCs w:val="20"/>
        </w:rPr>
        <w:t>Feeding practices and confounding by indication</w:t>
      </w:r>
    </w:p>
    <w:p w14:paraId="3625CC84" w14:textId="77777777" w:rsidR="0068222C" w:rsidRDefault="3005EE97" w:rsidP="003F07C6">
      <w:pPr>
        <w:snapToGrid w:val="0"/>
        <w:spacing w:after="120" w:line="360" w:lineRule="auto"/>
        <w:rPr>
          <w:color w:val="000000" w:themeColor="text1"/>
          <w:sz w:val="20"/>
          <w:szCs w:val="20"/>
        </w:rPr>
      </w:pPr>
      <w:r w:rsidRPr="4C3C38DC">
        <w:rPr>
          <w:color w:val="000000" w:themeColor="text1"/>
          <w:sz w:val="20"/>
          <w:szCs w:val="20"/>
        </w:rPr>
        <w:t>An important consideration when interpreting the observed feeding-related associations is that feeding mode was unlikely to be randomly distributed within the cohort. Artificially fed infants had lower birthweight, lower gestational age, and higher frequencies of low birthweight and prematurity than breastfed infants. In addition, poorer maternal health was more common among mothers whose infants received artificial or mixed feeding. These findings suggest that feeding mode may have reflected underlying maternal and neonatal vulnerability in addition to nutritional exposure itself.</w:t>
      </w:r>
      <w:r w:rsidR="24F3DE25" w:rsidRPr="4C3C38DC">
        <w:rPr>
          <w:color w:val="000000" w:themeColor="text1"/>
          <w:sz w:val="20"/>
          <w:szCs w:val="20"/>
        </w:rPr>
        <w:t xml:space="preserve"> </w:t>
      </w:r>
    </w:p>
    <w:p w14:paraId="6A9CE44A" w14:textId="283D4CD2" w:rsidR="0068222C" w:rsidRDefault="0068222C" w:rsidP="003F07C6">
      <w:pPr>
        <w:snapToGrid w:val="0"/>
        <w:spacing w:after="120" w:line="360" w:lineRule="auto"/>
        <w:rPr>
          <w:color w:val="000000" w:themeColor="text1"/>
          <w:sz w:val="20"/>
          <w:szCs w:val="20"/>
        </w:rPr>
      </w:pPr>
      <w:r w:rsidRPr="0068222C">
        <w:rPr>
          <w:color w:val="000000" w:themeColor="text1"/>
          <w:sz w:val="20"/>
          <w:szCs w:val="20"/>
        </w:rPr>
        <w:t>These patterns can also be considered within the maternal capital framework, in which aspects of maternal phenotype and condition represent resources available for investment in offspring.</w:t>
      </w:r>
      <w:sdt>
        <w:sdtPr>
          <w:rPr>
            <w:color w:val="000000"/>
            <w:sz w:val="20"/>
            <w:szCs w:val="20"/>
          </w:rPr>
          <w:tag w:val="MENDELEY_CITATION_v3_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
          <w:id w:val="-747346318"/>
          <w:placeholder>
            <w:docPart w:val="DefaultPlaceholder_-1854013440"/>
          </w:placeholder>
        </w:sdtPr>
        <w:sdtContent>
          <w:r w:rsidR="00C17EFA" w:rsidRPr="00C17EFA">
            <w:rPr>
              <w:color w:val="000000"/>
              <w:sz w:val="20"/>
              <w:szCs w:val="20"/>
            </w:rPr>
            <w:t>(Dib et al., 2023; Wells, 2010, 2025)</w:t>
          </w:r>
        </w:sdtContent>
      </w:sdt>
      <w:r w:rsidRPr="0068222C">
        <w:rPr>
          <w:color w:val="000000" w:themeColor="text1"/>
          <w:sz w:val="20"/>
          <w:szCs w:val="20"/>
        </w:rPr>
        <w:t xml:space="preserve"> Maternal condition may therefore be related both to postnatal maternal investment and to offspring condition, potentially contributing to the observed relationships between maternal vulnerability, feeding practices, and neonatal outcomes. Importantly, the variables available in our historical records do not constitute a direct measure of maternal capital; this framework is therefore used as an interpretive perspective rather than as a mechanism directly tested in the present study.</w:t>
      </w:r>
    </w:p>
    <w:p w14:paraId="624309D6" w14:textId="1863DE64" w:rsidR="003270E0" w:rsidRPr="00EE1570" w:rsidRDefault="3005EE97" w:rsidP="003F07C6">
      <w:pPr>
        <w:snapToGrid w:val="0"/>
        <w:spacing w:after="120" w:line="360" w:lineRule="auto"/>
        <w:rPr>
          <w:color w:val="000000" w:themeColor="text1"/>
          <w:sz w:val="20"/>
          <w:szCs w:val="20"/>
        </w:rPr>
      </w:pPr>
      <w:r w:rsidRPr="4C3C38DC">
        <w:rPr>
          <w:color w:val="000000" w:themeColor="text1"/>
          <w:sz w:val="20"/>
          <w:szCs w:val="20"/>
        </w:rPr>
        <w:lastRenderedPageBreak/>
        <w:t>This interpretation is consistent with historical infant feeding practices. Breastfeeding remained the dominant mode of infant feeding throughout much of Europe during the late nineteenth and early twentieth centuries, whereas artificial feeding was often introduced when breastfeeding was not possible because of maternal illness, lactation difficulties, neonatal weakness, or other medical complications. Artificial feeding therefore frequently represented a response to adverse maternal or neonatal circumstances rather than a purely elective feeding choice.</w:t>
      </w:r>
      <w:sdt>
        <w:sdtPr>
          <w:rPr>
            <w:color w:val="000000"/>
            <w:sz w:val="20"/>
            <w:szCs w:val="20"/>
          </w:rPr>
          <w:tag w:val="MENDELEY_CITATION_v3_eyJjaXRhdGlvbklEIjoiTUVOREVMRVlfQ0lUQVRJT05fMmI3ZWFkZTItMjNlYy00MDE1LThlMWQtMDRlZTgwNjc5NjNm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UsInN1cHByZXNzLWF1dGhvciI6ZmFsc2UsImNvbXBvc2l0ZSI6ZmFsc2UsImF1dGhvci1vbmx5IjpmYWxzZX1dfQ=="/>
          <w:id w:val="616945051"/>
          <w:placeholder>
            <w:docPart w:val="DefaultPlaceholder_-1854013440"/>
          </w:placeholder>
        </w:sdtPr>
        <w:sdtContent>
          <w:r w:rsidR="00C17EFA" w:rsidRPr="00C17EFA">
            <w:rPr>
              <w:color w:val="000000"/>
              <w:sz w:val="20"/>
              <w:szCs w:val="20"/>
            </w:rPr>
            <w:t xml:space="preserve">(Mepham, 1993; </w:t>
          </w:r>
          <w:proofErr w:type="spellStart"/>
          <w:r w:rsidR="00C17EFA" w:rsidRPr="00C17EFA">
            <w:rPr>
              <w:color w:val="000000"/>
              <w:sz w:val="20"/>
              <w:szCs w:val="20"/>
            </w:rPr>
            <w:t>Vögele</w:t>
          </w:r>
          <w:proofErr w:type="spellEnd"/>
          <w:r w:rsidR="00C17EFA" w:rsidRPr="00C17EFA">
            <w:rPr>
              <w:color w:val="000000"/>
              <w:sz w:val="20"/>
              <w:szCs w:val="20"/>
            </w:rPr>
            <w:t xml:space="preserve"> et al., 2013)</w:t>
          </w:r>
        </w:sdtContent>
      </w:sdt>
      <w:r w:rsidR="24F3DE25" w:rsidRPr="4C3C38DC">
        <w:rPr>
          <w:color w:val="000000" w:themeColor="text1"/>
          <w:sz w:val="20"/>
          <w:szCs w:val="20"/>
        </w:rPr>
        <w:t xml:space="preserve"> </w:t>
      </w:r>
      <w:r w:rsidRPr="4C3C38DC">
        <w:rPr>
          <w:color w:val="000000" w:themeColor="text1"/>
          <w:sz w:val="20"/>
          <w:szCs w:val="20"/>
        </w:rPr>
        <w:t xml:space="preserve">Consequently, feeding mode may have acted as both a nutritional exposure and a marker of vulnerability. Infants who were already at increased biological risk may have been more likely to receive artificial or mixed feeding and may also have been more susceptible to greater postnatal weight loss. Confounding by </w:t>
      </w:r>
      <w:proofErr w:type="gramStart"/>
      <w:r w:rsidRPr="4C3C38DC">
        <w:rPr>
          <w:color w:val="000000" w:themeColor="text1"/>
          <w:sz w:val="20"/>
          <w:szCs w:val="20"/>
        </w:rPr>
        <w:t>indication  therefore</w:t>
      </w:r>
      <w:proofErr w:type="gramEnd"/>
      <w:r w:rsidRPr="4C3C38DC">
        <w:rPr>
          <w:color w:val="000000" w:themeColor="text1"/>
          <w:sz w:val="20"/>
          <w:szCs w:val="20"/>
        </w:rPr>
        <w:t xml:space="preserve"> remain</w:t>
      </w:r>
      <w:r w:rsidR="54F5C084" w:rsidRPr="4C3C38DC">
        <w:rPr>
          <w:color w:val="000000" w:themeColor="text1"/>
          <w:sz w:val="20"/>
          <w:szCs w:val="20"/>
        </w:rPr>
        <w:t>s a</w:t>
      </w:r>
      <w:r w:rsidRPr="4C3C38DC">
        <w:rPr>
          <w:color w:val="000000" w:themeColor="text1"/>
          <w:sz w:val="20"/>
          <w:szCs w:val="20"/>
        </w:rPr>
        <w:t xml:space="preserve"> plausible explanation for part of the observed association between feeding mode and neonatal weight loss.</w:t>
      </w:r>
      <w:r w:rsidR="24F3DE25" w:rsidRPr="4C3C38DC">
        <w:rPr>
          <w:color w:val="000000" w:themeColor="text1"/>
          <w:sz w:val="20"/>
          <w:szCs w:val="20"/>
        </w:rPr>
        <w:t xml:space="preserve"> </w:t>
      </w:r>
      <w:r w:rsidRPr="4C3C38DC">
        <w:rPr>
          <w:color w:val="000000" w:themeColor="text1"/>
          <w:sz w:val="20"/>
          <w:szCs w:val="20"/>
        </w:rPr>
        <w:t xml:space="preserve">However, the associations between feeding mode and neonatal weight loss </w:t>
      </w:r>
      <w:r w:rsidR="0064649A" w:rsidRPr="0064649A">
        <w:rPr>
          <w:color w:val="000000" w:themeColor="text1"/>
          <w:sz w:val="20"/>
          <w:szCs w:val="20"/>
        </w:rPr>
        <w:t>remained evident after adjustment for maternal health status and across alternative models adjusting for either gestational age or birthweight</w:t>
      </w:r>
      <w:r w:rsidRPr="4C3C38DC">
        <w:rPr>
          <w:color w:val="000000" w:themeColor="text1"/>
          <w:sz w:val="20"/>
          <w:szCs w:val="20"/>
        </w:rPr>
        <w:t>, and other relevant covariates</w:t>
      </w:r>
      <w:r w:rsidR="071BE985" w:rsidRPr="4C3C38DC">
        <w:rPr>
          <w:color w:val="000000" w:themeColor="text1"/>
          <w:sz w:val="20"/>
          <w:szCs w:val="20"/>
        </w:rPr>
        <w:t>, and in analyses stratified by preterm birth or low birthweight status</w:t>
      </w:r>
      <w:r w:rsidRPr="4C3C38DC">
        <w:rPr>
          <w:color w:val="000000" w:themeColor="text1"/>
          <w:sz w:val="20"/>
          <w:szCs w:val="20"/>
        </w:rPr>
        <w:t>. Although residual confounding cannot be excluded, these findings suggest that differences in vulnerability alone are unlikely to fully explain the observed associations.</w:t>
      </w:r>
      <w:r w:rsidR="24F3DE25" w:rsidRPr="4C3C38DC">
        <w:rPr>
          <w:color w:val="000000" w:themeColor="text1"/>
          <w:sz w:val="20"/>
          <w:szCs w:val="20"/>
        </w:rPr>
        <w:t xml:space="preserve"> </w:t>
      </w:r>
      <w:r w:rsidRPr="4C3C38DC">
        <w:rPr>
          <w:color w:val="000000" w:themeColor="text1"/>
          <w:sz w:val="20"/>
          <w:szCs w:val="20"/>
        </w:rPr>
        <w:t>Taken together, feeding mode in this historical cohort likely reflected both infant nutrition and underlying maternal-neonatal vulnerability. The observed associations should therefore be interpreted as the combined result of nutritional and clinical factors rather than as purely causal effects of feeding type.</w:t>
      </w:r>
    </w:p>
    <w:p w14:paraId="1C7019EB" w14:textId="44721051" w:rsidR="00E6164D" w:rsidRPr="00EE1570" w:rsidRDefault="00E6164D" w:rsidP="003F07C6">
      <w:pPr>
        <w:snapToGrid w:val="0"/>
        <w:spacing w:after="120" w:line="360" w:lineRule="auto"/>
        <w:rPr>
          <w:b/>
          <w:bCs/>
          <w:color w:val="000000" w:themeColor="text1"/>
          <w:sz w:val="20"/>
          <w:szCs w:val="20"/>
        </w:rPr>
      </w:pPr>
      <w:r w:rsidRPr="2912D7FB">
        <w:rPr>
          <w:b/>
          <w:bCs/>
          <w:color w:val="000000" w:themeColor="text1"/>
          <w:sz w:val="20"/>
          <w:szCs w:val="20"/>
        </w:rPr>
        <w:t>Prenatal adversity, maternal influenza and neonatal adaptation</w:t>
      </w:r>
    </w:p>
    <w:p w14:paraId="7878D1CE" w14:textId="2B6C6C21" w:rsidR="00443515" w:rsidRDefault="255D89EB" w:rsidP="003F07C6">
      <w:pPr>
        <w:snapToGrid w:val="0"/>
        <w:spacing w:after="120" w:line="360" w:lineRule="auto"/>
        <w:rPr>
          <w:ins w:id="148" w:author="Anton Naganoor" w:date="2026-09-20T11:23:00Z" w16du:dateUtc="2026-09-20T09:23:00Z"/>
          <w:color w:val="000000" w:themeColor="text1"/>
          <w:sz w:val="20"/>
          <w:szCs w:val="20"/>
        </w:rPr>
      </w:pPr>
      <w:r w:rsidRPr="4C3C38DC">
        <w:rPr>
          <w:color w:val="000000" w:themeColor="text1"/>
          <w:sz w:val="20"/>
          <w:szCs w:val="20"/>
        </w:rPr>
        <w:t>In addition to feeding-related factors, maternal influenza exposure during pregnancy and pregnancies overlapping the 1918–19</w:t>
      </w:r>
      <w:r w:rsidR="00160428">
        <w:rPr>
          <w:color w:val="000000" w:themeColor="text1"/>
          <w:sz w:val="20"/>
          <w:szCs w:val="20"/>
        </w:rPr>
        <w:t>20</w:t>
      </w:r>
      <w:r w:rsidRPr="4C3C38DC">
        <w:rPr>
          <w:color w:val="000000" w:themeColor="text1"/>
          <w:sz w:val="20"/>
          <w:szCs w:val="20"/>
        </w:rPr>
        <w:t xml:space="preserve"> influenza pandemic </w:t>
      </w:r>
      <w:proofErr w:type="gramStart"/>
      <w:r w:rsidRPr="4C3C38DC">
        <w:rPr>
          <w:color w:val="000000" w:themeColor="text1"/>
          <w:sz w:val="20"/>
          <w:szCs w:val="20"/>
        </w:rPr>
        <w:t>were</w:t>
      </w:r>
      <w:proofErr w:type="gramEnd"/>
      <w:r w:rsidRPr="4C3C38DC">
        <w:rPr>
          <w:color w:val="000000" w:themeColor="text1"/>
          <w:sz w:val="20"/>
          <w:szCs w:val="20"/>
        </w:rPr>
        <w:t xml:space="preserve"> associated with increased neonatal weight loss. Although these associations were smaller than those observed for feeding mode, they suggest that prenatal exposures may have contributed to variation in early neonatal weight trajectories.</w:t>
      </w:r>
      <w:r w:rsidR="4001FDFC" w:rsidRPr="4C3C38DC">
        <w:rPr>
          <w:color w:val="000000" w:themeColor="text1"/>
          <w:sz w:val="20"/>
          <w:szCs w:val="20"/>
        </w:rPr>
        <w:t xml:space="preserve"> </w:t>
      </w:r>
      <w:r w:rsidR="00443515" w:rsidRPr="00443515">
        <w:rPr>
          <w:color w:val="000000" w:themeColor="text1"/>
          <w:sz w:val="20"/>
          <w:szCs w:val="20"/>
        </w:rPr>
        <w:t xml:space="preserve">These findings are compatible with developmental plasticity frameworks, in which adverse prenatal environments may influence </w:t>
      </w:r>
      <w:proofErr w:type="spellStart"/>
      <w:r w:rsidR="00443515" w:rsidRPr="00443515">
        <w:rPr>
          <w:color w:val="000000" w:themeColor="text1"/>
          <w:sz w:val="20"/>
          <w:szCs w:val="20"/>
        </w:rPr>
        <w:t>fetal</w:t>
      </w:r>
      <w:proofErr w:type="spellEnd"/>
      <w:r w:rsidR="00443515" w:rsidRPr="00443515">
        <w:rPr>
          <w:color w:val="000000" w:themeColor="text1"/>
          <w:sz w:val="20"/>
          <w:szCs w:val="20"/>
        </w:rPr>
        <w:t xml:space="preserve"> growth and physiological development, with potential consequences extending into the neonatal period.</w:t>
      </w:r>
      <w:sdt>
        <w:sdtPr>
          <w:rPr>
            <w:color w:val="000000"/>
            <w:sz w:val="20"/>
            <w:szCs w:val="20"/>
          </w:rPr>
          <w:tag w:val="MENDELEY_CITATION_v3_eyJjaXRhdGlvbklEIjoiTUVOREVMRVlfQ0lUQVRJT05fZmFmZTIyYmItZmM0Zi00N2YyLWJmYTMtYjgzODgxZmJhOWU5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
          <w:id w:val="1784216256"/>
          <w:placeholder>
            <w:docPart w:val="DefaultPlaceholder_-1854013440"/>
          </w:placeholder>
        </w:sdtPr>
        <w:sdtContent>
          <w:r w:rsidR="00C17EFA" w:rsidRPr="00C17EFA">
            <w:rPr>
              <w:color w:val="000000"/>
              <w:sz w:val="20"/>
              <w:szCs w:val="20"/>
            </w:rPr>
            <w:t>(Wells, 2025)</w:t>
          </w:r>
        </w:sdtContent>
      </w:sdt>
      <w:r w:rsidR="00443515">
        <w:rPr>
          <w:color w:val="000000"/>
          <w:sz w:val="20"/>
          <w:szCs w:val="20"/>
        </w:rPr>
        <w:t xml:space="preserve"> </w:t>
      </w:r>
      <w:r w:rsidR="00443515">
        <w:rPr>
          <w:color w:val="000000" w:themeColor="text1"/>
          <w:sz w:val="20"/>
          <w:szCs w:val="20"/>
        </w:rPr>
        <w:t xml:space="preserve"> </w:t>
      </w:r>
      <w:r w:rsidRPr="4C3C38DC">
        <w:rPr>
          <w:color w:val="000000" w:themeColor="text1"/>
          <w:sz w:val="20"/>
          <w:szCs w:val="20"/>
        </w:rPr>
        <w:t xml:space="preserve">Previous studies have demonstrated associations between maternal infection, nutritional deprivation, and altered </w:t>
      </w:r>
      <w:proofErr w:type="spellStart"/>
      <w:r w:rsidRPr="4C3C38DC">
        <w:rPr>
          <w:color w:val="000000" w:themeColor="text1"/>
          <w:sz w:val="20"/>
          <w:szCs w:val="20"/>
        </w:rPr>
        <w:t>fetal</w:t>
      </w:r>
      <w:proofErr w:type="spellEnd"/>
      <w:r w:rsidRPr="4C3C38DC">
        <w:rPr>
          <w:color w:val="000000" w:themeColor="text1"/>
          <w:sz w:val="20"/>
          <w:szCs w:val="20"/>
        </w:rPr>
        <w:t xml:space="preserve"> growth, birth outcomes, and later-life health.</w:t>
      </w:r>
      <w:sdt>
        <w:sdtPr>
          <w:rPr>
            <w:color w:val="000000"/>
            <w:sz w:val="20"/>
            <w:szCs w:val="20"/>
          </w:rPr>
          <w:tag w:val="MENDELEY_CITATION_v3_eyJjaXRhdGlvbklEIjoiTUVOREVMRVlfQ0lUQVRJT05fZmRkZGQzZTctZWZiZC00ZDA2LWEzZTYtZGJkMzMwYjI2MDUxIiwicHJvcGVydGllcyI6eyJub3RlSW5kZXgiOjB9LCJpc0VkaXRlZCI6ZmFsc2UsIm1hbnVhbE92ZXJyaWRlIjp7ImlzTWFudWFsbHlPdmVycmlkZGVuIjpmYWxzZSwiY2l0ZXByb2NUZXh0IjoiKEJhcmtlciwgMTk5MDsgUm9zZWJvb20gZXQgYWwuLCAyMDAxOyBTY2hvbHRlIGV0IGFsLiwgMjAxNSkiLCJtYW51YWxPdmVycmlkZVRleHQiOiIifSwiY2l0YXRpb25JdGVtcyI6W3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
          <w:id w:val="-308101131"/>
          <w:placeholder>
            <w:docPart w:val="053C42146D5BBA4C9A0755432FC16E21"/>
          </w:placeholder>
        </w:sdtPr>
        <w:sdtContent>
          <w:r w:rsidR="00C17EFA" w:rsidRPr="00C17EFA">
            <w:rPr>
              <w:color w:val="000000"/>
              <w:sz w:val="20"/>
              <w:szCs w:val="20"/>
            </w:rPr>
            <w:t>(Barker, 1990; Roseboom et al., 2001; Scholte et al., 2015)</w:t>
          </w:r>
        </w:sdtContent>
      </w:sdt>
      <w:r w:rsidRPr="4C3C38DC">
        <w:rPr>
          <w:color w:val="000000" w:themeColor="text1"/>
          <w:sz w:val="20"/>
          <w:szCs w:val="20"/>
        </w:rPr>
        <w:t xml:space="preserve"> </w:t>
      </w:r>
    </w:p>
    <w:p w14:paraId="31FD8327" w14:textId="23DAACAE" w:rsidR="000912D6" w:rsidDel="000912D6" w:rsidRDefault="000912D6" w:rsidP="003F07C6">
      <w:pPr>
        <w:snapToGrid w:val="0"/>
        <w:spacing w:after="120" w:line="360" w:lineRule="auto"/>
        <w:rPr>
          <w:del w:id="149" w:author="Anton Naganoor" w:date="2026-09-20T11:23:00Z" w16du:dateUtc="2026-09-20T09:23:00Z"/>
          <w:color w:val="000000" w:themeColor="text1"/>
          <w:sz w:val="20"/>
          <w:szCs w:val="20"/>
        </w:rPr>
      </w:pPr>
      <w:ins w:id="150" w:author="Anton Naganoor" w:date="2026-09-20T11:23:00Z">
        <w:r w:rsidRPr="000912D6">
          <w:rPr>
            <w:color w:val="000000" w:themeColor="text1"/>
            <w:sz w:val="20"/>
            <w:szCs w:val="20"/>
          </w:rPr>
          <w:t xml:space="preserve">From a human-biological perspective, developmental plasticity provides a framework for considering how maternally mediated nutritional and physiological signals during </w:t>
        </w:r>
        <w:proofErr w:type="spellStart"/>
        <w:r w:rsidRPr="000912D6">
          <w:rPr>
            <w:color w:val="000000" w:themeColor="text1"/>
            <w:sz w:val="20"/>
            <w:szCs w:val="20"/>
          </w:rPr>
          <w:t>fetal</w:t>
        </w:r>
        <w:proofErr w:type="spellEnd"/>
        <w:r w:rsidRPr="000912D6">
          <w:rPr>
            <w:color w:val="000000" w:themeColor="text1"/>
            <w:sz w:val="20"/>
            <w:szCs w:val="20"/>
          </w:rPr>
          <w:t xml:space="preserve"> life may shape developmental trajectories and subsequent responses to the postnatal environment</w:t>
        </w:r>
      </w:ins>
    </w:p>
    <w:p w14:paraId="582F7453" w14:textId="48B40EF4" w:rsidR="00443515" w:rsidRDefault="000912D6" w:rsidP="003F07C6">
      <w:pPr>
        <w:snapToGrid w:val="0"/>
        <w:spacing w:after="120" w:line="360" w:lineRule="auto"/>
        <w:rPr>
          <w:color w:val="000000" w:themeColor="text1"/>
          <w:sz w:val="20"/>
          <w:szCs w:val="20"/>
        </w:rPr>
      </w:pPr>
      <w:ins w:id="151" w:author="Anton Naganoor" w:date="2026-09-20T11:23:00Z" w16du:dateUtc="2026-09-20T09:23:00Z">
        <w:r>
          <w:rPr>
            <w:color w:val="000000" w:themeColor="text1"/>
            <w:sz w:val="20"/>
            <w:szCs w:val="20"/>
          </w:rPr>
          <w:t xml:space="preserve">. </w:t>
        </w:r>
      </w:ins>
      <w:sdt>
        <w:sdtPr>
          <w:rPr>
            <w:color w:val="000000" w:themeColor="text1"/>
            <w:sz w:val="20"/>
            <w:szCs w:val="20"/>
          </w:rPr>
          <w:tag w:val="MENDELEY_CITATION_v3_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"/>
          <w:id w:val="-703325153"/>
          <w:placeholder>
            <w:docPart w:val="DefaultPlaceholder_-1854013440"/>
          </w:placeholder>
        </w:sdtPr>
        <w:sdtContent>
          <w:r w:rsidR="00C17EFA" w:rsidRPr="00C17EFA">
            <w:rPr>
              <w:color w:val="000000"/>
              <w:sz w:val="20"/>
              <w:szCs w:val="20"/>
            </w:rPr>
            <w:t>(Kuzawa, 2005)</w:t>
          </w:r>
        </w:sdtContent>
      </w:sdt>
      <w:r>
        <w:rPr>
          <w:color w:val="000000" w:themeColor="text1"/>
          <w:sz w:val="20"/>
          <w:szCs w:val="20"/>
        </w:rPr>
        <w:t xml:space="preserve"> </w:t>
      </w:r>
    </w:p>
    <w:p w14:paraId="205F9BC1" w14:textId="4FD7A47F" w:rsidR="001E0749" w:rsidRDefault="255D89EB" w:rsidP="003F07C6">
      <w:pPr>
        <w:snapToGrid w:val="0"/>
        <w:spacing w:after="120" w:line="360" w:lineRule="auto"/>
        <w:rPr>
          <w:color w:val="000000" w:themeColor="text1"/>
          <w:sz w:val="20"/>
          <w:szCs w:val="20"/>
        </w:rPr>
      </w:pPr>
      <w:r w:rsidRPr="4C3C38DC">
        <w:rPr>
          <w:color w:val="000000" w:themeColor="text1"/>
          <w:sz w:val="20"/>
          <w:szCs w:val="20"/>
        </w:rPr>
        <w:t>Historical studies of prenatal adversity, including the Dutch Hunger Winter and the 1918 influenza pandemic, have further shown that gestational exposures may have lasting effects on offspring health and development.</w:t>
      </w:r>
      <w:sdt>
        <w:sdtPr>
          <w:rPr>
            <w:color w:val="000000"/>
            <w:sz w:val="20"/>
            <w:szCs w:val="20"/>
          </w:rPr>
          <w:tag w:val="MENDELEY_CITATION_v3_eyJjaXRhdGlvbklEIjoiTUVOREVMRVlfQ0lUQVRJT05fZGQyZTcwYjktMTkzYi00NGQyLTk4M2UtMTAyZDQxYzMwMTYxIiwicHJvcGVydGllcyI6eyJub3RlSW5kZXgiOjB9LCJpc0VkaXRlZCI6ZmFsc2UsIm1hbnVhbE92ZXJyaWRlIjp7ImlzTWFudWFsbHlPdmVycmlkZGVuIjpmYWxzZSwiY2l0ZXByb2NUZXh0IjoiKEJlYWNoIGV0IGFsLiwgMjAyMjsgUm9zZWJvb20gZXQgYWwuLCAyMDAxOyBTY2hvbHRlIGV0IGFsLiwgMjAxNSkiLCJtYW51YWxPdmVycmlkZVRleHQiOiIifSwiY2l0YXRpb25JdGVtcyI6W3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
          <w:id w:val="1986207452"/>
          <w:placeholder>
            <w:docPart w:val="053C42146D5BBA4C9A0755432FC16E21"/>
          </w:placeholder>
        </w:sdtPr>
        <w:sdtContent>
          <w:r w:rsidR="00C17EFA" w:rsidRPr="00C17EFA">
            <w:rPr>
              <w:color w:val="000000"/>
              <w:sz w:val="20"/>
              <w:szCs w:val="20"/>
            </w:rPr>
            <w:t>(Beach et al., 2022; Roseboom et al., 2001; Scholte et al., 2015)</w:t>
          </w:r>
        </w:sdtContent>
      </w:sdt>
      <w:r w:rsidR="4001FDFC" w:rsidRPr="4C3C38DC">
        <w:rPr>
          <w:color w:val="000000" w:themeColor="text1"/>
          <w:sz w:val="20"/>
          <w:szCs w:val="20"/>
        </w:rPr>
        <w:t xml:space="preserve"> </w:t>
      </w:r>
      <w:r w:rsidRPr="4C3C38DC">
        <w:rPr>
          <w:color w:val="000000" w:themeColor="text1"/>
          <w:sz w:val="20"/>
          <w:szCs w:val="20"/>
        </w:rPr>
        <w:t xml:space="preserve">Several biological mechanisms may explain the observed associations. Maternal influenza infection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through inflammatory pathways, placental dysfunction, altered nutrient transfer, or impaired </w:t>
      </w:r>
      <w:proofErr w:type="spellStart"/>
      <w:r w:rsidRPr="4C3C38DC">
        <w:rPr>
          <w:color w:val="000000" w:themeColor="text1"/>
          <w:sz w:val="20"/>
          <w:szCs w:val="20"/>
        </w:rPr>
        <w:t>fetal</w:t>
      </w:r>
      <w:proofErr w:type="spellEnd"/>
      <w:r w:rsidRPr="4C3C38DC">
        <w:rPr>
          <w:color w:val="000000" w:themeColor="text1"/>
          <w:sz w:val="20"/>
          <w:szCs w:val="20"/>
        </w:rPr>
        <w:t xml:space="preserve"> growth</w:t>
      </w:r>
      <w:r w:rsidR="00327098">
        <w:rPr>
          <w:color w:val="000000" w:themeColor="text1"/>
          <w:sz w:val="20"/>
          <w:szCs w:val="20"/>
        </w:rPr>
        <w:t>.</w:t>
      </w:r>
      <w:sdt>
        <w:sdtPr>
          <w:rPr>
            <w:color w:val="000000"/>
            <w:sz w:val="20"/>
            <w:szCs w:val="20"/>
          </w:rPr>
          <w:tag w:val="MENDELEY_CITATION_v3_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"/>
          <w:id w:val="-1866127459"/>
          <w:placeholder>
            <w:docPart w:val="DefaultPlaceholder_-1854013440"/>
          </w:placeholder>
        </w:sdtPr>
        <w:sdtContent>
          <w:r w:rsidR="00C17EFA" w:rsidRPr="00C17EFA">
            <w:rPr>
              <w:color w:val="000000"/>
              <w:sz w:val="20"/>
            </w:rPr>
            <w:t>(Weckman, Ngai, Wright, McDonald, &amp; Kain, 2019)</w:t>
          </w:r>
        </w:sdtContent>
      </w:sdt>
      <w:r w:rsidR="00327098">
        <w:rPr>
          <w:color w:val="000000" w:themeColor="text1"/>
          <w:sz w:val="20"/>
          <w:szCs w:val="20"/>
        </w:rPr>
        <w:t xml:space="preserve"> </w:t>
      </w:r>
      <w:r w:rsidRPr="4C3C38DC">
        <w:rPr>
          <w:color w:val="000000" w:themeColor="text1"/>
          <w:sz w:val="20"/>
          <w:szCs w:val="20"/>
        </w:rPr>
        <w:t xml:space="preserve">Such processes could affect neonatal physiological adaptation after birth and potentially contribute to greater postnatal weight loss. More broadly, pregnancies occurring during the influenza pandemic may have been exposed not only to infectious disease but also to nutritional, social, and psychological stressors that could have influenced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and neonatal adaptation.</w:t>
      </w:r>
      <w:r w:rsidR="4001FDFC" w:rsidRPr="4C3C38DC">
        <w:rPr>
          <w:color w:val="000000" w:themeColor="text1"/>
          <w:sz w:val="20"/>
          <w:szCs w:val="20"/>
        </w:rPr>
        <w:t xml:space="preserve"> </w:t>
      </w:r>
    </w:p>
    <w:p w14:paraId="250EE685" w14:textId="7345B5D5" w:rsidR="00E6164D" w:rsidRPr="00EE1570" w:rsidRDefault="255D89EB" w:rsidP="003F07C6">
      <w:pPr>
        <w:snapToGrid w:val="0"/>
        <w:spacing w:after="120" w:line="360" w:lineRule="auto"/>
        <w:rPr>
          <w:color w:val="000000" w:themeColor="text1"/>
          <w:sz w:val="20"/>
          <w:szCs w:val="20"/>
        </w:rPr>
      </w:pPr>
      <w:r w:rsidRPr="4C3C38DC">
        <w:rPr>
          <w:color w:val="000000" w:themeColor="text1"/>
          <w:sz w:val="20"/>
          <w:szCs w:val="20"/>
        </w:rPr>
        <w:t>Our findings are also consistent with recent historical studies from Switzerland. Le Vu et al. reported associations between maternal influenza-like illness and adverse neonatal outcomes during the 1918 pandemic</w:t>
      </w:r>
      <w:r w:rsidR="1F73FE4F" w:rsidRPr="4C3C38DC">
        <w:rPr>
          <w:color w:val="000000" w:themeColor="text1"/>
          <w:sz w:val="20"/>
          <w:szCs w:val="20"/>
        </w:rPr>
        <w:t xml:space="preserve"> using the same dataset</w:t>
      </w:r>
      <w:r w:rsidRPr="4C3C38DC">
        <w:rPr>
          <w:color w:val="000000" w:themeColor="text1"/>
          <w:sz w:val="20"/>
          <w:szCs w:val="20"/>
        </w:rPr>
        <w:t xml:space="preserve">, while additional work has suggested that prenatal infectious exposures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growth patterns and </w:t>
      </w:r>
      <w:r w:rsidRPr="4C3C38DC">
        <w:rPr>
          <w:color w:val="000000" w:themeColor="text1"/>
          <w:sz w:val="20"/>
          <w:szCs w:val="20"/>
        </w:rPr>
        <w:lastRenderedPageBreak/>
        <w:t>neonatal development.</w:t>
      </w:r>
      <w:sdt>
        <w:sdtPr>
          <w:rPr>
            <w:color w:val="000000"/>
            <w:sz w:val="20"/>
            <w:szCs w:val="20"/>
          </w:rPr>
          <w:tag w:val="MENDELEY_CITATION_v3_eyJjaXRhdGlvbklEIjoiTUVOREVMRVlfQ0lUQVRJT05fOTBmNDFkOGUtNGNiMi00OGE2LWE4ZmQtNDNkYzlhMTg0NTg0IiwicHJvcGVydGllcyI6eyJub3RlSW5kZXgiOjB9LCJpc0VkaXRlZCI6ZmFsc2UsIm1hbnVhbE92ZXJyaWRlIjp7ImlzTWFudWFsbHlPdmVycmlkZGVuIjpmYWxzZSwiY2l0ZXByb2NUZXh0IjoiKExlIFZ1IGV0IGFsLiwgMjAyNCwgMjAyNS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fSx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V9XX0="/>
          <w:id w:val="210313519"/>
          <w:placeholder>
            <w:docPart w:val="DefaultPlaceholder_-1854013440"/>
          </w:placeholder>
        </w:sdtPr>
        <w:sdtContent>
          <w:r w:rsidR="00C17EFA" w:rsidRPr="00C17EFA">
            <w:rPr>
              <w:color w:val="000000"/>
              <w:sz w:val="20"/>
              <w:szCs w:val="20"/>
            </w:rPr>
            <w:t>(Le Vu et al., 2024, 2025)</w:t>
          </w:r>
        </w:sdtContent>
      </w:sdt>
      <w:r w:rsidRPr="4C3C38DC">
        <w:rPr>
          <w:color w:val="000000" w:themeColor="text1"/>
          <w:sz w:val="20"/>
          <w:szCs w:val="20"/>
        </w:rPr>
        <w:t xml:space="preserve"> The present findings extend this literature by suggesting that prenatal infectious exposures may also be associated with early postnatal weight trajectories.</w:t>
      </w:r>
      <w:r w:rsidR="4001FDFC" w:rsidRPr="4C3C38DC">
        <w:rPr>
          <w:color w:val="000000" w:themeColor="text1"/>
          <w:sz w:val="20"/>
          <w:szCs w:val="20"/>
        </w:rPr>
        <w:t xml:space="preserve"> </w:t>
      </w:r>
      <w:r w:rsidRPr="4C3C38DC">
        <w:rPr>
          <w:color w:val="000000" w:themeColor="text1"/>
          <w:sz w:val="20"/>
          <w:szCs w:val="20"/>
        </w:rPr>
        <w:t xml:space="preserve">Nevertheless, the observational nature of the study precludes causal inference. </w:t>
      </w:r>
      <w:r w:rsidR="424987D2" w:rsidRPr="4C3C38DC">
        <w:rPr>
          <w:sz w:val="20"/>
          <w:szCs w:val="20"/>
        </w:rPr>
        <w:t>Because maternal influenza was identified from physician-recorded diagnoses, the observed association should be interpreted cautiously, as incomplete confirmation of influenza cases cannot be excluded</w:t>
      </w:r>
      <w:r w:rsidRPr="4C3C38DC">
        <w:rPr>
          <w:color w:val="000000" w:themeColor="text1"/>
          <w:sz w:val="20"/>
          <w:szCs w:val="20"/>
        </w:rPr>
        <w:t>. The observed associations should therefore be interpreted as compatible with developmental origins hypotheses rather than as direct evidence of causal prenatal programming.</w:t>
      </w:r>
      <w:r w:rsidR="4001FDFC" w:rsidRPr="4C3C38DC">
        <w:rPr>
          <w:color w:val="000000" w:themeColor="text1"/>
          <w:sz w:val="20"/>
          <w:szCs w:val="20"/>
        </w:rPr>
        <w:t xml:space="preserve"> </w:t>
      </w:r>
      <w:r w:rsidRPr="4C3C38DC">
        <w:rPr>
          <w:color w:val="000000" w:themeColor="text1"/>
          <w:sz w:val="20"/>
          <w:szCs w:val="20"/>
        </w:rPr>
        <w:t>Taken together, these findings suggest that prenatal infectious exposures may have contributed to altered neonatal adaptation, reflected by increased neonatal weight loss during the early postnatal period.</w:t>
      </w:r>
    </w:p>
    <w:p w14:paraId="27C13DE5" w14:textId="59F0346E" w:rsidR="00E6164D" w:rsidRPr="00EE1570" w:rsidRDefault="255D89EB" w:rsidP="003F07C6">
      <w:pPr>
        <w:snapToGrid w:val="0"/>
        <w:spacing w:after="120" w:line="360" w:lineRule="auto"/>
        <w:rPr>
          <w:b/>
          <w:bCs/>
          <w:color w:val="000000" w:themeColor="text1"/>
          <w:sz w:val="20"/>
          <w:szCs w:val="20"/>
        </w:rPr>
      </w:pPr>
      <w:r w:rsidRPr="4C3C38DC">
        <w:rPr>
          <w:b/>
          <w:bCs/>
          <w:color w:val="000000" w:themeColor="text1"/>
          <w:sz w:val="20"/>
          <w:szCs w:val="20"/>
        </w:rPr>
        <w:t>Historical crisis periods: influenza pandemic versus World War I</w:t>
      </w:r>
    </w:p>
    <w:p w14:paraId="666D2381" w14:textId="20EA6903" w:rsidR="00CA2A0F" w:rsidRPr="00CA2A0F" w:rsidRDefault="2B5AE627" w:rsidP="00CA2A0F">
      <w:pPr>
        <w:snapToGrid w:val="0"/>
        <w:spacing w:after="120" w:line="360" w:lineRule="auto"/>
        <w:rPr>
          <w:ins w:id="152" w:author="Anton Naganoor" w:date="2026-09-20T13:31:00Z"/>
          <w:color w:val="000000" w:themeColor="text1"/>
          <w:sz w:val="20"/>
          <w:szCs w:val="20"/>
          <w:rPrChange w:id="153" w:author="Anton Naganoor" w:date="2026-09-20T13:31:00Z" w16du:dateUtc="2026-09-20T11:31:00Z">
            <w:rPr>
              <w:ins w:id="154" w:author="Anton Naganoor" w:date="2026-09-20T13:31:00Z"/>
              <w:color w:val="000000" w:themeColor="text1"/>
              <w:sz w:val="20"/>
              <w:szCs w:val="20"/>
              <w:lang w:val="de-CH"/>
            </w:rPr>
          </w:rPrChange>
        </w:rPr>
      </w:pPr>
      <w:r w:rsidRPr="4C3C38DC">
        <w:rPr>
          <w:color w:val="000000" w:themeColor="text1"/>
          <w:sz w:val="20"/>
          <w:szCs w:val="20"/>
        </w:rPr>
        <w:t xml:space="preserve"> </w:t>
      </w:r>
      <w:r w:rsidR="7E858394" w:rsidRPr="4C3C38DC">
        <w:rPr>
          <w:color w:val="000000" w:themeColor="text1"/>
          <w:sz w:val="20"/>
          <w:szCs w:val="20"/>
        </w:rPr>
        <w:t xml:space="preserve">Previous historical studies </w:t>
      </w:r>
      <w:r w:rsidR="1D535CFA" w:rsidRPr="4C3C38DC">
        <w:rPr>
          <w:color w:val="000000" w:themeColor="text1"/>
          <w:sz w:val="20"/>
          <w:szCs w:val="20"/>
        </w:rPr>
        <w:t xml:space="preserve"> </w:t>
      </w:r>
      <w:r w:rsidR="7E858394" w:rsidRPr="4C3C38DC">
        <w:rPr>
          <w:color w:val="000000" w:themeColor="text1"/>
          <w:sz w:val="20"/>
          <w:szCs w:val="20"/>
        </w:rPr>
        <w:t>from Switzerland and other European settings ha</w:t>
      </w:r>
      <w:r w:rsidR="004F53BB">
        <w:rPr>
          <w:color w:val="000000" w:themeColor="text1"/>
          <w:sz w:val="20"/>
          <w:szCs w:val="20"/>
        </w:rPr>
        <w:t>ve</w:t>
      </w:r>
      <w:r w:rsidR="7E858394" w:rsidRPr="4C3C38DC">
        <w:rPr>
          <w:color w:val="000000" w:themeColor="text1"/>
          <w:sz w:val="20"/>
          <w:szCs w:val="20"/>
        </w:rPr>
        <w:t xml:space="preserve"> linked wartime conditions, food shortages, and infectious disease outbreaks to changes in birthweight, placental characteristics, and other indicators of neonatal health.</w:t>
      </w:r>
      <w:sdt>
        <w:sdtPr>
          <w:rPr>
            <w:color w:val="000000"/>
            <w:sz w:val="20"/>
            <w:szCs w:val="20"/>
          </w:rPr>
          <w:tag w:val="MENDELEY_CITATION_v3_eyJjaXRhdGlvbklEIjoiTUVOREVMRVlfQ0lUQVRJT05fYWQxMGNhZTktZjZkNi00ODRkLTlkNDEtZmMyZGJkZmUwNWVjIiwicHJvcGVydGllcyI6eyJub3RlSW5kZXgiOjB9LCJpc0VkaXRlZCI6ZmFsc2UsIm1hbnVhbE92ZXJyaWRlIjp7ImlzTWFudWFsbHlPdmVycmlkZGVuIjpmYWxzZSwiY2l0ZXByb2NUZXh0IjoiKEJ1dGllIGV0IGFsLiwgMjAyMDsgRmxvcmlzICYjMzg7IFN0YXViLCAyMDI1OyBGbG9yaXMgZXQgYWwuLCAyMDE2OyBTYWx2aXNiZXJnIGV0IGFsLiwgMjAyMzsgU29uZGVyZWdnZXIgJiMzODsgVHNjaGVycmlnLCAyMDE2KSIsIm1hbnVhbE92ZXJyaWRlVGV4dCI6IiJ9LCJjaXRhdGlvbkl0ZW1zIjpb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LHsiaWQiOiIwNWRiZjk4Yy02OTZmLTM3ZmQtOWQ5My1jMmUyNWFhMzYzYWQiLCJpdGVtRGF0YSI6eyJ0eXBlIjoiYXJ0aWNsZS1qb3VybmFsIiwiaWQiOiIwNWRiZjk4Yy02OTZmLTM3ZmQtOWQ5My1jMmUyNWFhMzYzYWQiLCJ0aXRsZSI6IlRoZSBiZW5lZml0cyBvZiBpbnRlcnZlbnRpb246IGJpcnRoIHdlaWdodHMgaW4gQmFzbGUgMTkxMi0xOTIw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"/>
          <w:id w:val="-1120610718"/>
          <w:placeholder>
            <w:docPart w:val="040655BE488DD7419111357FA9676A45"/>
          </w:placeholder>
        </w:sdtPr>
        <w:sdtContent>
          <w:r w:rsidR="00C17EFA" w:rsidRPr="00C17EFA">
            <w:rPr>
              <w:color w:val="000000"/>
              <w:sz w:val="20"/>
            </w:rPr>
            <w:t>(</w:t>
          </w:r>
          <w:proofErr w:type="spellStart"/>
          <w:r w:rsidR="00C17EFA" w:rsidRPr="00C17EFA">
            <w:rPr>
              <w:color w:val="000000"/>
              <w:sz w:val="20"/>
            </w:rPr>
            <w:t>Butie</w:t>
          </w:r>
          <w:proofErr w:type="spellEnd"/>
          <w:r w:rsidR="00C17EFA" w:rsidRPr="00C17EFA">
            <w:rPr>
              <w:color w:val="000000"/>
              <w:sz w:val="20"/>
            </w:rPr>
            <w:t xml:space="preserve"> et al., 2020; Floris &amp; Staub, 2025; Floris et al., 2016; </w:t>
          </w:r>
          <w:proofErr w:type="spellStart"/>
          <w:r w:rsidR="00C17EFA" w:rsidRPr="00C17EFA">
            <w:rPr>
              <w:color w:val="000000"/>
              <w:sz w:val="20"/>
            </w:rPr>
            <w:t>Salvisberg</w:t>
          </w:r>
          <w:proofErr w:type="spellEnd"/>
          <w:r w:rsidR="00C17EFA" w:rsidRPr="00C17EFA">
            <w:rPr>
              <w:color w:val="000000"/>
              <w:sz w:val="20"/>
            </w:rPr>
            <w:t xml:space="preserve"> et al., 2023; Sonderegger &amp; </w:t>
          </w:r>
          <w:proofErr w:type="spellStart"/>
          <w:r w:rsidR="00C17EFA" w:rsidRPr="00C17EFA">
            <w:rPr>
              <w:color w:val="000000"/>
              <w:sz w:val="20"/>
            </w:rPr>
            <w:t>Tscherrig</w:t>
          </w:r>
          <w:proofErr w:type="spellEnd"/>
          <w:r w:rsidR="00C17EFA" w:rsidRPr="00C17EFA">
            <w:rPr>
              <w:color w:val="000000"/>
              <w:sz w:val="20"/>
            </w:rPr>
            <w:t>, 2016)</w:t>
          </w:r>
        </w:sdtContent>
      </w:sdt>
      <w:r w:rsidR="7E858394" w:rsidRPr="4C3C38DC">
        <w:rPr>
          <w:color w:val="000000" w:themeColor="text1"/>
          <w:sz w:val="20"/>
          <w:szCs w:val="20"/>
        </w:rPr>
        <w:t xml:space="preserve"> Similarly, studies using historical maternity records have reported adverse effects of</w:t>
      </w:r>
      <w:r w:rsidR="403BFABE" w:rsidRPr="4C3C38DC">
        <w:rPr>
          <w:color w:val="000000" w:themeColor="text1"/>
          <w:sz w:val="20"/>
          <w:szCs w:val="20"/>
        </w:rPr>
        <w:t xml:space="preserve"> the</w:t>
      </w:r>
      <w:r w:rsidR="7E858394" w:rsidRPr="4C3C38DC">
        <w:rPr>
          <w:color w:val="000000" w:themeColor="text1"/>
          <w:sz w:val="20"/>
          <w:szCs w:val="20"/>
        </w:rPr>
        <w:t xml:space="preserve"> </w:t>
      </w:r>
      <w:r w:rsidR="11452319" w:rsidRPr="4C3C38DC">
        <w:rPr>
          <w:color w:val="000000" w:themeColor="text1"/>
          <w:sz w:val="20"/>
          <w:szCs w:val="20"/>
        </w:rPr>
        <w:t xml:space="preserve">First </w:t>
      </w:r>
      <w:r w:rsidR="7E858394" w:rsidRPr="4C3C38DC">
        <w:rPr>
          <w:color w:val="000000" w:themeColor="text1"/>
          <w:sz w:val="20"/>
          <w:szCs w:val="20"/>
        </w:rPr>
        <w:t>World War and related societal disruptions on neonatal anthropometric outcomes.</w:t>
      </w:r>
      <w:sdt>
        <w:sdtPr>
          <w:rPr>
            <w:color w:val="000000"/>
            <w:sz w:val="20"/>
            <w:szCs w:val="20"/>
          </w:rPr>
          <w:tag w:val="MENDELEY_CITATION_v3_eyJjaXRhdGlvbklEIjoiTUVOREVMRVlfQ0lUQVRJT05fMTA5NDU1MmUtMWZhZi00YzZhLWJlODctNjhkYzBjOWE1NDU0IiwicHJvcGVydGllcyI6eyJub3RlSW5kZXgiOjB9LCJpc0VkaXRlZCI6ZmFsc2UsIm1hbnVhbE92ZXJyaWRlIjp7ImlzTWFudWFsbHlPdmVycmlkZGVuIjpmYWxzZSwiY2l0ZXByb2NUZXh0IjoiKEJ1dGllIGV0IGFsLiwgMjAyMDsgRmxvcmlzIGV0IGFsLiwgMjAxNjsgU2FsdmlzYmVyZyBldCBhbC4sIDIwMjMp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
          <w:id w:val="-925505057"/>
          <w:placeholder>
            <w:docPart w:val="040655BE488DD7419111357FA9676A45"/>
          </w:placeholder>
        </w:sdtPr>
        <w:sdtContent>
          <w:r w:rsidR="00C17EFA" w:rsidRPr="00C17EFA">
            <w:rPr>
              <w:color w:val="000000"/>
              <w:sz w:val="20"/>
              <w:szCs w:val="20"/>
            </w:rPr>
            <w:t>(</w:t>
          </w:r>
          <w:proofErr w:type="spellStart"/>
          <w:r w:rsidR="00C17EFA" w:rsidRPr="00C17EFA">
            <w:rPr>
              <w:color w:val="000000"/>
              <w:sz w:val="20"/>
              <w:szCs w:val="20"/>
            </w:rPr>
            <w:t>Butie</w:t>
          </w:r>
          <w:proofErr w:type="spellEnd"/>
          <w:r w:rsidR="00C17EFA" w:rsidRPr="00C17EFA">
            <w:rPr>
              <w:color w:val="000000"/>
              <w:sz w:val="20"/>
              <w:szCs w:val="20"/>
            </w:rPr>
            <w:t xml:space="preserve"> et al., 2020; Floris et al., 2016; </w:t>
          </w:r>
          <w:proofErr w:type="spellStart"/>
          <w:r w:rsidR="00C17EFA" w:rsidRPr="00C17EFA">
            <w:rPr>
              <w:color w:val="000000"/>
              <w:sz w:val="20"/>
              <w:szCs w:val="20"/>
            </w:rPr>
            <w:t>Salvisberg</w:t>
          </w:r>
          <w:proofErr w:type="spellEnd"/>
          <w:r w:rsidR="00C17EFA" w:rsidRPr="00C17EFA">
            <w:rPr>
              <w:color w:val="000000"/>
              <w:sz w:val="20"/>
              <w:szCs w:val="20"/>
            </w:rPr>
            <w:t xml:space="preserve"> et al., 2023)</w:t>
          </w:r>
        </w:sdtContent>
      </w:sdt>
      <w:r w:rsidRPr="4C3C38DC">
        <w:rPr>
          <w:color w:val="000000" w:themeColor="text1"/>
          <w:sz w:val="20"/>
          <w:szCs w:val="20"/>
        </w:rPr>
        <w:t xml:space="preserve"> </w:t>
      </w:r>
      <w:r w:rsidR="7E858394" w:rsidRPr="4C3C38DC">
        <w:rPr>
          <w:color w:val="000000" w:themeColor="text1"/>
          <w:sz w:val="20"/>
          <w:szCs w:val="20"/>
        </w:rPr>
        <w:t xml:space="preserve">The present findings only partially align with this literature. While pregnancies occurring during the influenza pandemic showed increased neonatal weight loss, </w:t>
      </w:r>
      <w:r w:rsidR="00CE3B85" w:rsidRPr="00CE3B85">
        <w:rPr>
          <w:color w:val="000000" w:themeColor="text1"/>
          <w:sz w:val="20"/>
          <w:szCs w:val="20"/>
        </w:rPr>
        <w:t>there was no clear independent association with pregnancy overlap with</w:t>
      </w:r>
      <w:r w:rsidR="345FD2E3" w:rsidRPr="4C3C38DC">
        <w:rPr>
          <w:color w:val="000000" w:themeColor="text1"/>
          <w:sz w:val="20"/>
          <w:szCs w:val="20"/>
        </w:rPr>
        <w:t xml:space="preserve"> the</w:t>
      </w:r>
      <w:r w:rsidR="7E858394" w:rsidRPr="4C3C38DC">
        <w:rPr>
          <w:color w:val="000000" w:themeColor="text1"/>
          <w:sz w:val="20"/>
          <w:szCs w:val="20"/>
        </w:rPr>
        <w:t xml:space="preserve"> </w:t>
      </w:r>
      <w:r w:rsidR="3D92B96A" w:rsidRPr="4C3C38DC">
        <w:rPr>
          <w:color w:val="000000" w:themeColor="text1"/>
          <w:sz w:val="20"/>
          <w:szCs w:val="20"/>
        </w:rPr>
        <w:t xml:space="preserve">First </w:t>
      </w:r>
      <w:r w:rsidR="7E858394" w:rsidRPr="4C3C38DC">
        <w:rPr>
          <w:color w:val="000000" w:themeColor="text1"/>
          <w:sz w:val="20"/>
          <w:szCs w:val="20"/>
        </w:rPr>
        <w:t xml:space="preserve">World </w:t>
      </w:r>
      <w:proofErr w:type="gramStart"/>
      <w:r w:rsidR="7E858394" w:rsidRPr="4C3C38DC">
        <w:rPr>
          <w:color w:val="000000" w:themeColor="text1"/>
          <w:sz w:val="20"/>
          <w:szCs w:val="20"/>
        </w:rPr>
        <w:t>War .</w:t>
      </w:r>
      <w:proofErr w:type="gramEnd"/>
      <w:r w:rsidR="7E858394" w:rsidRPr="4C3C38DC">
        <w:rPr>
          <w:color w:val="000000" w:themeColor="text1"/>
          <w:sz w:val="20"/>
          <w:szCs w:val="20"/>
        </w:rPr>
        <w:t xml:space="preserve"> One possible explanation is that pandemic-related exposures exerted more direct biological effects through maternal infection and inflammation, whereas wartime influences were likely mediated through broader social and nutritional pathways. </w:t>
      </w:r>
      <w:ins w:id="155" w:author="Anton Naganoor" w:date="2026-09-20T13:31:00Z">
        <w:r w:rsidR="00CA2A0F" w:rsidRPr="00CA2A0F">
          <w:rPr>
            <w:color w:val="000000" w:themeColor="text1"/>
            <w:sz w:val="20"/>
            <w:szCs w:val="20"/>
            <w:lang w:val="de-CH"/>
          </w:rPr>
          <w:t xml:space="preserve">This </w:t>
        </w:r>
        <w:proofErr w:type="spellStart"/>
        <w:r w:rsidR="00CA2A0F" w:rsidRPr="00CA2A0F">
          <w:rPr>
            <w:color w:val="000000" w:themeColor="text1"/>
            <w:sz w:val="20"/>
            <w:szCs w:val="20"/>
            <w:lang w:val="de-CH"/>
          </w:rPr>
          <w:t>contrast</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may</w:t>
        </w:r>
        <w:proofErr w:type="spellEnd"/>
        <w:r w:rsidR="00CA2A0F" w:rsidRPr="00CA2A0F">
          <w:rPr>
            <w:color w:val="000000" w:themeColor="text1"/>
            <w:sz w:val="20"/>
            <w:szCs w:val="20"/>
            <w:lang w:val="de-CH"/>
          </w:rPr>
          <w:t xml:space="preserve"> also </w:t>
        </w:r>
        <w:proofErr w:type="spellStart"/>
        <w:r w:rsidR="00CA2A0F" w:rsidRPr="00CA2A0F">
          <w:rPr>
            <w:color w:val="000000" w:themeColor="text1"/>
            <w:sz w:val="20"/>
            <w:szCs w:val="20"/>
            <w:lang w:val="de-CH"/>
          </w:rPr>
          <w:t>be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interpreted</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within</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the</w:t>
        </w:r>
        <w:proofErr w:type="spellEnd"/>
        <w:r w:rsidR="00CA2A0F" w:rsidRPr="00CA2A0F">
          <w:rPr>
            <w:color w:val="000000" w:themeColor="text1"/>
            <w:sz w:val="20"/>
            <w:szCs w:val="20"/>
            <w:lang w:val="de-CH"/>
          </w:rPr>
          <w:t xml:space="preserve"> maternal-</w:t>
        </w:r>
        <w:proofErr w:type="spellStart"/>
        <w:r w:rsidR="00CA2A0F" w:rsidRPr="00CA2A0F">
          <w:rPr>
            <w:color w:val="000000" w:themeColor="text1"/>
            <w:sz w:val="20"/>
            <w:szCs w:val="20"/>
            <w:lang w:val="de-CH"/>
          </w:rPr>
          <w:t>capital</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framework</w:t>
        </w:r>
        <w:proofErr w:type="spellEnd"/>
        <w:r w:rsidR="00CA2A0F" w:rsidRPr="00CA2A0F">
          <w:rPr>
            <w:color w:val="000000" w:themeColor="text1"/>
            <w:sz w:val="20"/>
            <w:szCs w:val="20"/>
            <w:lang w:val="de-CH"/>
          </w:rPr>
          <w:t xml:space="preserve">. Maternal </w:t>
        </w:r>
        <w:proofErr w:type="spellStart"/>
        <w:r w:rsidR="00CA2A0F" w:rsidRPr="00CA2A0F">
          <w:rPr>
            <w:color w:val="000000" w:themeColor="text1"/>
            <w:sz w:val="20"/>
            <w:szCs w:val="20"/>
            <w:lang w:val="de-CH"/>
          </w:rPr>
          <w:t>physiological</w:t>
        </w:r>
        <w:proofErr w:type="spellEnd"/>
        <w:r w:rsidR="00CA2A0F" w:rsidRPr="00CA2A0F">
          <w:rPr>
            <w:color w:val="000000" w:themeColor="text1"/>
            <w:sz w:val="20"/>
            <w:szCs w:val="20"/>
            <w:lang w:val="de-CH"/>
          </w:rPr>
          <w:t xml:space="preserve"> and nutritional </w:t>
        </w:r>
        <w:proofErr w:type="spellStart"/>
        <w:r w:rsidR="00CA2A0F" w:rsidRPr="00CA2A0F">
          <w:rPr>
            <w:color w:val="000000" w:themeColor="text1"/>
            <w:sz w:val="20"/>
            <w:szCs w:val="20"/>
            <w:lang w:val="de-CH"/>
          </w:rPr>
          <w:t>resources</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may</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buffer</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fetus</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against</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some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short</w:t>
        </w:r>
        <w:proofErr w:type="spellEnd"/>
        <w:r w:rsidR="00CA2A0F" w:rsidRPr="00CA2A0F">
          <w:rPr>
            <w:color w:val="000000" w:themeColor="text1"/>
            <w:sz w:val="20"/>
            <w:szCs w:val="20"/>
            <w:lang w:val="de-CH"/>
          </w:rPr>
          <w:t xml:space="preserve">-term external </w:t>
        </w:r>
        <w:proofErr w:type="spellStart"/>
        <w:r w:rsidR="00CA2A0F" w:rsidRPr="00CA2A0F">
          <w:rPr>
            <w:color w:val="000000" w:themeColor="text1"/>
            <w:sz w:val="20"/>
            <w:szCs w:val="20"/>
            <w:lang w:val="de-CH"/>
          </w:rPr>
          <w:t>ecological</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fluctuations</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whereas</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stressors</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that</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become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embodied</w:t>
        </w:r>
        <w:proofErr w:type="spellEnd"/>
        <w:r w:rsidR="00CA2A0F" w:rsidRPr="00CA2A0F">
          <w:rPr>
            <w:color w:val="000000" w:themeColor="text1"/>
            <w:sz w:val="20"/>
            <w:szCs w:val="20"/>
            <w:lang w:val="de-CH"/>
          </w:rPr>
          <w:t xml:space="preserve"> in maternal </w:t>
        </w:r>
        <w:proofErr w:type="spellStart"/>
        <w:r w:rsidR="00CA2A0F" w:rsidRPr="00CA2A0F">
          <w:rPr>
            <w:color w:val="000000" w:themeColor="text1"/>
            <w:sz w:val="20"/>
            <w:szCs w:val="20"/>
            <w:lang w:val="de-CH"/>
          </w:rPr>
          <w:t>physiology</w:t>
        </w:r>
        <w:proofErr w:type="spellEnd"/>
        <w:r w:rsidR="00CA2A0F" w:rsidRPr="00CA2A0F">
          <w:rPr>
            <w:color w:val="000000" w:themeColor="text1"/>
            <w:sz w:val="20"/>
            <w:szCs w:val="20"/>
            <w:lang w:val="de-CH"/>
          </w:rPr>
          <w:t xml:space="preserve">, such </w:t>
        </w:r>
        <w:proofErr w:type="spellStart"/>
        <w:r w:rsidR="00CA2A0F" w:rsidRPr="00CA2A0F">
          <w:rPr>
            <w:color w:val="000000" w:themeColor="text1"/>
            <w:sz w:val="20"/>
            <w:szCs w:val="20"/>
            <w:lang w:val="de-CH"/>
          </w:rPr>
          <w:t>as</w:t>
        </w:r>
        <w:proofErr w:type="spellEnd"/>
        <w:r w:rsidR="00CA2A0F" w:rsidRPr="00CA2A0F">
          <w:rPr>
            <w:color w:val="000000" w:themeColor="text1"/>
            <w:sz w:val="20"/>
            <w:szCs w:val="20"/>
            <w:lang w:val="de-CH"/>
          </w:rPr>
          <w:t xml:space="preserve"> maternal </w:t>
        </w:r>
        <w:proofErr w:type="spellStart"/>
        <w:r w:rsidR="00CA2A0F" w:rsidRPr="00CA2A0F">
          <w:rPr>
            <w:color w:val="000000" w:themeColor="text1"/>
            <w:sz w:val="20"/>
            <w:szCs w:val="20"/>
            <w:lang w:val="de-CH"/>
          </w:rPr>
          <w:t>infection</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may</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be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transmitted</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more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directly</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to</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developing</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offspring</w:t>
        </w:r>
        <w:proofErr w:type="spellEnd"/>
        <w:r w:rsidR="00CA2A0F" w:rsidRPr="00CA2A0F">
          <w:rPr>
            <w:color w:val="000000" w:themeColor="text1"/>
            <w:sz w:val="20"/>
            <w:szCs w:val="20"/>
            <w:lang w:val="de-CH"/>
          </w:rPr>
          <w:t xml:space="preserve">. This </w:t>
        </w:r>
        <w:proofErr w:type="spellStart"/>
        <w:r w:rsidR="00CA2A0F" w:rsidRPr="00CA2A0F">
          <w:rPr>
            <w:color w:val="000000" w:themeColor="text1"/>
            <w:sz w:val="20"/>
            <w:szCs w:val="20"/>
            <w:lang w:val="de-CH"/>
          </w:rPr>
          <w:t>could</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provide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one</w:t>
        </w:r>
        <w:proofErr w:type="spellEnd"/>
        <w:r w:rsidR="00CA2A0F" w:rsidRPr="00CA2A0F">
          <w:rPr>
            <w:color w:val="000000" w:themeColor="text1"/>
            <w:sz w:val="20"/>
            <w:szCs w:val="20"/>
            <w:lang w:val="de-CH"/>
          </w:rPr>
          <w:t xml:space="preserve"> possible </w:t>
        </w:r>
        <w:proofErr w:type="spellStart"/>
        <w:r w:rsidR="00CA2A0F" w:rsidRPr="00CA2A0F">
          <w:rPr>
            <w:color w:val="000000" w:themeColor="text1"/>
            <w:sz w:val="20"/>
            <w:szCs w:val="20"/>
            <w:lang w:val="de-CH"/>
          </w:rPr>
          <w:t>explanation</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for</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small</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association</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observed</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for</w:t>
        </w:r>
        <w:proofErr w:type="spellEnd"/>
        <w:r w:rsidR="00CA2A0F" w:rsidRPr="00CA2A0F">
          <w:rPr>
            <w:color w:val="000000" w:themeColor="text1"/>
            <w:sz w:val="20"/>
            <w:szCs w:val="20"/>
            <w:lang w:val="de-CH"/>
          </w:rPr>
          <w:t xml:space="preserve"> World War I </w:t>
        </w:r>
        <w:proofErr w:type="spellStart"/>
        <w:r w:rsidR="00CA2A0F" w:rsidRPr="00CA2A0F">
          <w:rPr>
            <w:color w:val="000000" w:themeColor="text1"/>
            <w:sz w:val="20"/>
            <w:szCs w:val="20"/>
            <w:lang w:val="de-CH"/>
          </w:rPr>
          <w:t>exposure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compared</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with</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stronger</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association</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observed</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during</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the</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influenza</w:t>
        </w:r>
        <w:proofErr w:type="spellEnd"/>
        <w:r w:rsidR="00CA2A0F" w:rsidRPr="00CA2A0F">
          <w:rPr>
            <w:color w:val="000000" w:themeColor="text1"/>
            <w:sz w:val="20"/>
            <w:szCs w:val="20"/>
            <w:lang w:val="de-CH"/>
          </w:rPr>
          <w:t xml:space="preserve"> </w:t>
        </w:r>
        <w:proofErr w:type="spellStart"/>
        <w:r w:rsidR="00CA2A0F" w:rsidRPr="00CA2A0F">
          <w:rPr>
            <w:color w:val="000000" w:themeColor="text1"/>
            <w:sz w:val="20"/>
            <w:szCs w:val="20"/>
            <w:lang w:val="de-CH"/>
          </w:rPr>
          <w:t>pandemic</w:t>
        </w:r>
        <w:proofErr w:type="spellEnd"/>
        <w:r w:rsidR="00CA2A0F" w:rsidRPr="00CA2A0F">
          <w:rPr>
            <w:color w:val="000000" w:themeColor="text1"/>
            <w:sz w:val="20"/>
            <w:szCs w:val="20"/>
            <w:lang w:val="de-CH"/>
          </w:rPr>
          <w:t>.</w:t>
        </w:r>
      </w:ins>
    </w:p>
    <w:p w14:paraId="6E9F21C9" w14:textId="203F1A33" w:rsidR="00CA2A0F" w:rsidDel="00CA2A0F" w:rsidRDefault="00CA2A0F" w:rsidP="003F07C6">
      <w:pPr>
        <w:snapToGrid w:val="0"/>
        <w:spacing w:after="120" w:line="360" w:lineRule="auto"/>
        <w:rPr>
          <w:del w:id="156" w:author="Anton Naganoor" w:date="2026-09-20T13:32:00Z" w16du:dateUtc="2026-09-20T11:32:00Z"/>
          <w:color w:val="000000" w:themeColor="text1"/>
          <w:sz w:val="20"/>
          <w:szCs w:val="20"/>
        </w:rPr>
      </w:pPr>
    </w:p>
    <w:p w14:paraId="6D8C3697" w14:textId="2035F520" w:rsidR="000F5863" w:rsidRPr="00EE1570" w:rsidRDefault="7E858394" w:rsidP="003F07C6">
      <w:pPr>
        <w:snapToGrid w:val="0"/>
        <w:spacing w:after="120" w:line="360" w:lineRule="auto"/>
        <w:rPr>
          <w:color w:val="000000" w:themeColor="text1"/>
          <w:sz w:val="20"/>
          <w:szCs w:val="20"/>
        </w:rPr>
      </w:pPr>
      <w:r w:rsidRPr="6BB5E041">
        <w:rPr>
          <w:color w:val="000000" w:themeColor="text1"/>
          <w:sz w:val="20"/>
          <w:szCs w:val="20"/>
        </w:rPr>
        <w:t xml:space="preserve">The historical context of Switzerland may also be relevant when interpreting these findings. Although the country experienced substantial economic disruption, food insecurity, and social strain during </w:t>
      </w:r>
      <w:r w:rsidR="19EACBE0" w:rsidRPr="6BB5E041">
        <w:rPr>
          <w:color w:val="000000" w:themeColor="text1"/>
          <w:sz w:val="20"/>
          <w:szCs w:val="20"/>
        </w:rPr>
        <w:t xml:space="preserve">the First </w:t>
      </w:r>
      <w:r w:rsidRPr="6BB5E041">
        <w:rPr>
          <w:color w:val="000000" w:themeColor="text1"/>
          <w:sz w:val="20"/>
          <w:szCs w:val="20"/>
        </w:rPr>
        <w:t>World War, it remained militarily neutral and was not exposed to the widespread destruction experienced in many neighbouring countries.</w:t>
      </w:r>
      <w:sdt>
        <w:sdtPr>
          <w:rPr>
            <w:color w:val="000000"/>
            <w:sz w:val="20"/>
            <w:szCs w:val="20"/>
          </w:rPr>
          <w:tag w:val="MENDELEY_CITATION_v3_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XX0="/>
          <w:id w:val="216326911"/>
          <w:placeholder>
            <w:docPart w:val="DefaultPlaceholder_-1854013440"/>
          </w:placeholder>
        </w:sdtPr>
        <w:sdtContent>
          <w:r w:rsidR="00C17EFA" w:rsidRPr="00C17EFA">
            <w:rPr>
              <w:color w:val="000000"/>
              <w:sz w:val="20"/>
            </w:rPr>
            <w:t xml:space="preserve">(Floris &amp; Staub, 2025; </w:t>
          </w:r>
          <w:proofErr w:type="spellStart"/>
          <w:r w:rsidR="00C17EFA" w:rsidRPr="00C17EFA">
            <w:rPr>
              <w:color w:val="000000"/>
              <w:sz w:val="20"/>
            </w:rPr>
            <w:t>Krämer</w:t>
          </w:r>
          <w:proofErr w:type="spellEnd"/>
          <w:r w:rsidR="00C17EFA" w:rsidRPr="00C17EFA">
            <w:rPr>
              <w:color w:val="000000"/>
              <w:sz w:val="20"/>
            </w:rPr>
            <w:t xml:space="preserve"> et al., 2016; Sonderegger &amp; </w:t>
          </w:r>
          <w:proofErr w:type="spellStart"/>
          <w:r w:rsidR="00C17EFA" w:rsidRPr="00C17EFA">
            <w:rPr>
              <w:color w:val="000000"/>
              <w:sz w:val="20"/>
            </w:rPr>
            <w:t>Tscherrig</w:t>
          </w:r>
          <w:proofErr w:type="spellEnd"/>
          <w:r w:rsidR="00C17EFA" w:rsidRPr="00C17EFA">
            <w:rPr>
              <w:color w:val="000000"/>
              <w:sz w:val="20"/>
            </w:rPr>
            <w:t>, 2016)</w:t>
          </w:r>
        </w:sdtContent>
      </w:sdt>
      <w:r w:rsidRPr="6BB5E041">
        <w:rPr>
          <w:color w:val="000000" w:themeColor="text1"/>
          <w:sz w:val="20"/>
          <w:szCs w:val="20"/>
        </w:rPr>
        <w:t xml:space="preserve"> Consequently, wartime conditions may have been insufficient to produce an independent effect on neonatal weight loss once maternal, neonatal, and feeding-related factors were taken into account.</w:t>
      </w:r>
      <w:r w:rsidR="2B5AE627" w:rsidRPr="6BB5E041">
        <w:rPr>
          <w:color w:val="000000" w:themeColor="text1"/>
          <w:sz w:val="20"/>
          <w:szCs w:val="20"/>
        </w:rPr>
        <w:t xml:space="preserve"> </w:t>
      </w:r>
      <w:r w:rsidRPr="6BB5E041">
        <w:rPr>
          <w:color w:val="000000" w:themeColor="text1"/>
          <w:sz w:val="20"/>
          <w:szCs w:val="20"/>
        </w:rPr>
        <w:t xml:space="preserve">An additional consideration is that pandemic-period exposure may represent a composite marker encompassing infectious, nutritional, social, and psychological stressors occurring simultaneously during the late war and immediate post-war years. </w:t>
      </w:r>
      <w:r w:rsidR="008E1E19" w:rsidRPr="008E1E19">
        <w:rPr>
          <w:color w:val="000000" w:themeColor="text1"/>
          <w:sz w:val="20"/>
          <w:szCs w:val="20"/>
        </w:rPr>
        <w:t>From a human-biological perspective, the pandemic period may therefore be better interpreted as a broader ecological stress context rather than as a proxy for influenza infection alone</w:t>
      </w:r>
      <w:r w:rsidR="008E1E19">
        <w:rPr>
          <w:color w:val="000000" w:themeColor="text1"/>
          <w:sz w:val="20"/>
          <w:szCs w:val="20"/>
        </w:rPr>
        <w:t xml:space="preserve">. </w:t>
      </w:r>
      <w:r w:rsidRPr="6BB5E041">
        <w:rPr>
          <w:color w:val="000000" w:themeColor="text1"/>
          <w:sz w:val="20"/>
          <w:szCs w:val="20"/>
        </w:rPr>
        <w:t>The observed associations should therefore not be interpreted as reflecting the biological effects of influenza infection alone.</w:t>
      </w:r>
      <w:r w:rsidR="2B5AE627" w:rsidRPr="6BB5E041">
        <w:rPr>
          <w:color w:val="000000" w:themeColor="text1"/>
          <w:sz w:val="20"/>
          <w:szCs w:val="20"/>
        </w:rPr>
        <w:t xml:space="preserve"> </w:t>
      </w:r>
      <w:r w:rsidRPr="6BB5E041">
        <w:rPr>
          <w:color w:val="000000" w:themeColor="text1"/>
          <w:sz w:val="20"/>
          <w:szCs w:val="20"/>
        </w:rPr>
        <w:t>Taken together, these findings suggest that pandemic-related exposures were more strongly associated with neonatal weight loss than World War I exposure itself, highlighting the potential importance of infectious and societal stressors for neonatal adaptation in historical populations.</w:t>
      </w:r>
    </w:p>
    <w:p w14:paraId="4CFD623C" w14:textId="438CA5CE"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Neonatal weight loss as a marker of neonatal adaptation in historical populations</w:t>
      </w:r>
    </w:p>
    <w:p w14:paraId="4BD09077" w14:textId="6E8E53DC" w:rsidR="00571352" w:rsidRPr="00EE1570" w:rsidRDefault="00A23D0C" w:rsidP="003F07C6">
      <w:pPr>
        <w:snapToGrid w:val="0"/>
        <w:spacing w:after="120" w:line="360" w:lineRule="auto"/>
        <w:rPr>
          <w:color w:val="000000" w:themeColor="text1"/>
          <w:sz w:val="20"/>
          <w:szCs w:val="20"/>
        </w:rPr>
      </w:pPr>
      <w:r w:rsidRPr="00A23D0C">
        <w:rPr>
          <w:color w:val="000000" w:themeColor="text1"/>
          <w:sz w:val="20"/>
          <w:szCs w:val="20"/>
        </w:rPr>
        <w:t xml:space="preserve">Neonatal weight loss may be conceptualized as a short-term phenotype occurring at the transition between prenatal development and postnatal nutritional provisioning. It may therefore reflect aspects of neonatal physiological adaptation </w:t>
      </w:r>
      <w:r w:rsidRPr="00A23D0C">
        <w:rPr>
          <w:color w:val="000000" w:themeColor="text1"/>
          <w:sz w:val="20"/>
          <w:szCs w:val="20"/>
        </w:rPr>
        <w:lastRenderedPageBreak/>
        <w:t>after birth while also being influenced by the establishment and mode of postnatal feeding. In historical populations, neonatal weight trajectories may provide information complementary to conventional birth anthropometry by capturing aspects of adaptation occurring after delivery.</w:t>
      </w:r>
      <w:r>
        <w:rPr>
          <w:color w:val="000000" w:themeColor="text1"/>
          <w:sz w:val="20"/>
          <w:szCs w:val="20"/>
        </w:rPr>
        <w:t xml:space="preserve"> </w:t>
      </w:r>
      <w:r w:rsidR="143F70D2" w:rsidRPr="2912D7FB">
        <w:rPr>
          <w:color w:val="000000" w:themeColor="text1"/>
          <w:sz w:val="20"/>
          <w:szCs w:val="20"/>
        </w:rPr>
        <w:t xml:space="preserve">The protective association between breastfeeding and lower neonatal weight loss was observed consistently across all examined neonatal subgroups. </w:t>
      </w:r>
      <w:r w:rsidR="4A25A6FB" w:rsidRPr="2912D7FB">
        <w:rPr>
          <w:sz w:val="20"/>
          <w:szCs w:val="20"/>
        </w:rPr>
        <w:t xml:space="preserve">Cochran–Q heterogeneity tests provided no evidence that the association between breastfeeding and </w:t>
      </w:r>
      <w:del w:id="157" w:author="Anton Naganoor" w:date="2026-09-20T10:13:00Z" w16du:dateUtc="2026-09-20T08:13:00Z">
        <w:r w:rsidR="4A25A6FB" w:rsidRPr="2912D7FB" w:rsidDel="00F57BDA">
          <w:rPr>
            <w:sz w:val="20"/>
            <w:szCs w:val="20"/>
          </w:rPr>
          <w:delText>excessive</w:delText>
        </w:r>
      </w:del>
      <w:ins w:id="158" w:author="Anton Naganoor" w:date="2026-09-20T10:13:00Z" w16du:dateUtc="2026-09-20T08:13:00Z">
        <w:r w:rsidR="00F57BDA">
          <w:rPr>
            <w:sz w:val="20"/>
            <w:szCs w:val="20"/>
          </w:rPr>
          <w:t>high</w:t>
        </w:r>
      </w:ins>
      <w:r w:rsidR="4A25A6FB" w:rsidRPr="2912D7FB">
        <w:rPr>
          <w:sz w:val="20"/>
          <w:szCs w:val="20"/>
        </w:rPr>
        <w:t xml:space="preserve"> neonatal weight loss differed across prematurity status, birthweight category, neonatal sex, historical crisis exposure, or maternal influenza exposure during pregnancy. These findings suggest that the association between feeding mode and neonatal weight loss was broadly similar across clinically and historically vulnerable neonatal populations. </w:t>
      </w:r>
      <w:r w:rsidR="143F70D2" w:rsidRPr="2912D7FB">
        <w:rPr>
          <w:color w:val="000000" w:themeColor="text1"/>
          <w:sz w:val="20"/>
          <w:szCs w:val="20"/>
        </w:rPr>
        <w:t>Nevertheless, the clinical interpretation of proportional weight loss may differ between neonatal populations. Similar percentage weight losses may impose a greater physiological burden in vulnerable infants, particularly those born preterm or with low birthweight, because of their lower metabolic reserves and reduced physiological capacity to compensate for postnatal nutritional deficits. Consequently, statistical consistency across subgroups should not necessarily be interpreted as implying equal clinical relevance across all neonatal populations.</w:t>
      </w:r>
      <w:r w:rsidR="4001FDFC" w:rsidRPr="2912D7FB">
        <w:rPr>
          <w:color w:val="000000" w:themeColor="text1"/>
          <w:sz w:val="20"/>
          <w:szCs w:val="20"/>
        </w:rPr>
        <w:t xml:space="preserve"> </w:t>
      </w:r>
      <w:r w:rsidR="143F70D2" w:rsidRPr="2912D7FB">
        <w:rPr>
          <w:color w:val="000000" w:themeColor="text1"/>
          <w:sz w:val="20"/>
          <w:szCs w:val="20"/>
        </w:rPr>
        <w:t>Taken together, these findings suggest that the association between breastfeeding and lower neonatal weight loss was broadly consistent across vulnerable neonatal populations, further supporting the robustness of the observed feeding-related effects.</w:t>
      </w:r>
    </w:p>
    <w:p w14:paraId="2C89784E" w14:textId="3B346DE4"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Strengths and limitations</w:t>
      </w:r>
    </w:p>
    <w:p w14:paraId="30D90434" w14:textId="0B0E37C6" w:rsidR="00571352" w:rsidRPr="00EE1570" w:rsidRDefault="2040E9B2" w:rsidP="003F07C6">
      <w:pPr>
        <w:snapToGrid w:val="0"/>
        <w:spacing w:after="120" w:line="360" w:lineRule="auto"/>
        <w:rPr>
          <w:color w:val="000000" w:themeColor="text1"/>
          <w:sz w:val="20"/>
          <w:szCs w:val="20"/>
        </w:rPr>
      </w:pPr>
      <w:r w:rsidRPr="4C3C38DC">
        <w:rPr>
          <w:color w:val="000000" w:themeColor="text1"/>
          <w:sz w:val="20"/>
          <w:szCs w:val="20"/>
        </w:rPr>
        <w:t xml:space="preserve">This study has several strengths. First, it is based on a large historical cohort comprising more than 11,000 neonates with serial weight measurements, </w:t>
      </w:r>
      <w:ins w:id="159" w:author="Anton Naganoor" w:date="2026-09-20T11:43:00Z">
        <w:r w:rsidR="00DA6677" w:rsidRPr="00DA6677">
          <w:rPr>
            <w:color w:val="000000" w:themeColor="text1"/>
            <w:sz w:val="20"/>
            <w:szCs w:val="20"/>
          </w:rPr>
          <w:t>with approximately 99% having two available measurements</w:t>
        </w:r>
      </w:ins>
      <w:ins w:id="160" w:author="Anton Naganoor" w:date="2026-09-20T11:43:00Z" w16du:dateUtc="2026-09-20T09:43:00Z">
        <w:r w:rsidR="00DA6677">
          <w:rPr>
            <w:color w:val="000000" w:themeColor="text1"/>
            <w:sz w:val="20"/>
            <w:szCs w:val="20"/>
          </w:rPr>
          <w:t xml:space="preserve">, </w:t>
        </w:r>
      </w:ins>
      <w:r w:rsidRPr="4C3C38DC">
        <w:rPr>
          <w:color w:val="000000" w:themeColor="text1"/>
          <w:sz w:val="20"/>
          <w:szCs w:val="20"/>
        </w:rPr>
        <w:t xml:space="preserve">allowing detailed assessment of early neonatal weight trajectories. Second, the availability of detailed feeding information enabled evaluation of feeding-related determinants of neonatal weight loss in a historical setting. Third, the study was conducted within a unique period encompassing both </w:t>
      </w:r>
      <w:r w:rsidR="321D384C" w:rsidRPr="4C3C38DC">
        <w:rPr>
          <w:color w:val="000000" w:themeColor="text1"/>
          <w:sz w:val="20"/>
          <w:szCs w:val="20"/>
        </w:rPr>
        <w:t xml:space="preserve">the First </w:t>
      </w:r>
      <w:r w:rsidRPr="4C3C38DC">
        <w:rPr>
          <w:color w:val="000000" w:themeColor="text1"/>
          <w:sz w:val="20"/>
          <w:szCs w:val="20"/>
        </w:rPr>
        <w:t>World War and the 1918–19</w:t>
      </w:r>
      <w:r w:rsidR="003141D5">
        <w:rPr>
          <w:color w:val="000000" w:themeColor="text1"/>
          <w:sz w:val="20"/>
          <w:szCs w:val="20"/>
        </w:rPr>
        <w:t>20</w:t>
      </w:r>
      <w:r w:rsidRPr="4C3C38DC">
        <w:rPr>
          <w:color w:val="000000" w:themeColor="text1"/>
          <w:sz w:val="20"/>
          <w:szCs w:val="20"/>
        </w:rPr>
        <w:t xml:space="preserve"> influenza pandemic, providing an opportunity to investigate the influence of major societal and infectious stressors on neonatal outcomes. In addition, the availability of maternal, neonatal, and perinatal information allowed adjustment for a broad range of potential confounders. Finally, the use of multiple sensitivity analyses strengthened the robustness of the findings.</w:t>
      </w:r>
    </w:p>
    <w:p w14:paraId="4EB29864" w14:textId="77777777" w:rsidR="00FB4BC1" w:rsidRDefault="143F70D2" w:rsidP="00FB4BC1">
      <w:pPr>
        <w:snapToGrid w:val="0"/>
        <w:spacing w:after="120" w:line="360" w:lineRule="auto"/>
        <w:rPr>
          <w:ins w:id="161" w:author="Anton Naganoor" w:date="2026-09-20T10:10:00Z" w16du:dateUtc="2026-09-20T08:10:00Z"/>
          <w:color w:val="000000" w:themeColor="text1"/>
          <w:sz w:val="20"/>
          <w:szCs w:val="20"/>
        </w:rPr>
      </w:pPr>
      <w:r w:rsidRPr="4C3C38DC">
        <w:rPr>
          <w:color w:val="000000" w:themeColor="text1"/>
          <w:sz w:val="20"/>
          <w:szCs w:val="20"/>
        </w:rPr>
        <w:t xml:space="preserve">Several limitations should also be considered. The observational design precludes causal inference and leaves the possibility of residual confounding. </w:t>
      </w:r>
      <w:proofErr w:type="gramStart"/>
      <w:r w:rsidRPr="4C3C38DC">
        <w:rPr>
          <w:color w:val="000000" w:themeColor="text1"/>
          <w:sz w:val="20"/>
          <w:szCs w:val="20"/>
        </w:rPr>
        <w:t>In particular, confounding</w:t>
      </w:r>
      <w:proofErr w:type="gramEnd"/>
      <w:r w:rsidRPr="4C3C38DC">
        <w:rPr>
          <w:color w:val="000000" w:themeColor="text1"/>
          <w:sz w:val="20"/>
          <w:szCs w:val="20"/>
        </w:rPr>
        <w:t xml:space="preserve"> by indication may have influenced the observed associations between feeding mode and neonatal weight loss, as feeding allocation was unlikely to be random. Furthermore, the use of historical hospital records inevitably entails limitations related to data completeness, </w:t>
      </w:r>
      <w:r w:rsidRPr="00FB4BC1">
        <w:rPr>
          <w:color w:val="000000" w:themeColor="text1"/>
          <w:sz w:val="20"/>
          <w:szCs w:val="20"/>
        </w:rPr>
        <w:t xml:space="preserve">measurement accuracy, and potential misclassification of exposures and outcomes. </w:t>
      </w:r>
      <w:r w:rsidR="00FB4BC1" w:rsidRPr="00FB4BC1">
        <w:rPr>
          <w:color w:val="000000" w:themeColor="text1"/>
          <w:sz w:val="20"/>
          <w:szCs w:val="20"/>
        </w:rPr>
        <w:t>Postnatal weight measurements were primarily available around days 5 and 10 rather than continuously across the first postnatal days. Consequently, the true postnatal weight nadir may not have been captured in all infants, and the maximum observed weight loss should be interpreted as an approximation of maximal early neonatal weight loss. In some infants, particularly those with later measurements, weight recovery may already have begun by the time of assessment.</w:t>
      </w:r>
    </w:p>
    <w:p w14:paraId="283B9E1F" w14:textId="1F3E29DA" w:rsidR="002C6AB2" w:rsidRPr="002C6AB2" w:rsidRDefault="002C6AB2" w:rsidP="002C6AB2">
      <w:pPr>
        <w:snapToGrid w:val="0"/>
        <w:spacing w:after="120" w:line="360" w:lineRule="auto"/>
        <w:rPr>
          <w:ins w:id="162" w:author="Anton Naganoor" w:date="2026-09-20T10:56:00Z"/>
          <w:color w:val="000000" w:themeColor="text1"/>
          <w:sz w:val="20"/>
          <w:szCs w:val="20"/>
          <w:lang w:val="de-CH"/>
        </w:rPr>
      </w:pPr>
      <w:ins w:id="163" w:author="Anton Naganoor" w:date="2026-09-20T10:56:00Z">
        <w:r w:rsidRPr="002C6AB2">
          <w:rPr>
            <w:color w:val="000000" w:themeColor="text1"/>
            <w:sz w:val="20"/>
            <w:szCs w:val="20"/>
            <w:rPrChange w:id="164" w:author="Anton Naganoor" w:date="2026-09-20T10:56:00Z" w16du:dateUtc="2026-09-20T08:56:00Z">
              <w:rPr>
                <w:color w:val="000000" w:themeColor="text1"/>
                <w:sz w:val="20"/>
                <w:szCs w:val="20"/>
                <w:lang w:val="de-CH"/>
              </w:rPr>
            </w:rPrChange>
          </w:rPr>
          <w:t>Variation in the timing and completeness of postnatal weight measurements may have introduced selection bias. However, the principal associations were similar when analyses were restricted to infants with standardized day-5 and day-10 measurements, suggesting that variation in measurement timing was unlikely to fully account for the observed findings. Residual measurement error related to the historical clinical recording process nevertheless cannot be excluded.</w:t>
        </w:r>
      </w:ins>
      <w:ins w:id="165" w:author="Anton Naganoor" w:date="2026-09-20T10:56:00Z" w16du:dateUtc="2026-09-20T08:56:00Z">
        <w:r w:rsidRPr="002C6AB2">
          <w:rPr>
            <w:color w:val="000000" w:themeColor="text1"/>
            <w:sz w:val="20"/>
            <w:szCs w:val="20"/>
            <w:rPrChange w:id="166" w:author="Anton Naganoor" w:date="2026-09-20T10:56:00Z" w16du:dateUtc="2026-09-20T08:56:00Z">
              <w:rPr>
                <w:color w:val="000000" w:themeColor="text1"/>
                <w:sz w:val="20"/>
                <w:szCs w:val="20"/>
                <w:lang w:val="de-CH"/>
              </w:rPr>
            </w:rPrChange>
          </w:rPr>
          <w:t xml:space="preserve"> </w:t>
        </w:r>
      </w:ins>
      <w:ins w:id="167" w:author="Anton Naganoor" w:date="2026-09-20T10:56:00Z">
        <w:r w:rsidRPr="002C6AB2">
          <w:rPr>
            <w:color w:val="000000" w:themeColor="text1"/>
            <w:sz w:val="20"/>
            <w:szCs w:val="20"/>
            <w:rPrChange w:id="168" w:author="Anton Naganoor" w:date="2026-09-20T10:56:00Z" w16du:dateUtc="2026-09-20T08:56:00Z">
              <w:rPr>
                <w:color w:val="000000" w:themeColor="text1"/>
                <w:sz w:val="20"/>
                <w:szCs w:val="20"/>
                <w:lang w:val="de-CH"/>
              </w:rPr>
            </w:rPrChange>
          </w:rPr>
          <w:t xml:space="preserve">The markedly higher neonatal mortality and greater clinical vulnerability among infants with only one available postnatal weight measurement indicate that incomplete follow-up was not random. </w:t>
        </w:r>
        <w:proofErr w:type="spellStart"/>
        <w:r w:rsidRPr="002C6AB2">
          <w:rPr>
            <w:color w:val="000000" w:themeColor="text1"/>
            <w:sz w:val="20"/>
            <w:szCs w:val="20"/>
            <w:lang w:val="de-CH"/>
          </w:rPr>
          <w:t>However</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this</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group</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represented</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only</w:t>
        </w:r>
        <w:proofErr w:type="spellEnd"/>
        <w:r w:rsidRPr="002C6AB2">
          <w:rPr>
            <w:color w:val="000000" w:themeColor="text1"/>
            <w:sz w:val="20"/>
            <w:szCs w:val="20"/>
            <w:lang w:val="de-CH"/>
          </w:rPr>
          <w:t xml:space="preserve"> 1.03% </w:t>
        </w:r>
        <w:proofErr w:type="spellStart"/>
        <w:r w:rsidRPr="002C6AB2">
          <w:rPr>
            <w:color w:val="000000" w:themeColor="text1"/>
            <w:sz w:val="20"/>
            <w:szCs w:val="20"/>
            <w:lang w:val="de-CH"/>
          </w:rPr>
          <w:t>of</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the</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analytical</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cohort</w:t>
        </w:r>
        <w:proofErr w:type="spellEnd"/>
        <w:r w:rsidRPr="002C6AB2">
          <w:rPr>
            <w:color w:val="000000" w:themeColor="text1"/>
            <w:sz w:val="20"/>
            <w:szCs w:val="20"/>
            <w:lang w:val="de-CH"/>
          </w:rPr>
          <w:t>.</w:t>
        </w:r>
      </w:ins>
    </w:p>
    <w:p w14:paraId="00A1D883" w14:textId="522ECBD5" w:rsidR="002C6AB2" w:rsidRPr="00FB4BC1" w:rsidDel="002C6AB2" w:rsidRDefault="002C6AB2" w:rsidP="00FB4BC1">
      <w:pPr>
        <w:snapToGrid w:val="0"/>
        <w:spacing w:after="120" w:line="360" w:lineRule="auto"/>
        <w:rPr>
          <w:del w:id="169" w:author="Anton Naganoor" w:date="2026-09-20T10:56:00Z" w16du:dateUtc="2026-09-20T08:56:00Z"/>
          <w:color w:val="000000" w:themeColor="text1"/>
          <w:sz w:val="20"/>
          <w:szCs w:val="20"/>
        </w:rPr>
      </w:pPr>
    </w:p>
    <w:p w14:paraId="46BE0B05" w14:textId="0A589F25" w:rsidR="00880E24" w:rsidRDefault="00851A5C" w:rsidP="003F07C6">
      <w:pPr>
        <w:snapToGrid w:val="0"/>
        <w:spacing w:after="120" w:line="360" w:lineRule="auto"/>
        <w:rPr>
          <w:ins w:id="170" w:author="Anton Naganoor" w:date="2026-09-20T13:47:00Z" w16du:dateUtc="2026-09-20T11:47:00Z"/>
          <w:color w:val="000000" w:themeColor="text1"/>
          <w:sz w:val="20"/>
          <w:szCs w:val="20"/>
        </w:rPr>
      </w:pPr>
      <w:r w:rsidRPr="00851A5C">
        <w:rPr>
          <w:color w:val="000000" w:themeColor="text1"/>
          <w:sz w:val="20"/>
          <w:szCs w:val="20"/>
        </w:rPr>
        <w:t>Observations with non-evaluable weight trajectories were excluded based on predefined biological plausibility criteria. Although these exclusions represented only a small proportion of eligible live-born infants, excluded infants were more likely to have indicators of neonatal vulnerability, including lower birthweight, lower gestational age, preterm birth, and low birthweight. This may have led to a slight underrepresentation of clinically vulnerable newborns in the analytical cohort.</w:t>
      </w:r>
      <w:r w:rsidR="000A20C5">
        <w:rPr>
          <w:color w:val="000000" w:themeColor="text1"/>
          <w:sz w:val="20"/>
          <w:szCs w:val="20"/>
        </w:rPr>
        <w:t xml:space="preserve"> </w:t>
      </w:r>
      <w:r w:rsidR="143F70D2" w:rsidRPr="4C3C38DC">
        <w:rPr>
          <w:color w:val="000000" w:themeColor="text1"/>
          <w:sz w:val="20"/>
          <w:szCs w:val="20"/>
        </w:rPr>
        <w:t xml:space="preserve">Information on feeding frequency, milk volume, and actual nutritional intake was unavailable, limiting detailed assessment of feeding practices and preventing evaluation of dose-dependent feeding effects. </w:t>
      </w:r>
      <w:r w:rsidR="0092746C" w:rsidRPr="0092746C">
        <w:rPr>
          <w:color w:val="000000" w:themeColor="text1"/>
          <w:sz w:val="20"/>
          <w:szCs w:val="20"/>
        </w:rPr>
        <w:t>In addition, the historical records did not provide direct measures of maternal nutritional intake, energy balance, milk production or composition, placental function, or other physiological components relevant to maternal capital. Consequently, the maternal-investment and developmental-plasticity frameworks used in this study should be considered interpretive perspectives rather than mechanisms directly tested in the present analyses.</w:t>
      </w:r>
      <w:r w:rsidR="0092746C">
        <w:rPr>
          <w:color w:val="000000" w:themeColor="text1"/>
          <w:sz w:val="20"/>
          <w:szCs w:val="20"/>
        </w:rPr>
        <w:t xml:space="preserve"> </w:t>
      </w:r>
      <w:r w:rsidR="143F70D2" w:rsidRPr="4C3C38DC">
        <w:rPr>
          <w:color w:val="000000" w:themeColor="text1"/>
          <w:sz w:val="20"/>
          <w:szCs w:val="20"/>
        </w:rPr>
        <w:t xml:space="preserve">In addition, maternal influenza exposure was likely </w:t>
      </w:r>
      <w:r w:rsidR="71D4FC19" w:rsidRPr="4C3C38DC">
        <w:rPr>
          <w:color w:val="000000" w:themeColor="text1"/>
          <w:sz w:val="20"/>
          <w:szCs w:val="20"/>
        </w:rPr>
        <w:t xml:space="preserve">underestimated </w:t>
      </w:r>
      <w:r w:rsidR="6BC6BC8F" w:rsidRPr="4C3C38DC">
        <w:rPr>
          <w:color w:val="000000" w:themeColor="text1"/>
          <w:sz w:val="20"/>
          <w:szCs w:val="20"/>
        </w:rPr>
        <w:t>since</w:t>
      </w:r>
      <w:r w:rsidR="004E5A3A">
        <w:rPr>
          <w:color w:val="000000" w:themeColor="text1"/>
          <w:sz w:val="20"/>
          <w:szCs w:val="20"/>
        </w:rPr>
        <w:t xml:space="preserve"> </w:t>
      </w:r>
      <w:r w:rsidR="143F70D2" w:rsidRPr="4C3C38DC">
        <w:rPr>
          <w:color w:val="000000" w:themeColor="text1"/>
          <w:sz w:val="20"/>
          <w:szCs w:val="20"/>
        </w:rPr>
        <w:t>only clinically documented cases could be identified. Finally, the cohort originated from a single maternity hospital, which may limit the generalisability of the findings to other historical populations, geographical settings, or healthcare systems.</w:t>
      </w:r>
    </w:p>
    <w:p w14:paraId="04DDFB67" w14:textId="77777777" w:rsidR="00880E24" w:rsidRDefault="00880E24">
      <w:pPr>
        <w:rPr>
          <w:ins w:id="171" w:author="Anton Naganoor" w:date="2026-09-20T13:47:00Z" w16du:dateUtc="2026-09-20T11:47:00Z"/>
          <w:color w:val="000000" w:themeColor="text1"/>
          <w:sz w:val="20"/>
          <w:szCs w:val="20"/>
        </w:rPr>
      </w:pPr>
      <w:ins w:id="172" w:author="Anton Naganoor" w:date="2026-09-20T13:47:00Z" w16du:dateUtc="2026-09-20T11:47:00Z">
        <w:r>
          <w:rPr>
            <w:color w:val="000000" w:themeColor="text1"/>
            <w:sz w:val="20"/>
            <w:szCs w:val="20"/>
          </w:rPr>
          <w:br w:type="page"/>
        </w:r>
      </w:ins>
    </w:p>
    <w:p w14:paraId="521F003A" w14:textId="1C434E14" w:rsidR="00571352" w:rsidRPr="000A20C5" w:rsidDel="00880E24" w:rsidRDefault="00571352" w:rsidP="003F07C6">
      <w:pPr>
        <w:snapToGrid w:val="0"/>
        <w:spacing w:after="120" w:line="360" w:lineRule="auto"/>
        <w:rPr>
          <w:del w:id="173" w:author="Anton Naganoor" w:date="2026-09-20T13:47:00Z" w16du:dateUtc="2026-09-20T11:47:00Z"/>
          <w:color w:val="000000" w:themeColor="text1"/>
          <w:sz w:val="20"/>
          <w:szCs w:val="20"/>
        </w:rPr>
      </w:pPr>
    </w:p>
    <w:p w14:paraId="68633209" w14:textId="4C3329FC" w:rsidR="00571352" w:rsidRPr="00EE1570" w:rsidDel="00880E24" w:rsidRDefault="00571352" w:rsidP="003F07C6">
      <w:pPr>
        <w:snapToGrid w:val="0"/>
        <w:spacing w:after="120" w:line="360" w:lineRule="auto"/>
        <w:rPr>
          <w:del w:id="174" w:author="Anton Naganoor" w:date="2026-09-20T13:47:00Z" w16du:dateUtc="2026-09-20T11:47:00Z"/>
          <w:color w:val="000000" w:themeColor="text1"/>
          <w:sz w:val="20"/>
          <w:szCs w:val="20"/>
        </w:rPr>
      </w:pPr>
    </w:p>
    <w:p w14:paraId="5F7BCFEA" w14:textId="1D52D6E4" w:rsidR="00571352" w:rsidRPr="00EE1570" w:rsidRDefault="00571352" w:rsidP="003F07C6">
      <w:pPr>
        <w:pStyle w:val="Listenabsatz"/>
        <w:numPr>
          <w:ilvl w:val="0"/>
          <w:numId w:val="2"/>
        </w:numPr>
        <w:snapToGrid w:val="0"/>
        <w:spacing w:after="120" w:line="360" w:lineRule="auto"/>
        <w:ind w:left="426" w:hanging="426"/>
        <w:contextualSpacing w:val="0"/>
        <w:rPr>
          <w:b/>
          <w:bCs/>
          <w:color w:val="000000" w:themeColor="text1"/>
          <w:sz w:val="20"/>
          <w:szCs w:val="20"/>
        </w:rPr>
      </w:pPr>
      <w:r w:rsidRPr="2912D7FB">
        <w:rPr>
          <w:b/>
          <w:bCs/>
          <w:color w:val="000000" w:themeColor="text1"/>
          <w:sz w:val="20"/>
          <w:szCs w:val="20"/>
        </w:rPr>
        <w:t>Con</w:t>
      </w:r>
      <w:r w:rsidR="00DE22C6" w:rsidRPr="2912D7FB">
        <w:rPr>
          <w:b/>
          <w:bCs/>
          <w:color w:val="000000" w:themeColor="text1"/>
          <w:sz w:val="20"/>
          <w:szCs w:val="20"/>
        </w:rPr>
        <w:t>cl</w:t>
      </w:r>
      <w:r w:rsidRPr="2912D7FB">
        <w:rPr>
          <w:b/>
          <w:bCs/>
          <w:color w:val="000000" w:themeColor="text1"/>
          <w:sz w:val="20"/>
          <w:szCs w:val="20"/>
        </w:rPr>
        <w:t>usion</w:t>
      </w:r>
    </w:p>
    <w:p w14:paraId="2BE430E1" w14:textId="4F71DF80" w:rsidR="00571352" w:rsidRPr="00EE1570" w:rsidDel="003C01A6" w:rsidRDefault="2040E9B2" w:rsidP="4C3C38DC">
      <w:pPr>
        <w:spacing w:after="120" w:line="360" w:lineRule="auto"/>
        <w:rPr>
          <w:del w:id="175" w:author="Anton Naganoor" w:date="2026-09-20T10:01:00Z" w16du:dateUtc="2026-09-20T08:01:00Z"/>
          <w:color w:val="000000" w:themeColor="text1"/>
          <w:sz w:val="20"/>
          <w:szCs w:val="20"/>
        </w:rPr>
      </w:pPr>
      <w:r w:rsidRPr="4C3C38DC">
        <w:rPr>
          <w:color w:val="000000" w:themeColor="text1"/>
          <w:sz w:val="20"/>
          <w:szCs w:val="20"/>
        </w:rPr>
        <w:t>In this historical cohort of neonates born between 1905 and 1924, feeding mode emerged as the strongest correlate of neonatal weight loss. Breastfeeding was consistently associated with lower neonatal weight loss, whereas mixed feeding was associated with greater weight loss across multiple analytical approaches. In addition,</w:t>
      </w:r>
      <w:r w:rsidR="0064649A">
        <w:rPr>
          <w:color w:val="000000" w:themeColor="text1"/>
          <w:sz w:val="20"/>
          <w:szCs w:val="20"/>
        </w:rPr>
        <w:t xml:space="preserve"> </w:t>
      </w:r>
      <w:r w:rsidRPr="4C3C38DC">
        <w:rPr>
          <w:color w:val="000000" w:themeColor="text1"/>
          <w:sz w:val="20"/>
          <w:szCs w:val="20"/>
        </w:rPr>
        <w:t>maternal influenza exposure and pregnancies occurring during the 1918–19</w:t>
      </w:r>
      <w:r w:rsidR="003141D5">
        <w:rPr>
          <w:color w:val="000000" w:themeColor="text1"/>
          <w:sz w:val="20"/>
          <w:szCs w:val="20"/>
        </w:rPr>
        <w:t>20</w:t>
      </w:r>
      <w:r w:rsidRPr="4C3C38DC">
        <w:rPr>
          <w:color w:val="000000" w:themeColor="text1"/>
          <w:sz w:val="20"/>
          <w:szCs w:val="20"/>
        </w:rPr>
        <w:t xml:space="preserve"> influenza pandemic </w:t>
      </w:r>
      <w:r w:rsidR="0064649A">
        <w:rPr>
          <w:color w:val="000000" w:themeColor="text1"/>
          <w:sz w:val="20"/>
          <w:szCs w:val="20"/>
        </w:rPr>
        <w:t>were</w:t>
      </w:r>
      <w:r w:rsidR="0064649A" w:rsidRPr="4C3C38DC">
        <w:rPr>
          <w:color w:val="000000" w:themeColor="text1"/>
          <w:sz w:val="20"/>
          <w:szCs w:val="20"/>
        </w:rPr>
        <w:t xml:space="preserve"> </w:t>
      </w:r>
      <w:r w:rsidRPr="4C3C38DC">
        <w:rPr>
          <w:color w:val="000000" w:themeColor="text1"/>
          <w:sz w:val="20"/>
          <w:szCs w:val="20"/>
        </w:rPr>
        <w:t>associated with modest increases in neonatal weight loss,</w:t>
      </w:r>
      <w:del w:id="176" w:author="Anton Naganoor" w:date="2026-09-20T10:58:00Z" w16du:dateUtc="2026-09-20T08:58:00Z">
        <w:r w:rsidRPr="4C3C38DC" w:rsidDel="002C6AB2">
          <w:rPr>
            <w:color w:val="000000" w:themeColor="text1"/>
            <w:sz w:val="20"/>
            <w:szCs w:val="20"/>
          </w:rPr>
          <w:delText xml:space="preserve"> </w:delText>
        </w:r>
      </w:del>
      <w:ins w:id="177" w:author="Anton Naganoor" w:date="2026-09-20T10:58:00Z" w16du:dateUtc="2026-09-20T08:58:00Z">
        <w:r w:rsidR="002C6AB2">
          <w:rPr>
            <w:color w:val="000000" w:themeColor="text1"/>
            <w:sz w:val="20"/>
            <w:szCs w:val="20"/>
          </w:rPr>
          <w:t xml:space="preserve"> </w:t>
        </w:r>
      </w:ins>
      <w:ins w:id="178" w:author="Anton Naganoor" w:date="2026-09-20T10:58:00Z">
        <w:r w:rsidR="002C6AB2" w:rsidRPr="002C6AB2">
          <w:rPr>
            <w:color w:val="000000" w:themeColor="text1"/>
            <w:sz w:val="20"/>
            <w:szCs w:val="20"/>
          </w:rPr>
          <w:t>while the association with First World War exposure was small and did not provide clear evidence of an independent association</w:t>
        </w:r>
      </w:ins>
      <w:del w:id="179" w:author="Anton Naganoor" w:date="2026-09-20T10:58:00Z" w16du:dateUtc="2026-09-20T08:58:00Z">
        <w:r w:rsidRPr="4C3C38DC" w:rsidDel="002C6AB2">
          <w:rPr>
            <w:color w:val="000000" w:themeColor="text1"/>
            <w:sz w:val="20"/>
            <w:szCs w:val="20"/>
          </w:rPr>
          <w:delText xml:space="preserve">while no </w:delText>
        </w:r>
        <w:r w:rsidR="4F40CAF7" w:rsidRPr="4C3C38DC" w:rsidDel="002C6AB2">
          <w:rPr>
            <w:color w:val="000000" w:themeColor="text1"/>
            <w:sz w:val="20"/>
            <w:szCs w:val="20"/>
          </w:rPr>
          <w:delText>effect identified</w:delText>
        </w:r>
        <w:r w:rsidR="00F66590" w:rsidDel="002C6AB2">
          <w:rPr>
            <w:color w:val="000000" w:themeColor="text1"/>
            <w:sz w:val="20"/>
            <w:szCs w:val="20"/>
          </w:rPr>
          <w:delText xml:space="preserve"> </w:delText>
        </w:r>
        <w:r w:rsidR="5F88C645" w:rsidRPr="4C3C38DC" w:rsidDel="002C6AB2">
          <w:rPr>
            <w:color w:val="000000" w:themeColor="text1"/>
            <w:sz w:val="20"/>
            <w:szCs w:val="20"/>
          </w:rPr>
          <w:delText>for</w:delText>
        </w:r>
        <w:r w:rsidR="7AE9A9A3" w:rsidRPr="4C3C38DC" w:rsidDel="002C6AB2">
          <w:rPr>
            <w:color w:val="000000" w:themeColor="text1"/>
            <w:sz w:val="20"/>
            <w:szCs w:val="20"/>
          </w:rPr>
          <w:delText xml:space="preserve"> the exposure to</w:delText>
        </w:r>
        <w:r w:rsidR="727EDCD9" w:rsidRPr="4C3C38DC" w:rsidDel="002C6AB2">
          <w:rPr>
            <w:color w:val="000000" w:themeColor="text1"/>
            <w:sz w:val="20"/>
            <w:szCs w:val="20"/>
          </w:rPr>
          <w:delText xml:space="preserve"> the First</w:delText>
        </w:r>
        <w:r w:rsidRPr="4C3C38DC" w:rsidDel="002C6AB2">
          <w:rPr>
            <w:color w:val="000000" w:themeColor="text1"/>
            <w:sz w:val="20"/>
            <w:szCs w:val="20"/>
          </w:rPr>
          <w:delText xml:space="preserve"> World War</w:delText>
        </w:r>
      </w:del>
      <w:r w:rsidRPr="4C3C38DC">
        <w:rPr>
          <w:color w:val="000000" w:themeColor="text1"/>
          <w:sz w:val="20"/>
          <w:szCs w:val="20"/>
        </w:rPr>
        <w:t>.</w:t>
      </w:r>
      <w:ins w:id="180" w:author="Anton Naganoor" w:date="2026-09-20T10:01:00Z" w16du:dateUtc="2026-09-20T08:01:00Z">
        <w:r w:rsidR="003C01A6">
          <w:rPr>
            <w:color w:val="000000" w:themeColor="text1"/>
            <w:sz w:val="20"/>
            <w:szCs w:val="20"/>
          </w:rPr>
          <w:t xml:space="preserve"> </w:t>
        </w:r>
      </w:ins>
    </w:p>
    <w:p w14:paraId="0C82E9A3" w14:textId="27098EF5" w:rsidR="0012350D" w:rsidRDefault="00821B00" w:rsidP="003C01A6">
      <w:pPr>
        <w:spacing w:after="120" w:line="360" w:lineRule="auto"/>
        <w:rPr>
          <w:ins w:id="181" w:author="Anton Naganoor" w:date="2026-09-20T10:01:00Z" w16du:dateUtc="2026-09-20T08:01:00Z"/>
          <w:b/>
          <w:bCs/>
        </w:rPr>
      </w:pPr>
      <w:r w:rsidRPr="00821B00">
        <w:rPr>
          <w:color w:val="000000" w:themeColor="text1"/>
          <w:sz w:val="20"/>
          <w:szCs w:val="20"/>
        </w:rPr>
        <w:t>These findings suggest that early neonatal weight trajectories may represent a postnatal phenotype at the intersection of infant physiological adaptation, postnatal nutritional provisioning, and prenatal environmental conditions. Beyond its established clinical relevance, neonatal weight loss may therefore provide information complementary to traditional measures such as birthweight and neonatal anthropometry by capturing aspects of adaptation occurring after delivery. Historical maternity records offer a unique opportunity to investigate how maternal, nutritional, infectious, and broader environmental conditions shape neonatal adaptation during periods of major societal disruption.</w:t>
      </w:r>
      <w:del w:id="182" w:author="Anton Naganoor" w:date="2026-09-20T10:01:00Z" w16du:dateUtc="2026-09-20T08:01:00Z">
        <w:r w:rsidR="0012350D" w:rsidDel="003C01A6">
          <w:rPr>
            <w:b/>
            <w:bCs/>
          </w:rPr>
          <w:br w:type="page"/>
        </w:r>
      </w:del>
    </w:p>
    <w:p w14:paraId="20D77E1D" w14:textId="77777777" w:rsidR="003C01A6" w:rsidRDefault="003C01A6" w:rsidP="003C01A6">
      <w:pPr>
        <w:spacing w:after="120" w:line="360" w:lineRule="auto"/>
        <w:rPr>
          <w:ins w:id="183" w:author="Anton Naganoor" w:date="2026-09-20T10:01:00Z" w16du:dateUtc="2026-09-20T08:01:00Z"/>
          <w:b/>
          <w:bCs/>
        </w:rPr>
      </w:pPr>
    </w:p>
    <w:p w14:paraId="6641F7F9" w14:textId="77777777" w:rsidR="003C01A6" w:rsidRDefault="003C01A6" w:rsidP="003C01A6">
      <w:pPr>
        <w:spacing w:after="120" w:line="360" w:lineRule="auto"/>
        <w:rPr>
          <w:ins w:id="184" w:author="Anton Naganoor" w:date="2026-09-20T10:01:00Z" w16du:dateUtc="2026-09-20T08:01:00Z"/>
          <w:b/>
          <w:bCs/>
        </w:rPr>
      </w:pPr>
    </w:p>
    <w:p w14:paraId="44E3C25E" w14:textId="77777777" w:rsidR="003C01A6" w:rsidRDefault="003C01A6" w:rsidP="003C01A6">
      <w:pPr>
        <w:spacing w:after="120" w:line="360" w:lineRule="auto"/>
        <w:rPr>
          <w:ins w:id="185" w:author="Anton Naganoor" w:date="2026-09-20T10:01:00Z" w16du:dateUtc="2026-09-20T08:01:00Z"/>
          <w:b/>
          <w:bCs/>
        </w:rPr>
      </w:pPr>
    </w:p>
    <w:p w14:paraId="6C245BDE" w14:textId="77777777" w:rsidR="003C01A6" w:rsidRDefault="003C01A6" w:rsidP="003C01A6">
      <w:pPr>
        <w:spacing w:after="120" w:line="360" w:lineRule="auto"/>
        <w:rPr>
          <w:ins w:id="186" w:author="Anton Naganoor" w:date="2026-09-20T10:01:00Z" w16du:dateUtc="2026-09-20T08:01:00Z"/>
          <w:b/>
          <w:bCs/>
        </w:rPr>
      </w:pPr>
    </w:p>
    <w:p w14:paraId="2E7287C5" w14:textId="77777777" w:rsidR="003C01A6" w:rsidRDefault="003C01A6" w:rsidP="003C01A6">
      <w:pPr>
        <w:spacing w:after="120" w:line="360" w:lineRule="auto"/>
        <w:rPr>
          <w:ins w:id="187" w:author="Anton Naganoor" w:date="2026-09-20T10:01:00Z" w16du:dateUtc="2026-09-20T08:01:00Z"/>
          <w:b/>
          <w:bCs/>
        </w:rPr>
      </w:pPr>
    </w:p>
    <w:p w14:paraId="761E50DD" w14:textId="77777777" w:rsidR="003C01A6" w:rsidRDefault="003C01A6" w:rsidP="003C01A6">
      <w:pPr>
        <w:spacing w:after="120" w:line="360" w:lineRule="auto"/>
        <w:rPr>
          <w:ins w:id="188" w:author="Anton Naganoor" w:date="2026-09-20T10:01:00Z" w16du:dateUtc="2026-09-20T08:01:00Z"/>
          <w:b/>
          <w:bCs/>
        </w:rPr>
      </w:pPr>
    </w:p>
    <w:p w14:paraId="0DF793D2" w14:textId="77777777" w:rsidR="003C01A6" w:rsidRDefault="003C01A6" w:rsidP="003C01A6">
      <w:pPr>
        <w:spacing w:after="120" w:line="360" w:lineRule="auto"/>
        <w:rPr>
          <w:ins w:id="189" w:author="Anton Naganoor" w:date="2026-09-20T10:01:00Z" w16du:dateUtc="2026-09-20T08:01:00Z"/>
          <w:b/>
          <w:bCs/>
        </w:rPr>
      </w:pPr>
    </w:p>
    <w:p w14:paraId="73DA825F" w14:textId="77777777" w:rsidR="003C01A6" w:rsidRDefault="003C01A6" w:rsidP="003C01A6">
      <w:pPr>
        <w:spacing w:after="120" w:line="360" w:lineRule="auto"/>
        <w:rPr>
          <w:ins w:id="190" w:author="Anton Naganoor" w:date="2026-09-20T10:01:00Z" w16du:dateUtc="2026-09-20T08:01:00Z"/>
          <w:b/>
          <w:bCs/>
        </w:rPr>
      </w:pPr>
    </w:p>
    <w:p w14:paraId="0C8B7C87" w14:textId="77777777" w:rsidR="003C01A6" w:rsidRDefault="003C01A6" w:rsidP="003C01A6">
      <w:pPr>
        <w:spacing w:after="120" w:line="360" w:lineRule="auto"/>
        <w:rPr>
          <w:ins w:id="191" w:author="Anton Naganoor" w:date="2026-09-20T10:01:00Z" w16du:dateUtc="2026-09-20T08:01:00Z"/>
          <w:b/>
          <w:bCs/>
        </w:rPr>
      </w:pPr>
    </w:p>
    <w:p w14:paraId="326FE6FF" w14:textId="77777777" w:rsidR="003C01A6" w:rsidRDefault="003C01A6" w:rsidP="003C01A6">
      <w:pPr>
        <w:spacing w:after="120" w:line="360" w:lineRule="auto"/>
        <w:rPr>
          <w:ins w:id="192" w:author="Anton Naganoor" w:date="2026-09-20T10:01:00Z" w16du:dateUtc="2026-09-20T08:01:00Z"/>
          <w:b/>
          <w:bCs/>
        </w:rPr>
      </w:pPr>
    </w:p>
    <w:p w14:paraId="60E3A96E" w14:textId="77777777" w:rsidR="003C01A6" w:rsidRDefault="003C01A6" w:rsidP="003C01A6">
      <w:pPr>
        <w:spacing w:after="120" w:line="360" w:lineRule="auto"/>
        <w:rPr>
          <w:ins w:id="193" w:author="Anton Naganoor" w:date="2026-09-20T10:01:00Z" w16du:dateUtc="2026-09-20T08:01:00Z"/>
          <w:b/>
          <w:bCs/>
        </w:rPr>
      </w:pPr>
    </w:p>
    <w:p w14:paraId="11BBC52F" w14:textId="77777777" w:rsidR="003C01A6" w:rsidRDefault="003C01A6" w:rsidP="003C01A6">
      <w:pPr>
        <w:spacing w:after="120" w:line="360" w:lineRule="auto"/>
        <w:rPr>
          <w:ins w:id="194" w:author="Anton Naganoor" w:date="2026-09-20T10:01:00Z" w16du:dateUtc="2026-09-20T08:01:00Z"/>
          <w:b/>
          <w:bCs/>
        </w:rPr>
      </w:pPr>
    </w:p>
    <w:p w14:paraId="694C2FC7" w14:textId="77777777" w:rsidR="003C01A6" w:rsidRDefault="003C01A6" w:rsidP="003C01A6">
      <w:pPr>
        <w:spacing w:after="120" w:line="360" w:lineRule="auto"/>
        <w:rPr>
          <w:ins w:id="195" w:author="Anton Naganoor" w:date="2026-09-20T10:01:00Z" w16du:dateUtc="2026-09-20T08:01:00Z"/>
          <w:b/>
          <w:bCs/>
        </w:rPr>
      </w:pPr>
    </w:p>
    <w:p w14:paraId="4F3063E6" w14:textId="77777777" w:rsidR="003C01A6" w:rsidRDefault="003C01A6" w:rsidP="003C01A6">
      <w:pPr>
        <w:spacing w:after="120" w:line="360" w:lineRule="auto"/>
        <w:rPr>
          <w:ins w:id="196" w:author="Anton Naganoor" w:date="2026-09-20T10:01:00Z" w16du:dateUtc="2026-09-20T08:01:00Z"/>
          <w:b/>
          <w:bCs/>
        </w:rPr>
      </w:pPr>
    </w:p>
    <w:p w14:paraId="326D6A8C" w14:textId="77777777" w:rsidR="003C01A6" w:rsidRDefault="003C01A6" w:rsidP="003C01A6">
      <w:pPr>
        <w:spacing w:after="120" w:line="360" w:lineRule="auto"/>
        <w:rPr>
          <w:ins w:id="197" w:author="Anton Naganoor" w:date="2026-09-20T10:01:00Z" w16du:dateUtc="2026-09-20T08:01:00Z"/>
          <w:b/>
          <w:bCs/>
        </w:rPr>
      </w:pPr>
    </w:p>
    <w:p w14:paraId="1277429A" w14:textId="77777777" w:rsidR="003C01A6" w:rsidRDefault="003C01A6" w:rsidP="003C01A6">
      <w:pPr>
        <w:spacing w:after="120" w:line="360" w:lineRule="auto"/>
        <w:rPr>
          <w:ins w:id="198" w:author="Anton Naganoor" w:date="2026-09-20T10:01:00Z" w16du:dateUtc="2026-09-20T08:01:00Z"/>
          <w:b/>
          <w:bCs/>
        </w:rPr>
      </w:pPr>
    </w:p>
    <w:p w14:paraId="0F9BA291" w14:textId="77777777" w:rsidR="003C01A6" w:rsidRDefault="003C01A6" w:rsidP="003C01A6">
      <w:pPr>
        <w:spacing w:after="120" w:line="360" w:lineRule="auto"/>
        <w:rPr>
          <w:ins w:id="199" w:author="Anton Naganoor" w:date="2026-09-20T10:01:00Z" w16du:dateUtc="2026-09-20T08:01:00Z"/>
          <w:b/>
          <w:bCs/>
        </w:rPr>
      </w:pPr>
    </w:p>
    <w:p w14:paraId="17E01B6A" w14:textId="77777777" w:rsidR="003C01A6" w:rsidRDefault="003C01A6" w:rsidP="003C01A6">
      <w:pPr>
        <w:spacing w:after="120" w:line="360" w:lineRule="auto"/>
        <w:rPr>
          <w:ins w:id="200" w:author="Anton Naganoor" w:date="2026-09-20T10:01:00Z" w16du:dateUtc="2026-09-20T08:01:00Z"/>
          <w:b/>
          <w:bCs/>
        </w:rPr>
      </w:pPr>
    </w:p>
    <w:p w14:paraId="3894EB77" w14:textId="77777777" w:rsidR="003C01A6" w:rsidDel="008A0C39" w:rsidRDefault="003C01A6">
      <w:pPr>
        <w:spacing w:after="120" w:line="360" w:lineRule="auto"/>
        <w:rPr>
          <w:del w:id="201" w:author="Anton Naganoor" w:date="2026-09-20T17:44:00Z" w16du:dateUtc="2026-09-20T15:44:00Z"/>
          <w:b/>
          <w:bCs/>
        </w:rPr>
        <w:pPrChange w:id="202" w:author="Anton Naganoor" w:date="2026-09-20T10:01:00Z" w16du:dateUtc="2026-09-20T08:01:00Z">
          <w:pPr/>
        </w:pPrChange>
      </w:pPr>
    </w:p>
    <w:p w14:paraId="610EF520" w14:textId="59EE2339" w:rsidR="00D55DC2" w:rsidRPr="0012350D" w:rsidRDefault="00D55DC2" w:rsidP="0012350D">
      <w:pPr>
        <w:snapToGrid w:val="0"/>
        <w:spacing w:after="120" w:line="360" w:lineRule="auto"/>
        <w:rPr>
          <w:b/>
          <w:bCs/>
          <w:sz w:val="20"/>
          <w:szCs w:val="20"/>
        </w:rPr>
      </w:pPr>
      <w:r w:rsidRPr="0012350D">
        <w:rPr>
          <w:b/>
          <w:bCs/>
          <w:sz w:val="20"/>
          <w:szCs w:val="20"/>
        </w:rPr>
        <w:t>Author statements</w:t>
      </w:r>
    </w:p>
    <w:p w14:paraId="105E2A0E" w14:textId="7576CC72" w:rsidR="00C27FED" w:rsidRPr="0012350D" w:rsidRDefault="00C27FED" w:rsidP="0012350D">
      <w:pPr>
        <w:spacing w:line="360" w:lineRule="auto"/>
        <w:rPr>
          <w:b/>
          <w:bCs/>
          <w:sz w:val="20"/>
          <w:szCs w:val="20"/>
        </w:rPr>
      </w:pPr>
    </w:p>
    <w:p w14:paraId="7CDAE2E0" w14:textId="2244E5C2" w:rsidR="003B5BC6" w:rsidRDefault="00D55DC2">
      <w:pPr>
        <w:snapToGrid w:val="0"/>
        <w:spacing w:after="115" w:line="360" w:lineRule="auto"/>
        <w:rPr>
          <w:sz w:val="20"/>
          <w:szCs w:val="20"/>
        </w:rPr>
        <w:pPrChange w:id="203" w:author="Anton Naganoor" w:date="2026-09-20T12:10:00Z" w16du:dateUtc="2026-09-20T10:10:00Z">
          <w:pPr>
            <w:snapToGrid w:val="0"/>
            <w:spacing w:after="120" w:line="360" w:lineRule="auto"/>
          </w:pPr>
        </w:pPrChange>
      </w:pPr>
      <w:r w:rsidRPr="0012350D">
        <w:rPr>
          <w:b/>
          <w:bCs/>
          <w:sz w:val="20"/>
          <w:szCs w:val="20"/>
        </w:rPr>
        <w:t>Acknowledgements:</w:t>
      </w:r>
      <w:r w:rsidRPr="0012350D">
        <w:rPr>
          <w:sz w:val="20"/>
          <w:szCs w:val="20"/>
        </w:rPr>
        <w:t xml:space="preserve"> </w:t>
      </w:r>
      <w:r w:rsidR="003B5BC6" w:rsidRPr="003B5BC6">
        <w:rPr>
          <w:sz w:val="20"/>
          <w:szCs w:val="20"/>
        </w:rPr>
        <w:t xml:space="preserve">The authors thank Sabine Rohrmann, Irene Hösli, David Baud, David Desseauve, and Viktor von </w:t>
      </w:r>
      <w:proofErr w:type="spellStart"/>
      <w:r w:rsidR="003B5BC6" w:rsidRPr="003B5BC6">
        <w:rPr>
          <w:sz w:val="20"/>
          <w:szCs w:val="20"/>
        </w:rPr>
        <w:t>Wyl</w:t>
      </w:r>
      <w:proofErr w:type="spellEnd"/>
      <w:r w:rsidR="003B5BC6" w:rsidRPr="003B5BC6">
        <w:rPr>
          <w:sz w:val="20"/>
          <w:szCs w:val="20"/>
        </w:rPr>
        <w:t xml:space="preserve"> for their helpful comments and earlier collaborations; Urmila Bhattacharyya, Joel Floris, Antonia Galliker, Nora Haag, Aline Moerlen, and Ellen Hünerwader for participating in the data transcription (along with authors Mathilde Le Vu, Katarina Matthes, and Kaspar Staub); and the Cantonal archives of Vaud and its archivists for access to the original data.</w:t>
      </w:r>
    </w:p>
    <w:p w14:paraId="242F142B" w14:textId="77777777" w:rsidR="003B5BC6" w:rsidRPr="0012350D" w:rsidRDefault="003B5BC6" w:rsidP="0012350D">
      <w:pPr>
        <w:snapToGrid w:val="0"/>
        <w:spacing w:after="120" w:line="360" w:lineRule="auto"/>
        <w:rPr>
          <w:b/>
          <w:bCs/>
          <w:sz w:val="20"/>
          <w:szCs w:val="20"/>
        </w:rPr>
      </w:pPr>
    </w:p>
    <w:p w14:paraId="1ED4F928" w14:textId="77777777" w:rsidR="00D55DC2" w:rsidRPr="0012350D" w:rsidRDefault="00D55DC2" w:rsidP="0012350D">
      <w:pPr>
        <w:snapToGrid w:val="0"/>
        <w:spacing w:after="120" w:line="360" w:lineRule="auto"/>
        <w:rPr>
          <w:sz w:val="20"/>
          <w:szCs w:val="20"/>
        </w:rPr>
      </w:pPr>
    </w:p>
    <w:p w14:paraId="6B6734CB" w14:textId="0239F97D" w:rsidR="00D55DC2" w:rsidRPr="0012350D" w:rsidRDefault="00D55DC2" w:rsidP="0012350D">
      <w:pPr>
        <w:snapToGrid w:val="0"/>
        <w:spacing w:after="120" w:line="360" w:lineRule="auto"/>
        <w:rPr>
          <w:sz w:val="20"/>
          <w:szCs w:val="20"/>
        </w:rPr>
      </w:pPr>
      <w:r w:rsidRPr="0012350D">
        <w:rPr>
          <w:b/>
          <w:bCs/>
          <w:sz w:val="20"/>
          <w:szCs w:val="20"/>
        </w:rPr>
        <w:t>Funding:</w:t>
      </w:r>
      <w:r w:rsidRPr="0012350D">
        <w:rPr>
          <w:sz w:val="20"/>
          <w:szCs w:val="20"/>
        </w:rPr>
        <w:t xml:space="preserve"> </w:t>
      </w:r>
      <w:r w:rsidR="001E184C" w:rsidRPr="001E184C">
        <w:rPr>
          <w:sz w:val="20"/>
          <w:szCs w:val="20"/>
        </w:rPr>
        <w:t>The authors thank the Swiss National Science Foundation (SNSF, project number 197305, Grantee Kaspar Staub) for providing financial support.</w:t>
      </w:r>
    </w:p>
    <w:p w14:paraId="7161319A" w14:textId="77777777" w:rsidR="00D55DC2" w:rsidRPr="0012350D" w:rsidRDefault="00D55DC2" w:rsidP="0012350D">
      <w:pPr>
        <w:snapToGrid w:val="0"/>
        <w:spacing w:after="120" w:line="360" w:lineRule="auto"/>
        <w:rPr>
          <w:sz w:val="20"/>
          <w:szCs w:val="20"/>
        </w:rPr>
      </w:pPr>
    </w:p>
    <w:p w14:paraId="28C62FD7" w14:textId="77777777" w:rsidR="00D55DC2" w:rsidRPr="009202D5" w:rsidRDefault="00D55DC2" w:rsidP="0012350D">
      <w:pPr>
        <w:snapToGrid w:val="0"/>
        <w:spacing w:after="120" w:line="360" w:lineRule="auto"/>
        <w:rPr>
          <w:sz w:val="20"/>
          <w:szCs w:val="20"/>
        </w:rPr>
      </w:pPr>
      <w:r w:rsidRPr="0012350D">
        <w:rPr>
          <w:b/>
          <w:bCs/>
          <w:sz w:val="20"/>
          <w:szCs w:val="20"/>
        </w:rPr>
        <w:t xml:space="preserve">Competing interests: </w:t>
      </w:r>
      <w:r w:rsidRPr="0012350D">
        <w:rPr>
          <w:sz w:val="20"/>
          <w:szCs w:val="20"/>
        </w:rPr>
        <w:t>The authors declare no competing interests.</w:t>
      </w:r>
    </w:p>
    <w:p w14:paraId="562623BF" w14:textId="77777777" w:rsidR="00D55DC2" w:rsidRPr="009202D5" w:rsidRDefault="00D55DC2" w:rsidP="0012350D">
      <w:pPr>
        <w:snapToGrid w:val="0"/>
        <w:spacing w:after="120" w:line="360" w:lineRule="auto"/>
        <w:rPr>
          <w:sz w:val="20"/>
          <w:szCs w:val="20"/>
        </w:rPr>
      </w:pPr>
    </w:p>
    <w:p w14:paraId="07844A9C" w14:textId="3AD67C52" w:rsidR="00A57029" w:rsidRPr="00A57029" w:rsidRDefault="00D55DC2" w:rsidP="0012350D">
      <w:pPr>
        <w:snapToGrid w:val="0"/>
        <w:spacing w:after="120" w:line="360" w:lineRule="auto"/>
        <w:rPr>
          <w:sz w:val="20"/>
          <w:szCs w:val="20"/>
        </w:rPr>
      </w:pPr>
      <w:r w:rsidRPr="0012350D">
        <w:rPr>
          <w:b/>
          <w:bCs/>
          <w:sz w:val="20"/>
          <w:szCs w:val="20"/>
        </w:rPr>
        <w:t xml:space="preserve">Ethics committee approval: </w:t>
      </w:r>
      <w:r w:rsidR="00A57029" w:rsidRPr="00A57029">
        <w:rPr>
          <w:sz w:val="20"/>
          <w:szCs w:val="20"/>
        </w:rPr>
        <w:t>The larger research project, of which this study was a part, was approved by the Zurich Ethic Commission (BASEC Number 2021-00628).</w:t>
      </w:r>
    </w:p>
    <w:p w14:paraId="09359AA2" w14:textId="77777777" w:rsidR="00D55DC2" w:rsidRPr="009202D5" w:rsidRDefault="00D55DC2" w:rsidP="0012350D">
      <w:pPr>
        <w:snapToGrid w:val="0"/>
        <w:spacing w:after="120" w:line="360" w:lineRule="auto"/>
        <w:rPr>
          <w:sz w:val="20"/>
          <w:szCs w:val="20"/>
        </w:rPr>
      </w:pPr>
    </w:p>
    <w:p w14:paraId="687A0115" w14:textId="77777777" w:rsidR="00D55DC2" w:rsidRPr="0012350D" w:rsidRDefault="00D55DC2" w:rsidP="0012350D">
      <w:pPr>
        <w:snapToGrid w:val="0"/>
        <w:spacing w:after="120" w:line="360" w:lineRule="auto"/>
        <w:rPr>
          <w:b/>
          <w:bCs/>
          <w:sz w:val="20"/>
          <w:szCs w:val="20"/>
          <w:lang w:val="fr-CH"/>
        </w:rPr>
      </w:pPr>
      <w:r w:rsidRPr="0012350D">
        <w:rPr>
          <w:b/>
          <w:bCs/>
          <w:sz w:val="20"/>
          <w:szCs w:val="20"/>
        </w:rPr>
        <w:t>Reproducible Research Statement:</w:t>
      </w:r>
    </w:p>
    <w:p w14:paraId="2B88605E" w14:textId="77777777" w:rsidR="00D55DC2" w:rsidRPr="0012350D" w:rsidRDefault="62184DAE" w:rsidP="0012350D">
      <w:pPr>
        <w:snapToGrid w:val="0"/>
        <w:spacing w:line="360" w:lineRule="auto"/>
        <w:rPr>
          <w:sz w:val="20"/>
          <w:szCs w:val="20"/>
          <w:lang w:val="fr-CH"/>
        </w:rPr>
      </w:pPr>
      <w:r w:rsidRPr="6C12B2BA">
        <w:rPr>
          <w:sz w:val="20"/>
          <w:szCs w:val="20"/>
        </w:rPr>
        <w:t>Protocol: Not available. </w:t>
      </w:r>
    </w:p>
    <w:p w14:paraId="29E5B28B" w14:textId="44EDE882" w:rsidR="00D55DC2" w:rsidRPr="0012350D" w:rsidRDefault="00D55DC2" w:rsidP="0012350D">
      <w:pPr>
        <w:snapToGrid w:val="0"/>
        <w:spacing w:line="360" w:lineRule="auto"/>
        <w:rPr>
          <w:sz w:val="20"/>
          <w:szCs w:val="20"/>
          <w:lang w:val="it-CH"/>
        </w:rPr>
      </w:pPr>
      <w:r w:rsidRPr="6C12B2BA">
        <w:rPr>
          <w:sz w:val="20"/>
          <w:szCs w:val="20"/>
        </w:rPr>
        <w:t xml:space="preserve">Statistical code: </w:t>
      </w:r>
      <w:r w:rsidR="5A84B005" w:rsidRPr="6C12B2BA">
        <w:rPr>
          <w:sz w:val="20"/>
          <w:szCs w:val="20"/>
        </w:rPr>
        <w:t xml:space="preserve">https://github.com/antonnag/Neonatal-Weight-Loss-in-Historical-Swiss-Maternity-Hospital-Records- </w:t>
      </w:r>
    </w:p>
    <w:p w14:paraId="6BFF4168" w14:textId="2E012DBF" w:rsidR="00D55DC2" w:rsidRPr="0012350D" w:rsidRDefault="62184DAE" w:rsidP="0012350D">
      <w:pPr>
        <w:snapToGrid w:val="0"/>
        <w:spacing w:line="360" w:lineRule="auto"/>
        <w:rPr>
          <w:sz w:val="20"/>
          <w:szCs w:val="20"/>
          <w:lang w:val="en-US"/>
        </w:rPr>
      </w:pPr>
      <w:r w:rsidRPr="6C12B2BA">
        <w:rPr>
          <w:sz w:val="20"/>
          <w:szCs w:val="20"/>
        </w:rPr>
        <w:t xml:space="preserve">Data availability: </w:t>
      </w:r>
      <w:r w:rsidR="0BDB9EFD" w:rsidRPr="6C12B2BA">
        <w:rPr>
          <w:sz w:val="20"/>
          <w:szCs w:val="20"/>
        </w:rPr>
        <w:t xml:space="preserve">https://github.com/antonnag/Neonatal-Weight-Loss-in-Historical-Swiss-Maternity-Hospital-Records- </w:t>
      </w:r>
    </w:p>
    <w:p w14:paraId="3A7D147D" w14:textId="77777777" w:rsidR="00D55DC2" w:rsidRPr="0012350D" w:rsidRDefault="00D55DC2" w:rsidP="0012350D">
      <w:pPr>
        <w:snapToGrid w:val="0"/>
        <w:spacing w:after="120" w:line="360" w:lineRule="auto"/>
        <w:rPr>
          <w:sz w:val="20"/>
          <w:szCs w:val="20"/>
          <w:lang w:val="en-US"/>
        </w:rPr>
      </w:pPr>
    </w:p>
    <w:p w14:paraId="6B87D3DA" w14:textId="1FCA1913" w:rsidR="00D55DC2" w:rsidRPr="00553247" w:rsidRDefault="00D55DC2" w:rsidP="0012350D">
      <w:pPr>
        <w:spacing w:line="360" w:lineRule="auto"/>
        <w:rPr>
          <w:b/>
          <w:bCs/>
          <w:lang w:val="en-US"/>
        </w:rPr>
      </w:pPr>
      <w:r w:rsidRPr="0012350D">
        <w:rPr>
          <w:b/>
          <w:bCs/>
          <w:sz w:val="20"/>
          <w:szCs w:val="20"/>
        </w:rPr>
        <w:br w:type="page"/>
      </w:r>
    </w:p>
    <w:p w14:paraId="54D7473B" w14:textId="77777777" w:rsidR="00D55DC2" w:rsidRPr="00553247" w:rsidRDefault="00D55DC2" w:rsidP="2912D7FB">
      <w:pPr>
        <w:jc w:val="both"/>
        <w:rPr>
          <w:b/>
          <w:bCs/>
          <w:lang w:val="en-US"/>
        </w:rPr>
      </w:pPr>
      <w:r w:rsidRPr="2912D7FB">
        <w:rPr>
          <w:b/>
          <w:bCs/>
        </w:rPr>
        <w:lastRenderedPageBreak/>
        <w:t>Bibliography</w:t>
      </w:r>
    </w:p>
    <w:p w14:paraId="61D497FF" w14:textId="77777777" w:rsidR="00D55DC2" w:rsidRPr="00553247" w:rsidRDefault="00D55DC2" w:rsidP="2912D7FB">
      <w:pPr>
        <w:widowControl w:val="0"/>
        <w:autoSpaceDE w:val="0"/>
        <w:autoSpaceDN w:val="0"/>
        <w:adjustRightInd w:val="0"/>
        <w:ind w:left="640" w:hanging="640"/>
        <w:rPr>
          <w:lang w:val="en-US"/>
        </w:rPr>
      </w:pPr>
    </w:p>
    <w:sdt>
      <w:sdtPr>
        <w:rPr>
          <w:color w:val="000000"/>
        </w:rPr>
        <w:tag w:val="MENDELEY_BIBLIOGRAPHY"/>
        <w:id w:val="865643940"/>
        <w:placeholder>
          <w:docPart w:val="DefaultPlaceholder_-1854013440"/>
        </w:placeholder>
      </w:sdtPr>
      <w:sdtContent>
        <w:p w14:paraId="16775B55" w14:textId="77777777" w:rsidR="00C17EFA" w:rsidRPr="00C17EFA" w:rsidRDefault="00C17EFA">
          <w:pPr>
            <w:autoSpaceDE w:val="0"/>
            <w:autoSpaceDN w:val="0"/>
            <w:ind w:hanging="640"/>
            <w:divId w:val="678046560"/>
            <w:rPr>
              <w:color w:val="000000"/>
            </w:rPr>
          </w:pPr>
          <w:r w:rsidRPr="00C17EFA">
            <w:rPr>
              <w:color w:val="000000"/>
            </w:rPr>
            <w:t>1.</w:t>
          </w:r>
          <w:r w:rsidRPr="00C17EFA">
            <w:rPr>
              <w:color w:val="000000"/>
            </w:rPr>
            <w:tab/>
          </w:r>
          <w:r w:rsidRPr="00C17EFA">
            <w:rPr>
              <w:b/>
              <w:bCs/>
              <w:color w:val="000000"/>
            </w:rPr>
            <w:t>Eren TI, Eren TI</w:t>
          </w:r>
          <w:r w:rsidRPr="00C17EFA">
            <w:rPr>
              <w:color w:val="000000"/>
            </w:rPr>
            <w:t xml:space="preserve">. Management and Prevention of Neonatal Weight Loss After Birth. </w:t>
          </w:r>
          <w:r w:rsidRPr="00C17EFA">
            <w:rPr>
              <w:i/>
              <w:iCs/>
              <w:color w:val="000000"/>
            </w:rPr>
            <w:t>Childbirth - From Pregnancy and Labor to Safe Delivery and Newborn Care [Working Title]</w:t>
          </w:r>
          <w:r w:rsidRPr="00C17EFA">
            <w:rPr>
              <w:color w:val="000000"/>
            </w:rPr>
            <w:t xml:space="preserve"> </w:t>
          </w:r>
          <w:proofErr w:type="spellStart"/>
          <w:r w:rsidRPr="00C17EFA">
            <w:rPr>
              <w:color w:val="000000"/>
            </w:rPr>
            <w:t>IntechOpen</w:t>
          </w:r>
          <w:proofErr w:type="spellEnd"/>
          <w:r w:rsidRPr="00C17EFA">
            <w:rPr>
              <w:color w:val="000000"/>
            </w:rPr>
            <w:t xml:space="preserve">, 2026; Published online: 10 March 2026.doi:10.5772/INTECHOPEN.1014042. </w:t>
          </w:r>
        </w:p>
        <w:p w14:paraId="7BF787AB" w14:textId="77777777" w:rsidR="00C17EFA" w:rsidRPr="00C17EFA" w:rsidRDefault="00C17EFA">
          <w:pPr>
            <w:autoSpaceDE w:val="0"/>
            <w:autoSpaceDN w:val="0"/>
            <w:ind w:hanging="640"/>
            <w:divId w:val="1120496112"/>
            <w:rPr>
              <w:color w:val="000000"/>
            </w:rPr>
          </w:pPr>
          <w:r w:rsidRPr="00C17EFA">
            <w:rPr>
              <w:color w:val="000000"/>
            </w:rPr>
            <w:t>2.</w:t>
          </w:r>
          <w:r w:rsidRPr="00C17EFA">
            <w:rPr>
              <w:color w:val="000000"/>
            </w:rPr>
            <w:tab/>
          </w:r>
          <w:r w:rsidRPr="00C17EFA">
            <w:rPr>
              <w:b/>
              <w:bCs/>
              <w:color w:val="000000"/>
            </w:rPr>
            <w:t xml:space="preserve">Macdonald PD, </w:t>
          </w:r>
          <w:r w:rsidRPr="00C17EFA">
            <w:rPr>
              <w:b/>
              <w:bCs/>
              <w:i/>
              <w:iCs/>
              <w:color w:val="000000"/>
            </w:rPr>
            <w:t>et al.</w:t>
          </w:r>
          <w:r w:rsidRPr="00C17EFA">
            <w:rPr>
              <w:color w:val="000000"/>
            </w:rPr>
            <w:t xml:space="preserve"> Neonatal weight loss in breast and formula fed infants. </w:t>
          </w:r>
          <w:r w:rsidRPr="00C17EFA">
            <w:rPr>
              <w:i/>
              <w:iCs/>
              <w:color w:val="000000"/>
            </w:rPr>
            <w:t xml:space="preserve">Archives of Disease in Childhood. </w:t>
          </w:r>
          <w:proofErr w:type="spellStart"/>
          <w:r w:rsidRPr="00C17EFA">
            <w:rPr>
              <w:i/>
              <w:iCs/>
              <w:color w:val="000000"/>
            </w:rPr>
            <w:t>Fetal</w:t>
          </w:r>
          <w:proofErr w:type="spellEnd"/>
          <w:r w:rsidRPr="00C17EFA">
            <w:rPr>
              <w:i/>
              <w:iCs/>
              <w:color w:val="000000"/>
            </w:rPr>
            <w:t xml:space="preserve"> and Neonatal Edition</w:t>
          </w:r>
          <w:r w:rsidRPr="00C17EFA">
            <w:rPr>
              <w:color w:val="000000"/>
            </w:rPr>
            <w:t xml:space="preserve"> 2003; </w:t>
          </w:r>
          <w:r w:rsidRPr="00C17EFA">
            <w:rPr>
              <w:b/>
              <w:bCs/>
              <w:color w:val="000000"/>
            </w:rPr>
            <w:t>88</w:t>
          </w:r>
          <w:r w:rsidRPr="00C17EFA">
            <w:rPr>
              <w:color w:val="000000"/>
            </w:rPr>
            <w:t xml:space="preserve">: F472-6. </w:t>
          </w:r>
        </w:p>
        <w:p w14:paraId="621CA960" w14:textId="77777777" w:rsidR="00C17EFA" w:rsidRPr="00C17EFA" w:rsidRDefault="00C17EFA">
          <w:pPr>
            <w:autoSpaceDE w:val="0"/>
            <w:autoSpaceDN w:val="0"/>
            <w:ind w:hanging="640"/>
            <w:divId w:val="1890411010"/>
            <w:rPr>
              <w:color w:val="000000"/>
            </w:rPr>
          </w:pPr>
          <w:r w:rsidRPr="00C17EFA">
            <w:rPr>
              <w:color w:val="000000"/>
            </w:rPr>
            <w:t>3.</w:t>
          </w:r>
          <w:r w:rsidRPr="00C17EFA">
            <w:rPr>
              <w:color w:val="000000"/>
            </w:rPr>
            <w:tab/>
          </w:r>
          <w:r w:rsidRPr="00C17EFA">
            <w:rPr>
              <w:b/>
              <w:bCs/>
              <w:color w:val="000000"/>
            </w:rPr>
            <w:t>Dewey KG</w:t>
          </w:r>
          <w:r w:rsidRPr="00C17EFA">
            <w:rPr>
              <w:color w:val="000000"/>
            </w:rPr>
            <w:t xml:space="preserve">. Nutrition, growth, and complementary feeding of the breastfed infant. </w:t>
          </w:r>
          <w:proofErr w:type="spellStart"/>
          <w:r w:rsidRPr="00C17EFA">
            <w:rPr>
              <w:i/>
              <w:iCs/>
              <w:color w:val="000000"/>
            </w:rPr>
            <w:t>Pediatric</w:t>
          </w:r>
          <w:proofErr w:type="spellEnd"/>
          <w:r w:rsidRPr="00C17EFA">
            <w:rPr>
              <w:i/>
              <w:iCs/>
              <w:color w:val="000000"/>
            </w:rPr>
            <w:t xml:space="preserve"> Clinics of North America</w:t>
          </w:r>
          <w:r w:rsidRPr="00C17EFA">
            <w:rPr>
              <w:color w:val="000000"/>
            </w:rPr>
            <w:t xml:space="preserve"> 2001; </w:t>
          </w:r>
          <w:r w:rsidRPr="00C17EFA">
            <w:rPr>
              <w:b/>
              <w:bCs/>
              <w:color w:val="000000"/>
            </w:rPr>
            <w:t>48</w:t>
          </w:r>
          <w:r w:rsidRPr="00C17EFA">
            <w:rPr>
              <w:color w:val="000000"/>
            </w:rPr>
            <w:t xml:space="preserve">: 87–104. </w:t>
          </w:r>
        </w:p>
        <w:p w14:paraId="009AA444" w14:textId="77777777" w:rsidR="00C17EFA" w:rsidRPr="00C17EFA" w:rsidRDefault="00C17EFA">
          <w:pPr>
            <w:autoSpaceDE w:val="0"/>
            <w:autoSpaceDN w:val="0"/>
            <w:ind w:hanging="640"/>
            <w:divId w:val="1712805422"/>
            <w:rPr>
              <w:color w:val="000000"/>
            </w:rPr>
          </w:pPr>
          <w:r w:rsidRPr="00C17EFA">
            <w:rPr>
              <w:color w:val="000000"/>
            </w:rPr>
            <w:t>4.</w:t>
          </w:r>
          <w:r w:rsidRPr="00C17EFA">
            <w:rPr>
              <w:color w:val="000000"/>
            </w:rPr>
            <w:tab/>
          </w:r>
          <w:r w:rsidRPr="00C17EFA">
            <w:rPr>
              <w:b/>
              <w:bCs/>
              <w:color w:val="000000"/>
            </w:rPr>
            <w:t>DiTomasso D, Cloud M</w:t>
          </w:r>
          <w:r w:rsidRPr="00C17EFA">
            <w:rPr>
              <w:color w:val="000000"/>
            </w:rPr>
            <w:t xml:space="preserve">. Systematic Review of Expected Weight Changes After Birth for Full-Term, Breastfed Newborns. </w:t>
          </w:r>
          <w:r w:rsidRPr="00C17EFA">
            <w:rPr>
              <w:i/>
              <w:iCs/>
              <w:color w:val="000000"/>
            </w:rPr>
            <w:t xml:space="preserve">JOGNN - Journal of Obstetric, </w:t>
          </w:r>
          <w:proofErr w:type="spellStart"/>
          <w:r w:rsidRPr="00C17EFA">
            <w:rPr>
              <w:i/>
              <w:iCs/>
              <w:color w:val="000000"/>
            </w:rPr>
            <w:t>Gynecologic</w:t>
          </w:r>
          <w:proofErr w:type="spellEnd"/>
          <w:r w:rsidRPr="00C17EFA">
            <w:rPr>
              <w:i/>
              <w:iCs/>
              <w:color w:val="000000"/>
            </w:rPr>
            <w:t>, and Neonatal Nursing</w:t>
          </w:r>
          <w:r w:rsidRPr="00C17EFA">
            <w:rPr>
              <w:color w:val="000000"/>
            </w:rPr>
            <w:t xml:space="preserve"> Elsevier B.V., 2019; </w:t>
          </w:r>
          <w:r w:rsidRPr="00C17EFA">
            <w:rPr>
              <w:b/>
              <w:bCs/>
              <w:color w:val="000000"/>
            </w:rPr>
            <w:t>48</w:t>
          </w:r>
          <w:r w:rsidRPr="00C17EFA">
            <w:rPr>
              <w:color w:val="000000"/>
            </w:rPr>
            <w:t xml:space="preserve">: 593–603. </w:t>
          </w:r>
        </w:p>
        <w:p w14:paraId="479C76C1" w14:textId="77777777" w:rsidR="00C17EFA" w:rsidRPr="00C17EFA" w:rsidRDefault="00C17EFA">
          <w:pPr>
            <w:autoSpaceDE w:val="0"/>
            <w:autoSpaceDN w:val="0"/>
            <w:ind w:hanging="640"/>
            <w:divId w:val="207110229"/>
            <w:rPr>
              <w:color w:val="000000"/>
            </w:rPr>
          </w:pPr>
          <w:r w:rsidRPr="00C17EFA">
            <w:rPr>
              <w:color w:val="000000"/>
            </w:rPr>
            <w:t>5.</w:t>
          </w:r>
          <w:r w:rsidRPr="00C17EFA">
            <w:rPr>
              <w:color w:val="000000"/>
            </w:rPr>
            <w:tab/>
          </w:r>
          <w:r w:rsidRPr="00C17EFA">
            <w:rPr>
              <w:b/>
              <w:bCs/>
              <w:color w:val="000000"/>
            </w:rPr>
            <w:t xml:space="preserve">Miyoshi Y, </w:t>
          </w:r>
          <w:r w:rsidRPr="00C17EFA">
            <w:rPr>
              <w:b/>
              <w:bCs/>
              <w:i/>
              <w:iCs/>
              <w:color w:val="000000"/>
            </w:rPr>
            <w:t>et al.</w:t>
          </w:r>
          <w:r w:rsidRPr="00C17EFA">
            <w:rPr>
              <w:color w:val="000000"/>
            </w:rPr>
            <w:t xml:space="preserve"> Determinants of excessive weight loss in breastfed full-term newborns at a baby-friendly hospital: a retrospective cohort study. </w:t>
          </w:r>
          <w:r w:rsidRPr="00C17EFA">
            <w:rPr>
              <w:i/>
              <w:iCs/>
              <w:color w:val="000000"/>
            </w:rPr>
            <w:t>International breastfeeding journal</w:t>
          </w:r>
          <w:r w:rsidRPr="00C17EFA">
            <w:rPr>
              <w:color w:val="000000"/>
            </w:rPr>
            <w:t xml:space="preserve"> 2020; </w:t>
          </w:r>
          <w:r w:rsidRPr="00C17EFA">
            <w:rPr>
              <w:b/>
              <w:bCs/>
              <w:color w:val="000000"/>
            </w:rPr>
            <w:t>15</w:t>
          </w:r>
          <w:r w:rsidRPr="00C17EFA">
            <w:rPr>
              <w:color w:val="000000"/>
            </w:rPr>
            <w:t xml:space="preserve">: 19. </w:t>
          </w:r>
        </w:p>
        <w:p w14:paraId="5884B0D7" w14:textId="77777777" w:rsidR="00C17EFA" w:rsidRPr="00C17EFA" w:rsidRDefault="00C17EFA">
          <w:pPr>
            <w:autoSpaceDE w:val="0"/>
            <w:autoSpaceDN w:val="0"/>
            <w:ind w:hanging="640"/>
            <w:divId w:val="1176114947"/>
            <w:rPr>
              <w:color w:val="000000"/>
            </w:rPr>
          </w:pPr>
          <w:r w:rsidRPr="00C17EFA">
            <w:rPr>
              <w:color w:val="000000"/>
            </w:rPr>
            <w:t>6.</w:t>
          </w:r>
          <w:r w:rsidRPr="00C17EFA">
            <w:rPr>
              <w:color w:val="000000"/>
            </w:rPr>
            <w:tab/>
          </w:r>
          <w:r w:rsidRPr="00C17EFA">
            <w:rPr>
              <w:b/>
              <w:bCs/>
              <w:color w:val="000000"/>
            </w:rPr>
            <w:t xml:space="preserve">Regnault N, </w:t>
          </w:r>
          <w:r w:rsidRPr="00C17EFA">
            <w:rPr>
              <w:b/>
              <w:bCs/>
              <w:i/>
              <w:iCs/>
              <w:color w:val="000000"/>
            </w:rPr>
            <w:t>et al.</w:t>
          </w:r>
          <w:r w:rsidRPr="00C17EFA">
            <w:rPr>
              <w:color w:val="000000"/>
            </w:rPr>
            <w:t xml:space="preserve"> Determinants of neonatal weight loss in term-infants: specific association with pre-pregnancy maternal body mass index and infant feeding mode. </w:t>
          </w:r>
          <w:r w:rsidRPr="00C17EFA">
            <w:rPr>
              <w:i/>
              <w:iCs/>
              <w:color w:val="000000"/>
            </w:rPr>
            <w:t xml:space="preserve">Archives of Disease in Childhood. </w:t>
          </w:r>
          <w:proofErr w:type="spellStart"/>
          <w:r w:rsidRPr="00C17EFA">
            <w:rPr>
              <w:i/>
              <w:iCs/>
              <w:color w:val="000000"/>
            </w:rPr>
            <w:t>Fetal</w:t>
          </w:r>
          <w:proofErr w:type="spellEnd"/>
          <w:r w:rsidRPr="00C17EFA">
            <w:rPr>
              <w:i/>
              <w:iCs/>
              <w:color w:val="000000"/>
            </w:rPr>
            <w:t xml:space="preserve"> and Neonatal Edition</w:t>
          </w:r>
          <w:r w:rsidRPr="00C17EFA">
            <w:rPr>
              <w:color w:val="000000"/>
            </w:rPr>
            <w:t xml:space="preserve"> 2011; </w:t>
          </w:r>
          <w:r w:rsidRPr="00C17EFA">
            <w:rPr>
              <w:b/>
              <w:bCs/>
              <w:color w:val="000000"/>
            </w:rPr>
            <w:t>96</w:t>
          </w:r>
          <w:r w:rsidRPr="00C17EFA">
            <w:rPr>
              <w:color w:val="000000"/>
            </w:rPr>
            <w:t xml:space="preserve">: F217-22. </w:t>
          </w:r>
        </w:p>
        <w:p w14:paraId="75810E88" w14:textId="77777777" w:rsidR="00C17EFA" w:rsidRPr="00C17EFA" w:rsidRDefault="00C17EFA">
          <w:pPr>
            <w:autoSpaceDE w:val="0"/>
            <w:autoSpaceDN w:val="0"/>
            <w:ind w:hanging="640"/>
            <w:divId w:val="1477917378"/>
            <w:rPr>
              <w:color w:val="000000"/>
            </w:rPr>
          </w:pPr>
          <w:r w:rsidRPr="00C17EFA">
            <w:rPr>
              <w:color w:val="000000"/>
            </w:rPr>
            <w:t>7.</w:t>
          </w:r>
          <w:r w:rsidRPr="00C17EFA">
            <w:rPr>
              <w:color w:val="000000"/>
            </w:rPr>
            <w:tab/>
          </w:r>
          <w:r w:rsidRPr="00C17EFA">
            <w:rPr>
              <w:b/>
              <w:bCs/>
              <w:color w:val="000000"/>
            </w:rPr>
            <w:t xml:space="preserve">Beach B, </w:t>
          </w:r>
          <w:r w:rsidRPr="00C17EFA">
            <w:rPr>
              <w:b/>
              <w:bCs/>
              <w:i/>
              <w:iCs/>
              <w:color w:val="000000"/>
            </w:rPr>
            <w:t>et al.</w:t>
          </w:r>
          <w:r w:rsidRPr="00C17EFA">
            <w:rPr>
              <w:color w:val="000000"/>
            </w:rPr>
            <w:t xml:space="preserve"> Reevaluating the Long-Term Impact of In Utero Exposure to the 1918 Influenza Pandemic. </w:t>
          </w:r>
          <w:r w:rsidRPr="00C17EFA">
            <w:rPr>
              <w:i/>
              <w:iCs/>
              <w:color w:val="000000"/>
            </w:rPr>
            <w:t>The journal of political economy</w:t>
          </w:r>
          <w:r w:rsidRPr="00C17EFA">
            <w:rPr>
              <w:color w:val="000000"/>
            </w:rPr>
            <w:t xml:space="preserve"> J Polit Econ, 2022; </w:t>
          </w:r>
          <w:r w:rsidRPr="00C17EFA">
            <w:rPr>
              <w:b/>
              <w:bCs/>
              <w:color w:val="000000"/>
            </w:rPr>
            <w:t>130</w:t>
          </w:r>
          <w:r w:rsidRPr="00C17EFA">
            <w:rPr>
              <w:color w:val="000000"/>
            </w:rPr>
            <w:t xml:space="preserve">: 1963–1990. </w:t>
          </w:r>
        </w:p>
        <w:p w14:paraId="73175CDB" w14:textId="77777777" w:rsidR="00C17EFA" w:rsidRPr="00C17EFA" w:rsidRDefault="00C17EFA">
          <w:pPr>
            <w:autoSpaceDE w:val="0"/>
            <w:autoSpaceDN w:val="0"/>
            <w:ind w:hanging="640"/>
            <w:divId w:val="466512088"/>
            <w:rPr>
              <w:color w:val="000000"/>
            </w:rPr>
          </w:pPr>
          <w:r w:rsidRPr="00C17EFA">
            <w:rPr>
              <w:color w:val="000000"/>
            </w:rPr>
            <w:t>8.</w:t>
          </w:r>
          <w:r w:rsidRPr="00C17EFA">
            <w:rPr>
              <w:color w:val="000000"/>
            </w:rPr>
            <w:tab/>
          </w:r>
          <w:r w:rsidRPr="00C17EFA">
            <w:rPr>
              <w:b/>
              <w:bCs/>
              <w:color w:val="000000"/>
            </w:rPr>
            <w:t>Wells JCK</w:t>
          </w:r>
          <w:r w:rsidRPr="00C17EFA">
            <w:rPr>
              <w:color w:val="000000"/>
            </w:rPr>
            <w:t xml:space="preserve">. The Maternal Capital Hypothesis: Giving Mothers Central Place in Evolutionary Perspectives on Developmental Plasticity and Health. </w:t>
          </w:r>
          <w:r w:rsidRPr="00C17EFA">
            <w:rPr>
              <w:i/>
              <w:iCs/>
              <w:color w:val="000000"/>
            </w:rPr>
            <w:t>American Journal of Human Biology</w:t>
          </w:r>
          <w:r w:rsidRPr="00C17EFA">
            <w:rPr>
              <w:color w:val="000000"/>
            </w:rPr>
            <w:t xml:space="preserve"> John Wiley and Sons Inc, 2025; </w:t>
          </w:r>
          <w:r w:rsidRPr="00C17EFA">
            <w:rPr>
              <w:b/>
              <w:bCs/>
              <w:color w:val="000000"/>
            </w:rPr>
            <w:t>37</w:t>
          </w:r>
          <w:r w:rsidRPr="00C17EFA">
            <w:rPr>
              <w:color w:val="000000"/>
            </w:rPr>
            <w:t xml:space="preserve">: e70084. </w:t>
          </w:r>
        </w:p>
        <w:p w14:paraId="62523B83" w14:textId="77777777" w:rsidR="00C17EFA" w:rsidRPr="00C17EFA" w:rsidRDefault="00C17EFA">
          <w:pPr>
            <w:autoSpaceDE w:val="0"/>
            <w:autoSpaceDN w:val="0"/>
            <w:ind w:hanging="640"/>
            <w:divId w:val="157355838"/>
            <w:rPr>
              <w:color w:val="000000"/>
            </w:rPr>
          </w:pPr>
          <w:r w:rsidRPr="00C17EFA">
            <w:rPr>
              <w:color w:val="000000"/>
            </w:rPr>
            <w:t>9.</w:t>
          </w:r>
          <w:r w:rsidRPr="00C17EFA">
            <w:rPr>
              <w:color w:val="000000"/>
            </w:rPr>
            <w:tab/>
          </w:r>
          <w:r w:rsidRPr="00C17EFA">
            <w:rPr>
              <w:b/>
              <w:bCs/>
              <w:color w:val="000000"/>
            </w:rPr>
            <w:t>Wells JCK</w:t>
          </w:r>
          <w:r w:rsidRPr="00C17EFA">
            <w:rPr>
              <w:color w:val="000000"/>
            </w:rPr>
            <w:t xml:space="preserve">. Maternal capital and the metabolic ghetto: An evolutionary perspective on the transgenerational basis of health inequalities. </w:t>
          </w:r>
          <w:r w:rsidRPr="00C17EFA">
            <w:rPr>
              <w:i/>
              <w:iCs/>
              <w:color w:val="000000"/>
            </w:rPr>
            <w:t xml:space="preserve">American journal of human </w:t>
          </w:r>
          <w:proofErr w:type="gramStart"/>
          <w:r w:rsidRPr="00C17EFA">
            <w:rPr>
              <w:i/>
              <w:iCs/>
              <w:color w:val="000000"/>
            </w:rPr>
            <w:t>biology :</w:t>
          </w:r>
          <w:proofErr w:type="gramEnd"/>
          <w:r w:rsidRPr="00C17EFA">
            <w:rPr>
              <w:i/>
              <w:iCs/>
              <w:color w:val="000000"/>
            </w:rPr>
            <w:t xml:space="preserve"> the official journal of the Human Biology Council</w:t>
          </w:r>
          <w:r w:rsidRPr="00C17EFA">
            <w:rPr>
              <w:color w:val="000000"/>
            </w:rPr>
            <w:t xml:space="preserve"> Am J Hum </w:t>
          </w:r>
          <w:proofErr w:type="spellStart"/>
          <w:r w:rsidRPr="00C17EFA">
            <w:rPr>
              <w:color w:val="000000"/>
            </w:rPr>
            <w:t>Biol</w:t>
          </w:r>
          <w:proofErr w:type="spellEnd"/>
          <w:r w:rsidRPr="00C17EFA">
            <w:rPr>
              <w:color w:val="000000"/>
            </w:rPr>
            <w:t xml:space="preserve">, 2010; </w:t>
          </w:r>
          <w:r w:rsidRPr="00C17EFA">
            <w:rPr>
              <w:b/>
              <w:bCs/>
              <w:color w:val="000000"/>
            </w:rPr>
            <w:t>22</w:t>
          </w:r>
          <w:r w:rsidRPr="00C17EFA">
            <w:rPr>
              <w:color w:val="000000"/>
            </w:rPr>
            <w:t xml:space="preserve">: 1–17. </w:t>
          </w:r>
        </w:p>
        <w:p w14:paraId="07C1F778" w14:textId="77777777" w:rsidR="00C17EFA" w:rsidRPr="00C17EFA" w:rsidRDefault="00C17EFA">
          <w:pPr>
            <w:autoSpaceDE w:val="0"/>
            <w:autoSpaceDN w:val="0"/>
            <w:ind w:hanging="640"/>
            <w:divId w:val="72237473"/>
            <w:rPr>
              <w:color w:val="000000"/>
            </w:rPr>
          </w:pPr>
          <w:r w:rsidRPr="00C17EFA">
            <w:rPr>
              <w:color w:val="000000"/>
            </w:rPr>
            <w:t>10.</w:t>
          </w:r>
          <w:r w:rsidRPr="00C17EFA">
            <w:rPr>
              <w:color w:val="000000"/>
            </w:rPr>
            <w:tab/>
          </w:r>
          <w:r w:rsidRPr="00C17EFA">
            <w:rPr>
              <w:b/>
              <w:bCs/>
              <w:color w:val="000000"/>
            </w:rPr>
            <w:t>Wells JCK</w:t>
          </w:r>
          <w:r w:rsidRPr="00C17EFA">
            <w:rPr>
              <w:color w:val="000000"/>
            </w:rPr>
            <w:t xml:space="preserve">. The thrifty phenotype hypothesis: Thrifty offspring or thrifty mother? </w:t>
          </w:r>
          <w:r w:rsidRPr="00C17EFA">
            <w:rPr>
              <w:i/>
              <w:iCs/>
              <w:color w:val="000000"/>
            </w:rPr>
            <w:t>Journal of Theoretical Biology</w:t>
          </w:r>
          <w:r w:rsidRPr="00C17EFA">
            <w:rPr>
              <w:color w:val="000000"/>
            </w:rPr>
            <w:t xml:space="preserve"> Academic Press, 2003; </w:t>
          </w:r>
          <w:r w:rsidRPr="00C17EFA">
            <w:rPr>
              <w:b/>
              <w:bCs/>
              <w:color w:val="000000"/>
            </w:rPr>
            <w:t>221</w:t>
          </w:r>
          <w:r w:rsidRPr="00C17EFA">
            <w:rPr>
              <w:color w:val="000000"/>
            </w:rPr>
            <w:t xml:space="preserve">: 143–161. </w:t>
          </w:r>
        </w:p>
        <w:p w14:paraId="373F7922" w14:textId="77777777" w:rsidR="00C17EFA" w:rsidRPr="00C17EFA" w:rsidRDefault="00C17EFA">
          <w:pPr>
            <w:autoSpaceDE w:val="0"/>
            <w:autoSpaceDN w:val="0"/>
            <w:ind w:hanging="640"/>
            <w:divId w:val="400182466"/>
            <w:rPr>
              <w:color w:val="000000"/>
            </w:rPr>
          </w:pPr>
          <w:r w:rsidRPr="00C17EFA">
            <w:rPr>
              <w:color w:val="000000"/>
            </w:rPr>
            <w:t>11.</w:t>
          </w:r>
          <w:r w:rsidRPr="00C17EFA">
            <w:rPr>
              <w:color w:val="000000"/>
            </w:rPr>
            <w:tab/>
          </w:r>
          <w:r w:rsidRPr="00C17EFA">
            <w:rPr>
              <w:b/>
              <w:bCs/>
              <w:color w:val="000000"/>
            </w:rPr>
            <w:t xml:space="preserve">Roseboom TJ, </w:t>
          </w:r>
          <w:r w:rsidRPr="00C17EFA">
            <w:rPr>
              <w:b/>
              <w:bCs/>
              <w:i/>
              <w:iCs/>
              <w:color w:val="000000"/>
            </w:rPr>
            <w:t>et al.</w:t>
          </w:r>
          <w:r w:rsidRPr="00C17EFA">
            <w:rPr>
              <w:color w:val="000000"/>
            </w:rPr>
            <w:t xml:space="preserve"> Effects of prenatal exposure to the Dutch famine on adult disease in later life: an overview. </w:t>
          </w:r>
          <w:r w:rsidRPr="00C17EFA">
            <w:rPr>
              <w:i/>
              <w:iCs/>
              <w:color w:val="000000"/>
            </w:rPr>
            <w:t>Molecular and Cellular Endocrinology</w:t>
          </w:r>
          <w:r w:rsidRPr="00C17EFA">
            <w:rPr>
              <w:color w:val="000000"/>
            </w:rPr>
            <w:t xml:space="preserve"> 2001; </w:t>
          </w:r>
          <w:r w:rsidRPr="00C17EFA">
            <w:rPr>
              <w:b/>
              <w:bCs/>
              <w:color w:val="000000"/>
            </w:rPr>
            <w:t>185</w:t>
          </w:r>
          <w:r w:rsidRPr="00C17EFA">
            <w:rPr>
              <w:color w:val="000000"/>
            </w:rPr>
            <w:t xml:space="preserve">: 93–98. </w:t>
          </w:r>
        </w:p>
        <w:p w14:paraId="1916CC38" w14:textId="77777777" w:rsidR="00C17EFA" w:rsidRPr="00C17EFA" w:rsidRDefault="00C17EFA">
          <w:pPr>
            <w:autoSpaceDE w:val="0"/>
            <w:autoSpaceDN w:val="0"/>
            <w:ind w:hanging="640"/>
            <w:divId w:val="1322079064"/>
            <w:rPr>
              <w:color w:val="000000"/>
            </w:rPr>
          </w:pPr>
          <w:r w:rsidRPr="00C17EFA">
            <w:rPr>
              <w:color w:val="000000"/>
            </w:rPr>
            <w:t>12.</w:t>
          </w:r>
          <w:r w:rsidRPr="00C17EFA">
            <w:rPr>
              <w:color w:val="000000"/>
            </w:rPr>
            <w:tab/>
          </w:r>
          <w:r w:rsidRPr="00C17EFA">
            <w:rPr>
              <w:b/>
              <w:bCs/>
              <w:color w:val="000000"/>
            </w:rPr>
            <w:t>Barker DJ</w:t>
          </w:r>
          <w:r w:rsidRPr="00C17EFA">
            <w:rPr>
              <w:color w:val="000000"/>
            </w:rPr>
            <w:t xml:space="preserve">. The </w:t>
          </w:r>
          <w:proofErr w:type="spellStart"/>
          <w:r w:rsidRPr="00C17EFA">
            <w:rPr>
              <w:color w:val="000000"/>
            </w:rPr>
            <w:t>fetal</w:t>
          </w:r>
          <w:proofErr w:type="spellEnd"/>
          <w:r w:rsidRPr="00C17EFA">
            <w:rPr>
              <w:color w:val="000000"/>
            </w:rPr>
            <w:t xml:space="preserve"> and infant origins of adult disease. </w:t>
          </w:r>
          <w:r w:rsidRPr="00C17EFA">
            <w:rPr>
              <w:i/>
              <w:iCs/>
              <w:color w:val="000000"/>
            </w:rPr>
            <w:t>BMJ (Clinical Research Ed.)</w:t>
          </w:r>
          <w:r w:rsidRPr="00C17EFA">
            <w:rPr>
              <w:color w:val="000000"/>
            </w:rPr>
            <w:t xml:space="preserve"> 1990; </w:t>
          </w:r>
          <w:r w:rsidRPr="00C17EFA">
            <w:rPr>
              <w:b/>
              <w:bCs/>
              <w:color w:val="000000"/>
            </w:rPr>
            <w:t>301</w:t>
          </w:r>
          <w:r w:rsidRPr="00C17EFA">
            <w:rPr>
              <w:color w:val="000000"/>
            </w:rPr>
            <w:t xml:space="preserve">: 1111. </w:t>
          </w:r>
        </w:p>
        <w:p w14:paraId="1AA54308" w14:textId="77777777" w:rsidR="00C17EFA" w:rsidRPr="00C17EFA" w:rsidRDefault="00C17EFA">
          <w:pPr>
            <w:autoSpaceDE w:val="0"/>
            <w:autoSpaceDN w:val="0"/>
            <w:ind w:hanging="640"/>
            <w:divId w:val="975796261"/>
            <w:rPr>
              <w:color w:val="000000"/>
            </w:rPr>
          </w:pPr>
          <w:r w:rsidRPr="00C17EFA">
            <w:rPr>
              <w:color w:val="000000"/>
            </w:rPr>
            <w:t>13.</w:t>
          </w:r>
          <w:r w:rsidRPr="00C17EFA">
            <w:rPr>
              <w:color w:val="000000"/>
            </w:rPr>
            <w:tab/>
          </w:r>
          <w:proofErr w:type="spellStart"/>
          <w:r w:rsidRPr="00C17EFA">
            <w:rPr>
              <w:b/>
              <w:bCs/>
              <w:color w:val="000000"/>
            </w:rPr>
            <w:t>Krämer</w:t>
          </w:r>
          <w:proofErr w:type="spellEnd"/>
          <w:r w:rsidRPr="00C17EFA">
            <w:rPr>
              <w:b/>
              <w:bCs/>
              <w:color w:val="000000"/>
            </w:rPr>
            <w:t xml:space="preserve"> Daniel, Pfister Christian, </w:t>
          </w:r>
          <w:proofErr w:type="spellStart"/>
          <w:r w:rsidRPr="00C17EFA">
            <w:rPr>
              <w:b/>
              <w:bCs/>
              <w:color w:val="000000"/>
            </w:rPr>
            <w:t>Segesser</w:t>
          </w:r>
          <w:proofErr w:type="spellEnd"/>
          <w:r w:rsidRPr="00C17EFA">
            <w:rPr>
              <w:b/>
              <w:bCs/>
              <w:color w:val="000000"/>
            </w:rPr>
            <w:t xml:space="preserve"> </w:t>
          </w:r>
          <w:proofErr w:type="spellStart"/>
          <w:r w:rsidRPr="00C17EFA">
            <w:rPr>
              <w:b/>
              <w:bCs/>
              <w:color w:val="000000"/>
            </w:rPr>
            <w:t>DMarc</w:t>
          </w:r>
          <w:proofErr w:type="spellEnd"/>
          <w:r w:rsidRPr="00C17EFA">
            <w:rPr>
              <w:color w:val="000000"/>
            </w:rPr>
            <w:t xml:space="preserve">. </w:t>
          </w:r>
          <w:r w:rsidRPr="00C17EFA">
            <w:rPr>
              <w:i/>
              <w:iCs/>
              <w:color w:val="000000"/>
            </w:rPr>
            <w:t>‘</w:t>
          </w:r>
          <w:proofErr w:type="spellStart"/>
          <w:r w:rsidRPr="00C17EFA">
            <w:rPr>
              <w:i/>
              <w:iCs/>
              <w:color w:val="000000"/>
            </w:rPr>
            <w:t>Woche</w:t>
          </w:r>
          <w:proofErr w:type="spellEnd"/>
          <w:r w:rsidRPr="00C17EFA">
            <w:rPr>
              <w:i/>
              <w:iCs/>
              <w:color w:val="000000"/>
            </w:rPr>
            <w:t xml:space="preserve"> </w:t>
          </w:r>
          <w:proofErr w:type="spellStart"/>
          <w:r w:rsidRPr="00C17EFA">
            <w:rPr>
              <w:i/>
              <w:iCs/>
              <w:color w:val="000000"/>
            </w:rPr>
            <w:t>für</w:t>
          </w:r>
          <w:proofErr w:type="spellEnd"/>
          <w:r w:rsidRPr="00C17EFA">
            <w:rPr>
              <w:i/>
              <w:iCs/>
              <w:color w:val="000000"/>
            </w:rPr>
            <w:t xml:space="preserve"> </w:t>
          </w:r>
          <w:proofErr w:type="spellStart"/>
          <w:r w:rsidRPr="00C17EFA">
            <w:rPr>
              <w:i/>
              <w:iCs/>
              <w:color w:val="000000"/>
            </w:rPr>
            <w:t>Woche</w:t>
          </w:r>
          <w:proofErr w:type="spellEnd"/>
          <w:r w:rsidRPr="00C17EFA">
            <w:rPr>
              <w:i/>
              <w:iCs/>
              <w:color w:val="000000"/>
            </w:rPr>
            <w:t xml:space="preserve"> </w:t>
          </w:r>
          <w:proofErr w:type="spellStart"/>
          <w:r w:rsidRPr="00C17EFA">
            <w:rPr>
              <w:i/>
              <w:iCs/>
              <w:color w:val="000000"/>
            </w:rPr>
            <w:t>neue</w:t>
          </w:r>
          <w:proofErr w:type="spellEnd"/>
          <w:r w:rsidRPr="00C17EFA">
            <w:rPr>
              <w:i/>
              <w:iCs/>
              <w:color w:val="000000"/>
            </w:rPr>
            <w:t xml:space="preserve"> </w:t>
          </w:r>
          <w:proofErr w:type="spellStart"/>
          <w:r w:rsidRPr="00C17EFA">
            <w:rPr>
              <w:i/>
              <w:iCs/>
              <w:color w:val="000000"/>
            </w:rPr>
            <w:t>Preisaufschläge</w:t>
          </w:r>
          <w:proofErr w:type="spellEnd"/>
          <w:proofErr w:type="gramStart"/>
          <w:r w:rsidRPr="00C17EFA">
            <w:rPr>
              <w:i/>
              <w:iCs/>
              <w:color w:val="000000"/>
            </w:rPr>
            <w:t>’ :</w:t>
          </w:r>
          <w:proofErr w:type="gramEnd"/>
          <w:r w:rsidRPr="00C17EFA">
            <w:rPr>
              <w:i/>
              <w:iCs/>
              <w:color w:val="000000"/>
            </w:rPr>
            <w:t xml:space="preserve"> </w:t>
          </w:r>
          <w:proofErr w:type="spellStart"/>
          <w:r w:rsidRPr="00C17EFA">
            <w:rPr>
              <w:i/>
              <w:iCs/>
              <w:color w:val="000000"/>
            </w:rPr>
            <w:t>Nahrungsmittel</w:t>
          </w:r>
          <w:proofErr w:type="spellEnd"/>
          <w:r w:rsidRPr="00C17EFA">
            <w:rPr>
              <w:i/>
              <w:iCs/>
              <w:color w:val="000000"/>
            </w:rPr>
            <w:t xml:space="preserve">-, Energie- und </w:t>
          </w:r>
          <w:proofErr w:type="spellStart"/>
          <w:r w:rsidRPr="00C17EFA">
            <w:rPr>
              <w:i/>
              <w:iCs/>
              <w:color w:val="000000"/>
            </w:rPr>
            <w:t>Ressourcenkonflikte</w:t>
          </w:r>
          <w:proofErr w:type="spellEnd"/>
          <w:r w:rsidRPr="00C17EFA">
            <w:rPr>
              <w:i/>
              <w:iCs/>
              <w:color w:val="000000"/>
            </w:rPr>
            <w:t xml:space="preserve"> in der Schweiz des </w:t>
          </w:r>
          <w:proofErr w:type="spellStart"/>
          <w:r w:rsidRPr="00C17EFA">
            <w:rPr>
              <w:i/>
              <w:iCs/>
              <w:color w:val="000000"/>
            </w:rPr>
            <w:t>Ersten</w:t>
          </w:r>
          <w:proofErr w:type="spellEnd"/>
          <w:r w:rsidRPr="00C17EFA">
            <w:rPr>
              <w:i/>
              <w:iCs/>
              <w:color w:val="000000"/>
            </w:rPr>
            <w:t xml:space="preserve"> </w:t>
          </w:r>
          <w:proofErr w:type="spellStart"/>
          <w:r w:rsidRPr="00C17EFA">
            <w:rPr>
              <w:i/>
              <w:iCs/>
              <w:color w:val="000000"/>
            </w:rPr>
            <w:t>Weltkrieges</w:t>
          </w:r>
          <w:proofErr w:type="spellEnd"/>
          <w:r w:rsidRPr="00C17EFA">
            <w:rPr>
              <w:color w:val="000000"/>
            </w:rPr>
            <w:t xml:space="preserve">. Schwabe Verlag, 2016. </w:t>
          </w:r>
        </w:p>
        <w:p w14:paraId="510956B5" w14:textId="77777777" w:rsidR="00C17EFA" w:rsidRPr="00C17EFA" w:rsidRDefault="00C17EFA">
          <w:pPr>
            <w:autoSpaceDE w:val="0"/>
            <w:autoSpaceDN w:val="0"/>
            <w:ind w:hanging="640"/>
            <w:divId w:val="1210000157"/>
            <w:rPr>
              <w:color w:val="000000"/>
            </w:rPr>
          </w:pPr>
          <w:r w:rsidRPr="00C17EFA">
            <w:rPr>
              <w:color w:val="000000"/>
            </w:rPr>
            <w:t>14.</w:t>
          </w:r>
          <w:r w:rsidRPr="00C17EFA">
            <w:rPr>
              <w:color w:val="000000"/>
            </w:rPr>
            <w:tab/>
          </w:r>
          <w:r w:rsidRPr="00C17EFA">
            <w:rPr>
              <w:b/>
              <w:bCs/>
              <w:color w:val="000000"/>
            </w:rPr>
            <w:t xml:space="preserve">Ziegler E, </w:t>
          </w:r>
          <w:r w:rsidRPr="00C17EFA">
            <w:rPr>
              <w:b/>
              <w:bCs/>
              <w:i/>
              <w:iCs/>
              <w:color w:val="000000"/>
            </w:rPr>
            <w:t>et al.</w:t>
          </w:r>
          <w:r w:rsidRPr="00C17EFA">
            <w:rPr>
              <w:color w:val="000000"/>
            </w:rPr>
            <w:t xml:space="preserve"> Retrospective modelling of the disease and mortality burden of the 1918–1920 influenza pandemic in Zurich, Switzerland. </w:t>
          </w:r>
          <w:r w:rsidRPr="00C17EFA">
            <w:rPr>
              <w:i/>
              <w:iCs/>
              <w:color w:val="000000"/>
            </w:rPr>
            <w:t>Epidemics</w:t>
          </w:r>
          <w:r w:rsidRPr="00C17EFA">
            <w:rPr>
              <w:color w:val="000000"/>
            </w:rPr>
            <w:t xml:space="preserve"> Elsevier B.V., 2025; </w:t>
          </w:r>
          <w:r w:rsidRPr="00C17EFA">
            <w:rPr>
              <w:b/>
              <w:bCs/>
              <w:color w:val="000000"/>
            </w:rPr>
            <w:t>50</w:t>
          </w:r>
          <w:r w:rsidRPr="00C17EFA">
            <w:rPr>
              <w:color w:val="000000"/>
            </w:rPr>
            <w:t xml:space="preserve">Published online: 1 March </w:t>
          </w:r>
          <w:proofErr w:type="gramStart"/>
          <w:r w:rsidRPr="00C17EFA">
            <w:rPr>
              <w:color w:val="000000"/>
            </w:rPr>
            <w:t>2025.doi:10.1016/j.epidem</w:t>
          </w:r>
          <w:proofErr w:type="gramEnd"/>
          <w:r w:rsidRPr="00C17EFA">
            <w:rPr>
              <w:color w:val="000000"/>
            </w:rPr>
            <w:t xml:space="preserve">.2025.100813. </w:t>
          </w:r>
        </w:p>
        <w:p w14:paraId="6E503E8F" w14:textId="77777777" w:rsidR="00C17EFA" w:rsidRPr="00C17EFA" w:rsidRDefault="00C17EFA">
          <w:pPr>
            <w:autoSpaceDE w:val="0"/>
            <w:autoSpaceDN w:val="0"/>
            <w:ind w:hanging="640"/>
            <w:divId w:val="2080058831"/>
            <w:rPr>
              <w:color w:val="000000"/>
            </w:rPr>
          </w:pPr>
          <w:r w:rsidRPr="00C17EFA">
            <w:rPr>
              <w:color w:val="000000"/>
            </w:rPr>
            <w:t>15.</w:t>
          </w:r>
          <w:r w:rsidRPr="00C17EFA">
            <w:rPr>
              <w:color w:val="000000"/>
            </w:rPr>
            <w:tab/>
          </w:r>
          <w:r w:rsidRPr="00C17EFA">
            <w:rPr>
              <w:b/>
              <w:bCs/>
              <w:color w:val="000000"/>
            </w:rPr>
            <w:t xml:space="preserve">Sonderegger C, </w:t>
          </w:r>
          <w:proofErr w:type="spellStart"/>
          <w:r w:rsidRPr="00C17EFA">
            <w:rPr>
              <w:b/>
              <w:bCs/>
              <w:color w:val="000000"/>
            </w:rPr>
            <w:t>Tscherrig</w:t>
          </w:r>
          <w:proofErr w:type="spellEnd"/>
          <w:r w:rsidRPr="00C17EFA">
            <w:rPr>
              <w:b/>
              <w:bCs/>
              <w:color w:val="000000"/>
            </w:rPr>
            <w:t xml:space="preserve"> A</w:t>
          </w:r>
          <w:r w:rsidRPr="00C17EFA">
            <w:rPr>
              <w:color w:val="000000"/>
            </w:rPr>
            <w:t xml:space="preserve">. </w:t>
          </w:r>
          <w:r w:rsidRPr="00C17EFA">
            <w:rPr>
              <w:i/>
              <w:iCs/>
              <w:color w:val="000000"/>
            </w:rPr>
            <w:t xml:space="preserve">Die </w:t>
          </w:r>
          <w:proofErr w:type="spellStart"/>
          <w:r w:rsidRPr="00C17EFA">
            <w:rPr>
              <w:i/>
              <w:iCs/>
              <w:color w:val="000000"/>
            </w:rPr>
            <w:t>Grippepandemie</w:t>
          </w:r>
          <w:proofErr w:type="spellEnd"/>
          <w:r w:rsidRPr="00C17EFA">
            <w:rPr>
              <w:i/>
              <w:iCs/>
              <w:color w:val="000000"/>
            </w:rPr>
            <w:t xml:space="preserve"> 1918–1919 in der Schweiz</w:t>
          </w:r>
          <w:r w:rsidRPr="00C17EFA">
            <w:rPr>
              <w:color w:val="000000"/>
            </w:rPr>
            <w:t xml:space="preserve">. In: Krämer D, Pfister C, </w:t>
          </w:r>
          <w:proofErr w:type="spellStart"/>
          <w:r w:rsidRPr="00C17EFA">
            <w:rPr>
              <w:color w:val="000000"/>
            </w:rPr>
            <w:t>Segesser</w:t>
          </w:r>
          <w:proofErr w:type="spellEnd"/>
          <w:r w:rsidRPr="00C17EFA">
            <w:rPr>
              <w:color w:val="000000"/>
            </w:rPr>
            <w:t xml:space="preserve"> D, eds. </w:t>
          </w:r>
          <w:proofErr w:type="spellStart"/>
          <w:r w:rsidRPr="00C17EFA">
            <w:rPr>
              <w:i/>
              <w:iCs/>
              <w:color w:val="000000"/>
            </w:rPr>
            <w:t>Woche</w:t>
          </w:r>
          <w:proofErr w:type="spellEnd"/>
          <w:r w:rsidRPr="00C17EFA">
            <w:rPr>
              <w:i/>
              <w:iCs/>
              <w:color w:val="000000"/>
            </w:rPr>
            <w:t xml:space="preserve"> für </w:t>
          </w:r>
          <w:proofErr w:type="spellStart"/>
          <w:r w:rsidRPr="00C17EFA">
            <w:rPr>
              <w:i/>
              <w:iCs/>
              <w:color w:val="000000"/>
            </w:rPr>
            <w:t>Woche</w:t>
          </w:r>
          <w:proofErr w:type="spellEnd"/>
          <w:r w:rsidRPr="00C17EFA">
            <w:rPr>
              <w:i/>
              <w:iCs/>
              <w:color w:val="000000"/>
            </w:rPr>
            <w:t xml:space="preserve"> </w:t>
          </w:r>
          <w:proofErr w:type="spellStart"/>
          <w:r w:rsidRPr="00C17EFA">
            <w:rPr>
              <w:i/>
              <w:iCs/>
              <w:color w:val="000000"/>
            </w:rPr>
            <w:t>neue</w:t>
          </w:r>
          <w:proofErr w:type="spellEnd"/>
          <w:r w:rsidRPr="00C17EFA">
            <w:rPr>
              <w:i/>
              <w:iCs/>
              <w:color w:val="000000"/>
            </w:rPr>
            <w:t xml:space="preserve"> </w:t>
          </w:r>
          <w:proofErr w:type="spellStart"/>
          <w:r w:rsidRPr="00C17EFA">
            <w:rPr>
              <w:i/>
              <w:iCs/>
              <w:color w:val="000000"/>
            </w:rPr>
            <w:t>Preisaufschläge</w:t>
          </w:r>
          <w:proofErr w:type="spellEnd"/>
          <w:r w:rsidRPr="00C17EFA">
            <w:rPr>
              <w:i/>
              <w:iCs/>
              <w:color w:val="000000"/>
            </w:rPr>
            <w:t xml:space="preserve">: </w:t>
          </w:r>
          <w:proofErr w:type="spellStart"/>
          <w:r w:rsidRPr="00C17EFA">
            <w:rPr>
              <w:i/>
              <w:iCs/>
              <w:color w:val="000000"/>
            </w:rPr>
            <w:t>Nahrungsmittel</w:t>
          </w:r>
          <w:proofErr w:type="spellEnd"/>
          <w:r w:rsidRPr="00C17EFA">
            <w:rPr>
              <w:i/>
              <w:iCs/>
              <w:color w:val="000000"/>
            </w:rPr>
            <w:t xml:space="preserve">-, Energie- und </w:t>
          </w:r>
          <w:proofErr w:type="spellStart"/>
          <w:r w:rsidRPr="00C17EFA">
            <w:rPr>
              <w:i/>
              <w:iCs/>
              <w:color w:val="000000"/>
            </w:rPr>
            <w:t>Ressourcenkonflikte</w:t>
          </w:r>
          <w:proofErr w:type="spellEnd"/>
          <w:r w:rsidRPr="00C17EFA">
            <w:rPr>
              <w:i/>
              <w:iCs/>
              <w:color w:val="000000"/>
            </w:rPr>
            <w:t xml:space="preserve"> in der Schweiz des </w:t>
          </w:r>
          <w:proofErr w:type="spellStart"/>
          <w:r w:rsidRPr="00C17EFA">
            <w:rPr>
              <w:i/>
              <w:iCs/>
              <w:color w:val="000000"/>
            </w:rPr>
            <w:t>Ersten</w:t>
          </w:r>
          <w:proofErr w:type="spellEnd"/>
          <w:r w:rsidRPr="00C17EFA">
            <w:rPr>
              <w:i/>
              <w:iCs/>
              <w:color w:val="000000"/>
            </w:rPr>
            <w:t xml:space="preserve"> </w:t>
          </w:r>
          <w:proofErr w:type="spellStart"/>
          <w:r w:rsidRPr="00C17EFA">
            <w:rPr>
              <w:i/>
              <w:iCs/>
              <w:color w:val="000000"/>
            </w:rPr>
            <w:t>Weltkrieges</w:t>
          </w:r>
          <w:proofErr w:type="spellEnd"/>
          <w:r w:rsidRPr="00C17EFA">
            <w:rPr>
              <w:color w:val="000000"/>
            </w:rPr>
            <w:t xml:space="preserve">. Basel: Schwabe, 2016, p. 259–284. </w:t>
          </w:r>
        </w:p>
        <w:p w14:paraId="177CE7DE" w14:textId="77777777" w:rsidR="00C17EFA" w:rsidRPr="00C17EFA" w:rsidRDefault="00C17EFA">
          <w:pPr>
            <w:autoSpaceDE w:val="0"/>
            <w:autoSpaceDN w:val="0"/>
            <w:ind w:hanging="640"/>
            <w:divId w:val="1152873096"/>
            <w:rPr>
              <w:color w:val="000000"/>
            </w:rPr>
          </w:pPr>
          <w:r w:rsidRPr="00C17EFA">
            <w:rPr>
              <w:color w:val="000000"/>
            </w:rPr>
            <w:t>16.</w:t>
          </w:r>
          <w:r w:rsidRPr="00C17EFA">
            <w:rPr>
              <w:color w:val="000000"/>
            </w:rPr>
            <w:tab/>
          </w:r>
          <w:r w:rsidRPr="00C17EFA">
            <w:rPr>
              <w:b/>
              <w:bCs/>
              <w:color w:val="000000"/>
            </w:rPr>
            <w:t>Floris J, Staub K</w:t>
          </w:r>
          <w:r w:rsidRPr="00C17EFA">
            <w:rPr>
              <w:color w:val="000000"/>
            </w:rPr>
            <w:t xml:space="preserve">. Measuring Food Requirements and Deprivation. </w:t>
          </w:r>
          <w:r w:rsidRPr="00C17EFA">
            <w:rPr>
              <w:i/>
              <w:iCs/>
              <w:color w:val="000000"/>
            </w:rPr>
            <w:t>Hunger Redraws the Map</w:t>
          </w:r>
          <w:r w:rsidRPr="00C17EFA">
            <w:rPr>
              <w:color w:val="000000"/>
            </w:rPr>
            <w:t xml:space="preserve"> Cambridge University Press, 2025</w:t>
          </w:r>
          <w:proofErr w:type="gramStart"/>
          <w:r w:rsidRPr="00C17EFA">
            <w:rPr>
              <w:color w:val="000000"/>
            </w:rPr>
            <w:t>; :</w:t>
          </w:r>
          <w:proofErr w:type="gramEnd"/>
          <w:r w:rsidRPr="00C17EFA">
            <w:rPr>
              <w:color w:val="000000"/>
            </w:rPr>
            <w:t xml:space="preserve"> 280–318. </w:t>
          </w:r>
        </w:p>
        <w:p w14:paraId="2DD7E320" w14:textId="77777777" w:rsidR="00C17EFA" w:rsidRPr="00C17EFA" w:rsidRDefault="00C17EFA">
          <w:pPr>
            <w:autoSpaceDE w:val="0"/>
            <w:autoSpaceDN w:val="0"/>
            <w:ind w:hanging="640"/>
            <w:divId w:val="2098288209"/>
            <w:rPr>
              <w:color w:val="000000"/>
            </w:rPr>
          </w:pPr>
          <w:r w:rsidRPr="00C17EFA">
            <w:rPr>
              <w:color w:val="000000"/>
            </w:rPr>
            <w:t>17.</w:t>
          </w:r>
          <w:r w:rsidRPr="00C17EFA">
            <w:rPr>
              <w:color w:val="000000"/>
            </w:rPr>
            <w:tab/>
          </w:r>
          <w:r w:rsidRPr="00C17EFA">
            <w:rPr>
              <w:b/>
              <w:bCs/>
              <w:color w:val="000000"/>
            </w:rPr>
            <w:t xml:space="preserve">Scholte RS, van den Berg GJ, </w:t>
          </w:r>
          <w:proofErr w:type="spellStart"/>
          <w:r w:rsidRPr="00C17EFA">
            <w:rPr>
              <w:b/>
              <w:bCs/>
              <w:color w:val="000000"/>
            </w:rPr>
            <w:t>Lindeboom</w:t>
          </w:r>
          <w:proofErr w:type="spellEnd"/>
          <w:r w:rsidRPr="00C17EFA">
            <w:rPr>
              <w:b/>
              <w:bCs/>
              <w:color w:val="000000"/>
            </w:rPr>
            <w:t xml:space="preserve"> M</w:t>
          </w:r>
          <w:r w:rsidRPr="00C17EFA">
            <w:rPr>
              <w:color w:val="000000"/>
            </w:rPr>
            <w:t xml:space="preserve">. Long-run effects of gestation during the Dutch Hunger Winter famine on </w:t>
          </w:r>
          <w:proofErr w:type="spellStart"/>
          <w:r w:rsidRPr="00C17EFA">
            <w:rPr>
              <w:color w:val="000000"/>
            </w:rPr>
            <w:t>labor</w:t>
          </w:r>
          <w:proofErr w:type="spellEnd"/>
          <w:r w:rsidRPr="00C17EFA">
            <w:rPr>
              <w:color w:val="000000"/>
            </w:rPr>
            <w:t xml:space="preserve"> market and hospitalization outcomes. </w:t>
          </w:r>
          <w:r w:rsidRPr="00C17EFA">
            <w:rPr>
              <w:i/>
              <w:iCs/>
              <w:color w:val="000000"/>
            </w:rPr>
            <w:t>Journal of Health Economics</w:t>
          </w:r>
          <w:r w:rsidRPr="00C17EFA">
            <w:rPr>
              <w:color w:val="000000"/>
            </w:rPr>
            <w:t xml:space="preserve"> North-Holland, 2015; </w:t>
          </w:r>
          <w:r w:rsidRPr="00C17EFA">
            <w:rPr>
              <w:b/>
              <w:bCs/>
              <w:color w:val="000000"/>
            </w:rPr>
            <w:t>39</w:t>
          </w:r>
          <w:r w:rsidRPr="00C17EFA">
            <w:rPr>
              <w:color w:val="000000"/>
            </w:rPr>
            <w:t xml:space="preserve">: 17–30. </w:t>
          </w:r>
        </w:p>
        <w:p w14:paraId="4E31144C" w14:textId="77777777" w:rsidR="00C17EFA" w:rsidRPr="00C17EFA" w:rsidRDefault="00C17EFA">
          <w:pPr>
            <w:autoSpaceDE w:val="0"/>
            <w:autoSpaceDN w:val="0"/>
            <w:ind w:hanging="640"/>
            <w:divId w:val="2047362212"/>
            <w:rPr>
              <w:color w:val="000000"/>
            </w:rPr>
          </w:pPr>
          <w:r w:rsidRPr="00C17EFA">
            <w:rPr>
              <w:color w:val="000000"/>
            </w:rPr>
            <w:t>18.</w:t>
          </w:r>
          <w:r w:rsidRPr="00C17EFA">
            <w:rPr>
              <w:color w:val="000000"/>
            </w:rPr>
            <w:tab/>
          </w:r>
          <w:proofErr w:type="spellStart"/>
          <w:r w:rsidRPr="00C17EFA">
            <w:rPr>
              <w:b/>
              <w:bCs/>
              <w:color w:val="000000"/>
            </w:rPr>
            <w:t>Saaritsa</w:t>
          </w:r>
          <w:proofErr w:type="spellEnd"/>
          <w:r w:rsidRPr="00C17EFA">
            <w:rPr>
              <w:b/>
              <w:bCs/>
              <w:color w:val="000000"/>
            </w:rPr>
            <w:t xml:space="preserve"> S</w:t>
          </w:r>
          <w:r w:rsidRPr="00C17EFA">
            <w:rPr>
              <w:color w:val="000000"/>
            </w:rPr>
            <w:t xml:space="preserve">. Reproductive responses to revolution and repression in Finland, 1917–1919. </w:t>
          </w:r>
          <w:r w:rsidRPr="00C17EFA">
            <w:rPr>
              <w:i/>
              <w:iCs/>
              <w:color w:val="000000"/>
            </w:rPr>
            <w:t>The History of the Family</w:t>
          </w:r>
          <w:r w:rsidRPr="00C17EFA">
            <w:rPr>
              <w:color w:val="000000"/>
            </w:rPr>
            <w:t xml:space="preserve"> Routledge, 2026; Published online: 2 January 2026.doi:10.1080/1081602X.2026.2618742. </w:t>
          </w:r>
        </w:p>
        <w:p w14:paraId="4BE48100" w14:textId="77777777" w:rsidR="00C17EFA" w:rsidRPr="00C17EFA" w:rsidRDefault="00C17EFA">
          <w:pPr>
            <w:autoSpaceDE w:val="0"/>
            <w:autoSpaceDN w:val="0"/>
            <w:ind w:hanging="640"/>
            <w:divId w:val="965624156"/>
            <w:rPr>
              <w:color w:val="000000"/>
            </w:rPr>
          </w:pPr>
          <w:r w:rsidRPr="00C17EFA">
            <w:rPr>
              <w:color w:val="000000"/>
            </w:rPr>
            <w:lastRenderedPageBreak/>
            <w:t>19.</w:t>
          </w:r>
          <w:r w:rsidRPr="00C17EFA">
            <w:rPr>
              <w:color w:val="000000"/>
            </w:rPr>
            <w:tab/>
          </w:r>
          <w:r w:rsidRPr="00C17EFA">
            <w:rPr>
              <w:b/>
              <w:bCs/>
              <w:color w:val="000000"/>
            </w:rPr>
            <w:t>Galofré-Vilà G, Harris B</w:t>
          </w:r>
          <w:r w:rsidRPr="00C17EFA">
            <w:rPr>
              <w:color w:val="000000"/>
            </w:rPr>
            <w:t xml:space="preserve">. Growth before birth: the relationship between placental weights and infant and maternal health in early twentieth-century Barcelona†. </w:t>
          </w:r>
          <w:r w:rsidRPr="00C17EFA">
            <w:rPr>
              <w:i/>
              <w:iCs/>
              <w:color w:val="000000"/>
            </w:rPr>
            <w:t>Economic History Review</w:t>
          </w:r>
          <w:r w:rsidRPr="00C17EFA">
            <w:rPr>
              <w:color w:val="000000"/>
            </w:rPr>
            <w:t xml:space="preserve"> Blackwell Publishing Ltd, 2021; </w:t>
          </w:r>
          <w:r w:rsidRPr="00C17EFA">
            <w:rPr>
              <w:b/>
              <w:bCs/>
              <w:color w:val="000000"/>
            </w:rPr>
            <w:t>74</w:t>
          </w:r>
          <w:r w:rsidRPr="00C17EFA">
            <w:rPr>
              <w:color w:val="000000"/>
            </w:rPr>
            <w:t xml:space="preserve">: 400–423. </w:t>
          </w:r>
        </w:p>
        <w:p w14:paraId="1835AB3A" w14:textId="77777777" w:rsidR="00C17EFA" w:rsidRPr="00C17EFA" w:rsidRDefault="00C17EFA">
          <w:pPr>
            <w:autoSpaceDE w:val="0"/>
            <w:autoSpaceDN w:val="0"/>
            <w:ind w:hanging="640"/>
            <w:divId w:val="1961566390"/>
            <w:rPr>
              <w:color w:val="000000"/>
            </w:rPr>
          </w:pPr>
          <w:r w:rsidRPr="00C17EFA">
            <w:rPr>
              <w:color w:val="000000"/>
            </w:rPr>
            <w:t>20.</w:t>
          </w:r>
          <w:r w:rsidRPr="00C17EFA">
            <w:rPr>
              <w:color w:val="000000"/>
            </w:rPr>
            <w:tab/>
          </w:r>
          <w:proofErr w:type="spellStart"/>
          <w:r w:rsidRPr="00C17EFA">
            <w:rPr>
              <w:b/>
              <w:bCs/>
              <w:color w:val="000000"/>
            </w:rPr>
            <w:t>Salvisberg</w:t>
          </w:r>
          <w:proofErr w:type="spellEnd"/>
          <w:r w:rsidRPr="00C17EFA">
            <w:rPr>
              <w:b/>
              <w:bCs/>
              <w:color w:val="000000"/>
            </w:rPr>
            <w:t xml:space="preserve"> V, </w:t>
          </w:r>
          <w:r w:rsidRPr="00C17EFA">
            <w:rPr>
              <w:b/>
              <w:bCs/>
              <w:i/>
              <w:iCs/>
              <w:color w:val="000000"/>
            </w:rPr>
            <w:t>et al.</w:t>
          </w:r>
          <w:r w:rsidRPr="00C17EFA">
            <w:rPr>
              <w:color w:val="000000"/>
            </w:rPr>
            <w:t xml:space="preserve"> Health of neonates born in the maternity hospital in Bern, Switzerland, 1880–1900 and 1914–1922. </w:t>
          </w:r>
          <w:r w:rsidRPr="00C17EFA">
            <w:rPr>
              <w:i/>
              <w:iCs/>
              <w:color w:val="000000"/>
            </w:rPr>
            <w:t>PLOS ONE</w:t>
          </w:r>
          <w:r w:rsidRPr="00C17EFA">
            <w:rPr>
              <w:color w:val="000000"/>
            </w:rPr>
            <w:t xml:space="preserve"> Public Library of Science, 2023; </w:t>
          </w:r>
          <w:r w:rsidRPr="00C17EFA">
            <w:rPr>
              <w:b/>
              <w:bCs/>
              <w:color w:val="000000"/>
            </w:rPr>
            <w:t>18</w:t>
          </w:r>
          <w:r w:rsidRPr="00C17EFA">
            <w:rPr>
              <w:color w:val="000000"/>
            </w:rPr>
            <w:t xml:space="preserve">: e0289157. </w:t>
          </w:r>
        </w:p>
        <w:p w14:paraId="5DF69BD2" w14:textId="77777777" w:rsidR="00C17EFA" w:rsidRPr="00C17EFA" w:rsidRDefault="00C17EFA">
          <w:pPr>
            <w:autoSpaceDE w:val="0"/>
            <w:autoSpaceDN w:val="0"/>
            <w:ind w:hanging="640"/>
            <w:divId w:val="1363283260"/>
            <w:rPr>
              <w:color w:val="000000"/>
            </w:rPr>
          </w:pPr>
          <w:r w:rsidRPr="00C17EFA">
            <w:rPr>
              <w:color w:val="000000"/>
            </w:rPr>
            <w:t>21.</w:t>
          </w:r>
          <w:r w:rsidRPr="00C17EFA">
            <w:rPr>
              <w:color w:val="000000"/>
            </w:rPr>
            <w:tab/>
          </w:r>
          <w:proofErr w:type="spellStart"/>
          <w:r w:rsidRPr="00C17EFA">
            <w:rPr>
              <w:b/>
              <w:bCs/>
              <w:color w:val="000000"/>
            </w:rPr>
            <w:t>Butie</w:t>
          </w:r>
          <w:proofErr w:type="spellEnd"/>
          <w:r w:rsidRPr="00C17EFA">
            <w:rPr>
              <w:b/>
              <w:bCs/>
              <w:color w:val="000000"/>
            </w:rPr>
            <w:t xml:space="preserve"> C, </w:t>
          </w:r>
          <w:r w:rsidRPr="00C17EFA">
            <w:rPr>
              <w:b/>
              <w:bCs/>
              <w:i/>
              <w:iCs/>
              <w:color w:val="000000"/>
            </w:rPr>
            <w:t>et al.</w:t>
          </w:r>
          <w:r w:rsidRPr="00C17EFA">
            <w:rPr>
              <w:color w:val="000000"/>
            </w:rPr>
            <w:t xml:space="preserve"> Impact of World War 1 on placenta weight, birth weight and other anthropometric parameters of neonatal health. </w:t>
          </w:r>
          <w:r w:rsidRPr="00C17EFA">
            <w:rPr>
              <w:i/>
              <w:iCs/>
              <w:color w:val="000000"/>
            </w:rPr>
            <w:t>Placenta</w:t>
          </w:r>
          <w:r w:rsidRPr="00C17EFA">
            <w:rPr>
              <w:color w:val="000000"/>
            </w:rPr>
            <w:t xml:space="preserve"> W.B. Saunders Ltd, 2020; </w:t>
          </w:r>
          <w:r w:rsidRPr="00C17EFA">
            <w:rPr>
              <w:b/>
              <w:bCs/>
              <w:color w:val="000000"/>
            </w:rPr>
            <w:t>100</w:t>
          </w:r>
          <w:r w:rsidRPr="00C17EFA">
            <w:rPr>
              <w:color w:val="000000"/>
            </w:rPr>
            <w:t xml:space="preserve">: 150–158. </w:t>
          </w:r>
        </w:p>
        <w:p w14:paraId="58C4B9A1" w14:textId="77777777" w:rsidR="00C17EFA" w:rsidRPr="00C17EFA" w:rsidRDefault="00C17EFA">
          <w:pPr>
            <w:autoSpaceDE w:val="0"/>
            <w:autoSpaceDN w:val="0"/>
            <w:ind w:hanging="640"/>
            <w:divId w:val="1763528649"/>
            <w:rPr>
              <w:color w:val="000000"/>
            </w:rPr>
          </w:pPr>
          <w:r w:rsidRPr="00C17EFA">
            <w:rPr>
              <w:color w:val="000000"/>
            </w:rPr>
            <w:t>22.</w:t>
          </w:r>
          <w:r w:rsidRPr="00C17EFA">
            <w:rPr>
              <w:color w:val="000000"/>
            </w:rPr>
            <w:tab/>
          </w:r>
          <w:r w:rsidRPr="00C17EFA">
            <w:rPr>
              <w:b/>
              <w:bCs/>
              <w:color w:val="000000"/>
            </w:rPr>
            <w:t xml:space="preserve">Floris J, Staub K, </w:t>
          </w:r>
          <w:proofErr w:type="spellStart"/>
          <w:r w:rsidRPr="00C17EFA">
            <w:rPr>
              <w:b/>
              <w:bCs/>
              <w:color w:val="000000"/>
            </w:rPr>
            <w:t>Woitek</w:t>
          </w:r>
          <w:proofErr w:type="spellEnd"/>
          <w:r w:rsidRPr="00C17EFA">
            <w:rPr>
              <w:b/>
              <w:bCs/>
              <w:color w:val="000000"/>
            </w:rPr>
            <w:t xml:space="preserve"> U</w:t>
          </w:r>
          <w:r w:rsidRPr="00C17EFA">
            <w:rPr>
              <w:color w:val="000000"/>
            </w:rPr>
            <w:t xml:space="preserve">. The benefits of intervention: birth weights in Basle 1912-1920. 2016; Published online: 2016.doi:10.5167/UZH-126887. </w:t>
          </w:r>
        </w:p>
        <w:p w14:paraId="0E123660" w14:textId="77777777" w:rsidR="00C17EFA" w:rsidRPr="00C17EFA" w:rsidRDefault="00C17EFA">
          <w:pPr>
            <w:autoSpaceDE w:val="0"/>
            <w:autoSpaceDN w:val="0"/>
            <w:ind w:hanging="640"/>
            <w:divId w:val="1879850665"/>
            <w:rPr>
              <w:color w:val="000000"/>
            </w:rPr>
          </w:pPr>
          <w:r w:rsidRPr="00C17EFA">
            <w:rPr>
              <w:color w:val="000000"/>
            </w:rPr>
            <w:t>23.</w:t>
          </w:r>
          <w:r w:rsidRPr="00C17EFA">
            <w:rPr>
              <w:color w:val="000000"/>
            </w:rPr>
            <w:tab/>
          </w:r>
          <w:r w:rsidRPr="00C17EFA">
            <w:rPr>
              <w:b/>
              <w:bCs/>
              <w:color w:val="000000"/>
            </w:rPr>
            <w:t xml:space="preserve">Dombrowski JG, </w:t>
          </w:r>
          <w:r w:rsidRPr="00C17EFA">
            <w:rPr>
              <w:b/>
              <w:bCs/>
              <w:i/>
              <w:iCs/>
              <w:color w:val="000000"/>
            </w:rPr>
            <w:t>et al.</w:t>
          </w:r>
          <w:r w:rsidRPr="00C17EFA">
            <w:rPr>
              <w:color w:val="000000"/>
            </w:rPr>
            <w:t xml:space="preserve"> Association of Malaria Infection During Pregnancy </w:t>
          </w:r>
          <w:proofErr w:type="gramStart"/>
          <w:r w:rsidRPr="00C17EFA">
            <w:rPr>
              <w:color w:val="000000"/>
            </w:rPr>
            <w:t>With</w:t>
          </w:r>
          <w:proofErr w:type="gramEnd"/>
          <w:r w:rsidRPr="00C17EFA">
            <w:rPr>
              <w:color w:val="000000"/>
            </w:rPr>
            <w:t xml:space="preserve"> Head Circumference of Newborns in the Brazilian Amazon. </w:t>
          </w:r>
          <w:r w:rsidRPr="00C17EFA">
            <w:rPr>
              <w:i/>
              <w:iCs/>
              <w:color w:val="000000"/>
            </w:rPr>
            <w:t>JAMA Network Open</w:t>
          </w:r>
          <w:r w:rsidRPr="00C17EFA">
            <w:rPr>
              <w:color w:val="000000"/>
            </w:rPr>
            <w:t xml:space="preserve"> American Medical Association, 2019; </w:t>
          </w:r>
          <w:r w:rsidRPr="00C17EFA">
            <w:rPr>
              <w:b/>
              <w:bCs/>
              <w:color w:val="000000"/>
            </w:rPr>
            <w:t>2</w:t>
          </w:r>
          <w:r w:rsidRPr="00C17EFA">
            <w:rPr>
              <w:color w:val="000000"/>
            </w:rPr>
            <w:t xml:space="preserve">: e193300–e193300. </w:t>
          </w:r>
        </w:p>
        <w:p w14:paraId="6BBCAF07" w14:textId="77777777" w:rsidR="00C17EFA" w:rsidRPr="00C17EFA" w:rsidRDefault="00C17EFA">
          <w:pPr>
            <w:autoSpaceDE w:val="0"/>
            <w:autoSpaceDN w:val="0"/>
            <w:ind w:hanging="640"/>
            <w:divId w:val="1260675293"/>
            <w:rPr>
              <w:color w:val="000000"/>
            </w:rPr>
          </w:pPr>
          <w:r w:rsidRPr="00C17EFA">
            <w:rPr>
              <w:color w:val="000000"/>
            </w:rPr>
            <w:t>24.</w:t>
          </w:r>
          <w:r w:rsidRPr="00C17EFA">
            <w:rPr>
              <w:color w:val="000000"/>
            </w:rPr>
            <w:tab/>
          </w:r>
          <w:r w:rsidRPr="00C17EFA">
            <w:rPr>
              <w:b/>
              <w:bCs/>
              <w:color w:val="000000"/>
            </w:rPr>
            <w:t>Bale JF, Miner L, Petheram SJ</w:t>
          </w:r>
          <w:r w:rsidRPr="00C17EFA">
            <w:rPr>
              <w:color w:val="000000"/>
            </w:rPr>
            <w:t xml:space="preserve">. Congenital cytomegalovirus infection. </w:t>
          </w:r>
          <w:r w:rsidRPr="00C17EFA">
            <w:rPr>
              <w:i/>
              <w:iCs/>
              <w:color w:val="000000"/>
            </w:rPr>
            <w:t>Current Treatment Options in Neurology 2002 4:3</w:t>
          </w:r>
          <w:r w:rsidRPr="00C17EFA">
            <w:rPr>
              <w:color w:val="000000"/>
            </w:rPr>
            <w:t xml:space="preserve"> Springer, 2002; </w:t>
          </w:r>
          <w:r w:rsidRPr="00C17EFA">
            <w:rPr>
              <w:b/>
              <w:bCs/>
              <w:color w:val="000000"/>
            </w:rPr>
            <w:t>4</w:t>
          </w:r>
          <w:r w:rsidRPr="00C17EFA">
            <w:rPr>
              <w:color w:val="000000"/>
            </w:rPr>
            <w:t xml:space="preserve">: 225–230. </w:t>
          </w:r>
        </w:p>
        <w:p w14:paraId="40939B8D" w14:textId="77777777" w:rsidR="00C17EFA" w:rsidRPr="00C17EFA" w:rsidRDefault="00C17EFA">
          <w:pPr>
            <w:autoSpaceDE w:val="0"/>
            <w:autoSpaceDN w:val="0"/>
            <w:ind w:hanging="640"/>
            <w:divId w:val="579173551"/>
            <w:rPr>
              <w:color w:val="000000"/>
            </w:rPr>
          </w:pPr>
          <w:r w:rsidRPr="00C17EFA">
            <w:rPr>
              <w:color w:val="000000"/>
            </w:rPr>
            <w:t>25.</w:t>
          </w:r>
          <w:r w:rsidRPr="00C17EFA">
            <w:rPr>
              <w:color w:val="000000"/>
            </w:rPr>
            <w:tab/>
          </w:r>
          <w:r w:rsidRPr="00C17EFA">
            <w:rPr>
              <w:b/>
              <w:bCs/>
              <w:color w:val="000000"/>
            </w:rPr>
            <w:t>Stein Z, Susser M</w:t>
          </w:r>
          <w:r w:rsidRPr="00C17EFA">
            <w:rPr>
              <w:color w:val="000000"/>
            </w:rPr>
            <w:t xml:space="preserve">. The Dutch Famine, 1944–1945, and the Reproductive Process. I. Effects on Six Indices at Birth. </w:t>
          </w:r>
          <w:proofErr w:type="spellStart"/>
          <w:r w:rsidRPr="00C17EFA">
            <w:rPr>
              <w:i/>
              <w:iCs/>
              <w:color w:val="000000"/>
            </w:rPr>
            <w:t>Pediatric</w:t>
          </w:r>
          <w:proofErr w:type="spellEnd"/>
          <w:r w:rsidRPr="00C17EFA">
            <w:rPr>
              <w:i/>
              <w:iCs/>
              <w:color w:val="000000"/>
            </w:rPr>
            <w:t xml:space="preserve"> Research</w:t>
          </w:r>
          <w:r w:rsidRPr="00C17EFA">
            <w:rPr>
              <w:color w:val="000000"/>
            </w:rPr>
            <w:t xml:space="preserve"> Springer Science and Business Media LLC, 1975; </w:t>
          </w:r>
          <w:r w:rsidRPr="00C17EFA">
            <w:rPr>
              <w:b/>
              <w:bCs/>
              <w:color w:val="000000"/>
            </w:rPr>
            <w:t>9</w:t>
          </w:r>
          <w:r w:rsidRPr="00C17EFA">
            <w:rPr>
              <w:color w:val="000000"/>
            </w:rPr>
            <w:t xml:space="preserve">: 70–76. </w:t>
          </w:r>
        </w:p>
        <w:p w14:paraId="79C33B5F" w14:textId="77777777" w:rsidR="00C17EFA" w:rsidRPr="00C17EFA" w:rsidRDefault="00C17EFA">
          <w:pPr>
            <w:autoSpaceDE w:val="0"/>
            <w:autoSpaceDN w:val="0"/>
            <w:ind w:hanging="640"/>
            <w:divId w:val="798497646"/>
            <w:rPr>
              <w:color w:val="000000"/>
            </w:rPr>
          </w:pPr>
          <w:r w:rsidRPr="00C17EFA">
            <w:rPr>
              <w:color w:val="000000"/>
            </w:rPr>
            <w:t>26.</w:t>
          </w:r>
          <w:r w:rsidRPr="00C17EFA">
            <w:rPr>
              <w:color w:val="000000"/>
            </w:rPr>
            <w:tab/>
          </w:r>
          <w:r w:rsidRPr="00C17EFA">
            <w:rPr>
              <w:b/>
              <w:bCs/>
              <w:color w:val="000000"/>
            </w:rPr>
            <w:t xml:space="preserve">Le Vu M, </w:t>
          </w:r>
          <w:r w:rsidRPr="00C17EFA">
            <w:rPr>
              <w:b/>
              <w:bCs/>
              <w:i/>
              <w:iCs/>
              <w:color w:val="000000"/>
            </w:rPr>
            <w:t>et al.</w:t>
          </w:r>
          <w:r w:rsidRPr="00C17EFA">
            <w:rPr>
              <w:color w:val="000000"/>
            </w:rPr>
            <w:t xml:space="preserve"> Maternal Influenza-Like Illness and Neonatal Health During the 1918 Influenza Pandemic in a Swiss City. </w:t>
          </w:r>
          <w:r w:rsidRPr="00C17EFA">
            <w:rPr>
              <w:i/>
              <w:iCs/>
              <w:color w:val="000000"/>
            </w:rPr>
            <w:t>Annals of Internal Medicine</w:t>
          </w:r>
          <w:r w:rsidRPr="00C17EFA">
            <w:rPr>
              <w:color w:val="000000"/>
            </w:rPr>
            <w:t xml:space="preserve"> 2025; </w:t>
          </w:r>
          <w:r w:rsidRPr="00C17EFA">
            <w:rPr>
              <w:b/>
              <w:bCs/>
              <w:color w:val="000000"/>
            </w:rPr>
            <w:t>178</w:t>
          </w:r>
          <w:r w:rsidRPr="00C17EFA">
            <w:rPr>
              <w:color w:val="000000"/>
            </w:rPr>
            <w:t xml:space="preserve">: 1632–1641. </w:t>
          </w:r>
        </w:p>
        <w:p w14:paraId="51C9B2D5" w14:textId="77777777" w:rsidR="00C17EFA" w:rsidRPr="00C17EFA" w:rsidRDefault="00C17EFA">
          <w:pPr>
            <w:autoSpaceDE w:val="0"/>
            <w:autoSpaceDN w:val="0"/>
            <w:ind w:hanging="640"/>
            <w:divId w:val="966859380"/>
            <w:rPr>
              <w:color w:val="000000"/>
            </w:rPr>
          </w:pPr>
          <w:r w:rsidRPr="00C17EFA">
            <w:rPr>
              <w:color w:val="000000"/>
            </w:rPr>
            <w:t>27.</w:t>
          </w:r>
          <w:r w:rsidRPr="00C17EFA">
            <w:rPr>
              <w:color w:val="000000"/>
            </w:rPr>
            <w:tab/>
          </w:r>
          <w:r w:rsidRPr="00C17EFA">
            <w:rPr>
              <w:b/>
              <w:bCs/>
              <w:color w:val="000000"/>
            </w:rPr>
            <w:t>Le Vu M, Cortina-Borja M, Wells JCK</w:t>
          </w:r>
          <w:r w:rsidRPr="00C17EFA">
            <w:rPr>
              <w:color w:val="000000"/>
            </w:rPr>
            <w:t xml:space="preserve">. Evaluating the concept of brain sparing in a </w:t>
          </w:r>
          <w:proofErr w:type="gramStart"/>
          <w:r w:rsidRPr="00C17EFA">
            <w:rPr>
              <w:color w:val="000000"/>
            </w:rPr>
            <w:t>high income</w:t>
          </w:r>
          <w:proofErr w:type="gramEnd"/>
          <w:r w:rsidRPr="00C17EFA">
            <w:rPr>
              <w:color w:val="000000"/>
            </w:rPr>
            <w:t xml:space="preserve"> setting, using historical records of maternal influenza or syphilis infection. </w:t>
          </w:r>
          <w:r w:rsidRPr="00C17EFA">
            <w:rPr>
              <w:i/>
              <w:iCs/>
              <w:color w:val="000000"/>
            </w:rPr>
            <w:t>American Journal of Human Biology</w:t>
          </w:r>
          <w:r w:rsidRPr="00C17EFA">
            <w:rPr>
              <w:color w:val="000000"/>
            </w:rPr>
            <w:t xml:space="preserve"> 2024; </w:t>
          </w:r>
          <w:r w:rsidRPr="00C17EFA">
            <w:rPr>
              <w:b/>
              <w:bCs/>
              <w:color w:val="000000"/>
            </w:rPr>
            <w:t>36</w:t>
          </w:r>
          <w:r w:rsidRPr="00C17EFA">
            <w:rPr>
              <w:color w:val="000000"/>
            </w:rPr>
            <w:t xml:space="preserve">: e24143. </w:t>
          </w:r>
        </w:p>
        <w:p w14:paraId="41DE70DE" w14:textId="77777777" w:rsidR="00C17EFA" w:rsidRPr="00C17EFA" w:rsidRDefault="00C17EFA">
          <w:pPr>
            <w:autoSpaceDE w:val="0"/>
            <w:autoSpaceDN w:val="0"/>
            <w:ind w:hanging="640"/>
            <w:divId w:val="1400977038"/>
            <w:rPr>
              <w:color w:val="000000"/>
            </w:rPr>
          </w:pPr>
          <w:r w:rsidRPr="00C17EFA">
            <w:rPr>
              <w:color w:val="000000"/>
            </w:rPr>
            <w:t>28.</w:t>
          </w:r>
          <w:r w:rsidRPr="00C17EFA">
            <w:rPr>
              <w:color w:val="000000"/>
            </w:rPr>
            <w:tab/>
          </w:r>
          <w:r w:rsidRPr="00C17EFA">
            <w:rPr>
              <w:b/>
              <w:bCs/>
              <w:color w:val="000000"/>
            </w:rPr>
            <w:t xml:space="preserve">Haag N, </w:t>
          </w:r>
          <w:r w:rsidRPr="00C17EFA">
            <w:rPr>
              <w:b/>
              <w:bCs/>
              <w:i/>
              <w:iCs/>
              <w:color w:val="000000"/>
            </w:rPr>
            <w:t>et al.</w:t>
          </w:r>
          <w:r w:rsidRPr="00C17EFA">
            <w:rPr>
              <w:color w:val="000000"/>
            </w:rPr>
            <w:t xml:space="preserve"> Association between a mismatch of maternal/neonatal body size and obstetrical interventions in Switzerland in the 1920s: a cross-sectional study. </w:t>
          </w:r>
          <w:r w:rsidRPr="00C17EFA">
            <w:rPr>
              <w:i/>
              <w:iCs/>
              <w:color w:val="000000"/>
            </w:rPr>
            <w:t>Swiss Medical Weekly</w:t>
          </w:r>
          <w:r w:rsidRPr="00C17EFA">
            <w:rPr>
              <w:color w:val="000000"/>
            </w:rPr>
            <w:t xml:space="preserve"> 2025; </w:t>
          </w:r>
          <w:r w:rsidRPr="00C17EFA">
            <w:rPr>
              <w:b/>
              <w:bCs/>
              <w:color w:val="000000"/>
            </w:rPr>
            <w:t>155</w:t>
          </w:r>
          <w:r w:rsidRPr="00C17EFA">
            <w:rPr>
              <w:color w:val="000000"/>
            </w:rPr>
            <w:t xml:space="preserve">: 4546. </w:t>
          </w:r>
        </w:p>
        <w:p w14:paraId="0D9CC62C" w14:textId="77777777" w:rsidR="00C17EFA" w:rsidRPr="00C17EFA" w:rsidRDefault="00C17EFA">
          <w:pPr>
            <w:autoSpaceDE w:val="0"/>
            <w:autoSpaceDN w:val="0"/>
            <w:ind w:hanging="640"/>
            <w:divId w:val="976448214"/>
            <w:rPr>
              <w:color w:val="000000"/>
            </w:rPr>
          </w:pPr>
          <w:r w:rsidRPr="00C17EFA">
            <w:rPr>
              <w:color w:val="000000"/>
            </w:rPr>
            <w:t>29.</w:t>
          </w:r>
          <w:r w:rsidRPr="00C17EFA">
            <w:rPr>
              <w:color w:val="000000"/>
            </w:rPr>
            <w:tab/>
          </w:r>
          <w:r w:rsidRPr="00C17EFA">
            <w:rPr>
              <w:i/>
              <w:iCs/>
              <w:color w:val="000000"/>
            </w:rPr>
            <w:t xml:space="preserve">K VIII e 187-566 </w:t>
          </w:r>
          <w:proofErr w:type="spellStart"/>
          <w:r w:rsidRPr="00C17EFA">
            <w:rPr>
              <w:i/>
              <w:iCs/>
              <w:color w:val="000000"/>
            </w:rPr>
            <w:t>Maternité</w:t>
          </w:r>
          <w:proofErr w:type="spellEnd"/>
          <w:r w:rsidRPr="00C17EFA">
            <w:rPr>
              <w:i/>
              <w:iCs/>
              <w:color w:val="000000"/>
            </w:rPr>
            <w:t xml:space="preserve"> / </w:t>
          </w:r>
          <w:proofErr w:type="spellStart"/>
          <w:r w:rsidRPr="00C17EFA">
            <w:rPr>
              <w:i/>
              <w:iCs/>
              <w:color w:val="000000"/>
            </w:rPr>
            <w:t>obstétrique</w:t>
          </w:r>
          <w:proofErr w:type="spellEnd"/>
          <w:r w:rsidRPr="00C17EFA">
            <w:rPr>
              <w:i/>
              <w:iCs/>
              <w:color w:val="000000"/>
            </w:rPr>
            <w:t xml:space="preserve"> / </w:t>
          </w:r>
          <w:proofErr w:type="spellStart"/>
          <w:r w:rsidRPr="00C17EFA">
            <w:rPr>
              <w:i/>
              <w:iCs/>
              <w:color w:val="000000"/>
            </w:rPr>
            <w:t>gynécologie</w:t>
          </w:r>
          <w:proofErr w:type="spellEnd"/>
          <w:r w:rsidRPr="00C17EFA">
            <w:rPr>
              <w:i/>
              <w:iCs/>
              <w:color w:val="000000"/>
            </w:rPr>
            <w:t>, 1898.01.01-1948.12.31 (Sous-</w:t>
          </w:r>
          <w:proofErr w:type="spellStart"/>
          <w:r w:rsidRPr="00C17EFA">
            <w:rPr>
              <w:i/>
              <w:iCs/>
              <w:color w:val="000000"/>
            </w:rPr>
            <w:t>série</w:t>
          </w:r>
          <w:proofErr w:type="spellEnd"/>
          <w:r w:rsidRPr="00C17EFA">
            <w:rPr>
              <w:i/>
              <w:iCs/>
              <w:color w:val="000000"/>
            </w:rPr>
            <w:t>)</w:t>
          </w:r>
          <w:r w:rsidRPr="00C17EFA">
            <w:rPr>
              <w:color w:val="000000"/>
            </w:rPr>
            <w:t xml:space="preserve">. (https://davel.vd.ch/detail.aspx?ID=978319). Accessed 8 July 2026. </w:t>
          </w:r>
        </w:p>
        <w:p w14:paraId="526B5170" w14:textId="77777777" w:rsidR="00C17EFA" w:rsidRPr="00C17EFA" w:rsidRDefault="00C17EFA">
          <w:pPr>
            <w:autoSpaceDE w:val="0"/>
            <w:autoSpaceDN w:val="0"/>
            <w:ind w:hanging="640"/>
            <w:divId w:val="488178831"/>
            <w:rPr>
              <w:color w:val="000000"/>
            </w:rPr>
          </w:pPr>
          <w:r w:rsidRPr="00C17EFA">
            <w:rPr>
              <w:color w:val="000000"/>
            </w:rPr>
            <w:t>30.</w:t>
          </w:r>
          <w:r w:rsidRPr="00C17EFA">
            <w:rPr>
              <w:color w:val="000000"/>
            </w:rPr>
            <w:tab/>
          </w:r>
          <w:r w:rsidRPr="00C17EFA">
            <w:rPr>
              <w:b/>
              <w:bCs/>
              <w:color w:val="000000"/>
            </w:rPr>
            <w:t>National Guideline Alliance (UK)</w:t>
          </w:r>
          <w:r w:rsidRPr="00C17EFA">
            <w:rPr>
              <w:color w:val="000000"/>
            </w:rPr>
            <w:t xml:space="preserve">. Weight loss in the early days of life. National Institute for Health and Care Excellence (NICE), 2017; Published online: September 2017. </w:t>
          </w:r>
        </w:p>
        <w:p w14:paraId="7A200C27" w14:textId="77777777" w:rsidR="00C17EFA" w:rsidRPr="00C17EFA" w:rsidRDefault="00C17EFA">
          <w:pPr>
            <w:autoSpaceDE w:val="0"/>
            <w:autoSpaceDN w:val="0"/>
            <w:ind w:hanging="640"/>
            <w:divId w:val="780413531"/>
            <w:rPr>
              <w:color w:val="000000"/>
            </w:rPr>
          </w:pPr>
          <w:r w:rsidRPr="00C17EFA">
            <w:rPr>
              <w:color w:val="000000"/>
            </w:rPr>
            <w:t>31.</w:t>
          </w:r>
          <w:r w:rsidRPr="00C17EFA">
            <w:rPr>
              <w:color w:val="000000"/>
            </w:rPr>
            <w:tab/>
          </w:r>
          <w:r w:rsidRPr="00C17EFA">
            <w:rPr>
              <w:b/>
              <w:bCs/>
              <w:color w:val="000000"/>
            </w:rPr>
            <w:t>World Health Organization</w:t>
          </w:r>
          <w:r w:rsidRPr="00C17EFA">
            <w:rPr>
              <w:color w:val="000000"/>
            </w:rPr>
            <w:t xml:space="preserve">. </w:t>
          </w:r>
          <w:r w:rsidRPr="00C17EFA">
            <w:rPr>
              <w:i/>
              <w:iCs/>
              <w:color w:val="000000"/>
            </w:rPr>
            <w:t>Integrated management of childhood illness</w:t>
          </w:r>
          <w:r w:rsidRPr="00C17EFA">
            <w:rPr>
              <w:color w:val="000000"/>
            </w:rPr>
            <w:t xml:space="preserve">. </w:t>
          </w:r>
          <w:r w:rsidRPr="00C17EFA">
            <w:rPr>
              <w:i/>
              <w:iCs/>
              <w:color w:val="000000"/>
            </w:rPr>
            <w:t>Pregnancy, childbirth, postpartum and newborn care: A guide for essential practice</w:t>
          </w:r>
          <w:r w:rsidRPr="00C17EFA">
            <w:rPr>
              <w:color w:val="000000"/>
            </w:rPr>
            <w:t xml:space="preserve">. Third. Geneva, Switzerland: World Health Organization and United Nations Population Fund and UNICEF, 2015, p. 148. </w:t>
          </w:r>
        </w:p>
        <w:p w14:paraId="3A7F2589" w14:textId="77777777" w:rsidR="00C17EFA" w:rsidRPr="00C17EFA" w:rsidRDefault="00C17EFA">
          <w:pPr>
            <w:autoSpaceDE w:val="0"/>
            <w:autoSpaceDN w:val="0"/>
            <w:ind w:hanging="640"/>
            <w:divId w:val="331566366"/>
            <w:rPr>
              <w:color w:val="000000"/>
            </w:rPr>
          </w:pPr>
          <w:r w:rsidRPr="00C17EFA">
            <w:rPr>
              <w:color w:val="000000"/>
            </w:rPr>
            <w:t>32.</w:t>
          </w:r>
          <w:r w:rsidRPr="00C17EFA">
            <w:rPr>
              <w:color w:val="000000"/>
            </w:rPr>
            <w:tab/>
          </w:r>
          <w:r w:rsidRPr="00C17EFA">
            <w:rPr>
              <w:b/>
              <w:bCs/>
              <w:color w:val="000000"/>
            </w:rPr>
            <w:t>Mepham TB</w:t>
          </w:r>
          <w:r w:rsidRPr="00C17EFA">
            <w:rPr>
              <w:color w:val="000000"/>
            </w:rPr>
            <w:t xml:space="preserve">. ‘HUMANIZING’ MILK: THE FORMULATION OF ARTIFICIAL FEEDS FOR INFANTS (1850-1910). </w:t>
          </w:r>
          <w:r w:rsidRPr="00C17EFA">
            <w:rPr>
              <w:i/>
              <w:iCs/>
              <w:color w:val="000000"/>
            </w:rPr>
            <w:t>Medical History</w:t>
          </w:r>
          <w:r w:rsidRPr="00C17EFA">
            <w:rPr>
              <w:color w:val="000000"/>
            </w:rPr>
            <w:t xml:space="preserve"> 1993; </w:t>
          </w:r>
          <w:r w:rsidRPr="00C17EFA">
            <w:rPr>
              <w:b/>
              <w:bCs/>
              <w:color w:val="000000"/>
            </w:rPr>
            <w:t>37</w:t>
          </w:r>
          <w:r w:rsidRPr="00C17EFA">
            <w:rPr>
              <w:color w:val="000000"/>
            </w:rPr>
            <w:t xml:space="preserve">: 225–249. </w:t>
          </w:r>
        </w:p>
        <w:p w14:paraId="3ACFCBDE" w14:textId="77777777" w:rsidR="00C17EFA" w:rsidRPr="00C17EFA" w:rsidRDefault="00C17EFA">
          <w:pPr>
            <w:autoSpaceDE w:val="0"/>
            <w:autoSpaceDN w:val="0"/>
            <w:ind w:hanging="640"/>
            <w:divId w:val="1379017194"/>
            <w:rPr>
              <w:color w:val="000000"/>
            </w:rPr>
          </w:pPr>
          <w:r w:rsidRPr="00C17EFA">
            <w:rPr>
              <w:color w:val="000000"/>
            </w:rPr>
            <w:t>33.</w:t>
          </w:r>
          <w:r w:rsidRPr="00C17EFA">
            <w:rPr>
              <w:color w:val="000000"/>
            </w:rPr>
            <w:tab/>
          </w:r>
          <w:proofErr w:type="spellStart"/>
          <w:r w:rsidRPr="00C17EFA">
            <w:rPr>
              <w:b/>
              <w:bCs/>
              <w:color w:val="000000"/>
            </w:rPr>
            <w:t>Vögele</w:t>
          </w:r>
          <w:proofErr w:type="spellEnd"/>
          <w:r w:rsidRPr="00C17EFA">
            <w:rPr>
              <w:b/>
              <w:bCs/>
              <w:color w:val="000000"/>
            </w:rPr>
            <w:t xml:space="preserve"> J, </w:t>
          </w:r>
          <w:r w:rsidRPr="00C17EFA">
            <w:rPr>
              <w:b/>
              <w:bCs/>
              <w:i/>
              <w:iCs/>
              <w:color w:val="000000"/>
            </w:rPr>
            <w:t>et al.</w:t>
          </w:r>
          <w:r w:rsidRPr="00C17EFA">
            <w:rPr>
              <w:color w:val="000000"/>
            </w:rPr>
            <w:t xml:space="preserve"> “Breast is best”—Infant-feeding, infant mortality and infant welfare in Germany during the late nineteenth and twentieth centuries. </w:t>
          </w:r>
          <w:r w:rsidRPr="00C17EFA">
            <w:rPr>
              <w:i/>
              <w:iCs/>
              <w:color w:val="000000"/>
            </w:rPr>
            <w:t>Health</w:t>
          </w:r>
          <w:r w:rsidRPr="00C17EFA">
            <w:rPr>
              <w:color w:val="000000"/>
            </w:rPr>
            <w:t xml:space="preserve"> Scientific Research Publishing, 2013; </w:t>
          </w:r>
          <w:r w:rsidRPr="00C17EFA">
            <w:rPr>
              <w:b/>
              <w:bCs/>
              <w:color w:val="000000"/>
            </w:rPr>
            <w:t>5</w:t>
          </w:r>
          <w:r w:rsidRPr="00C17EFA">
            <w:rPr>
              <w:color w:val="000000"/>
            </w:rPr>
            <w:t xml:space="preserve">: 2190–2203. </w:t>
          </w:r>
        </w:p>
        <w:p w14:paraId="50CCC7FB" w14:textId="77777777" w:rsidR="00C17EFA" w:rsidRPr="00C17EFA" w:rsidRDefault="00C17EFA">
          <w:pPr>
            <w:autoSpaceDE w:val="0"/>
            <w:autoSpaceDN w:val="0"/>
            <w:ind w:hanging="640"/>
            <w:divId w:val="379323448"/>
            <w:rPr>
              <w:color w:val="000000"/>
            </w:rPr>
          </w:pPr>
          <w:r w:rsidRPr="00C17EFA">
            <w:rPr>
              <w:color w:val="000000"/>
            </w:rPr>
            <w:t>34.</w:t>
          </w:r>
          <w:r w:rsidRPr="00C17EFA">
            <w:rPr>
              <w:color w:val="000000"/>
            </w:rPr>
            <w:tab/>
          </w:r>
          <w:r w:rsidRPr="00C17EFA">
            <w:rPr>
              <w:b/>
              <w:bCs/>
              <w:color w:val="000000"/>
            </w:rPr>
            <w:t>Wilcox AJ, Weinberg CR, Basso O</w:t>
          </w:r>
          <w:r w:rsidRPr="00C17EFA">
            <w:rPr>
              <w:color w:val="000000"/>
            </w:rPr>
            <w:t xml:space="preserve">. On the Pitfalls of Adjusting for Gestational Age at Birth. </w:t>
          </w:r>
          <w:r w:rsidRPr="00C17EFA">
            <w:rPr>
              <w:i/>
              <w:iCs/>
              <w:color w:val="000000"/>
            </w:rPr>
            <w:t>American Journal of Epidemiology</w:t>
          </w:r>
          <w:r w:rsidRPr="00C17EFA">
            <w:rPr>
              <w:color w:val="000000"/>
            </w:rPr>
            <w:t xml:space="preserve"> 2011; </w:t>
          </w:r>
          <w:r w:rsidRPr="00C17EFA">
            <w:rPr>
              <w:b/>
              <w:bCs/>
              <w:color w:val="000000"/>
            </w:rPr>
            <w:t>174</w:t>
          </w:r>
          <w:r w:rsidRPr="00C17EFA">
            <w:rPr>
              <w:color w:val="000000"/>
            </w:rPr>
            <w:t xml:space="preserve">: 1062. </w:t>
          </w:r>
        </w:p>
        <w:p w14:paraId="5B20DB32" w14:textId="77777777" w:rsidR="00C17EFA" w:rsidRPr="00C17EFA" w:rsidRDefault="00C17EFA">
          <w:pPr>
            <w:autoSpaceDE w:val="0"/>
            <w:autoSpaceDN w:val="0"/>
            <w:ind w:hanging="640"/>
            <w:divId w:val="578903046"/>
            <w:rPr>
              <w:color w:val="000000"/>
            </w:rPr>
          </w:pPr>
          <w:r w:rsidRPr="00C17EFA">
            <w:rPr>
              <w:color w:val="000000"/>
            </w:rPr>
            <w:t>35.</w:t>
          </w:r>
          <w:r w:rsidRPr="00C17EFA">
            <w:rPr>
              <w:color w:val="000000"/>
            </w:rPr>
            <w:tab/>
          </w:r>
          <w:r w:rsidRPr="00C17EFA">
            <w:rPr>
              <w:b/>
              <w:bCs/>
              <w:color w:val="000000"/>
            </w:rPr>
            <w:t xml:space="preserve">Kellams A, </w:t>
          </w:r>
          <w:r w:rsidRPr="00C17EFA">
            <w:rPr>
              <w:b/>
              <w:bCs/>
              <w:i/>
              <w:iCs/>
              <w:color w:val="000000"/>
            </w:rPr>
            <w:t>et al.</w:t>
          </w:r>
          <w:r w:rsidRPr="00C17EFA">
            <w:rPr>
              <w:color w:val="000000"/>
            </w:rPr>
            <w:t xml:space="preserve"> ABM clinical protocol #3: supplementary feedings in the healthy term breastfed neonate, revised 2017. </w:t>
          </w:r>
          <w:r w:rsidRPr="00C17EFA">
            <w:rPr>
              <w:i/>
              <w:iCs/>
              <w:color w:val="000000"/>
            </w:rPr>
            <w:t xml:space="preserve">Breastfeeding </w:t>
          </w:r>
          <w:proofErr w:type="gramStart"/>
          <w:r w:rsidRPr="00C17EFA">
            <w:rPr>
              <w:i/>
              <w:iCs/>
              <w:color w:val="000000"/>
            </w:rPr>
            <w:t>medicine :</w:t>
          </w:r>
          <w:proofErr w:type="gramEnd"/>
          <w:r w:rsidRPr="00C17EFA">
            <w:rPr>
              <w:i/>
              <w:iCs/>
              <w:color w:val="000000"/>
            </w:rPr>
            <w:t xml:space="preserve"> the official journal of the Academy of Breastfeeding Medicine</w:t>
          </w:r>
          <w:r w:rsidRPr="00C17EFA">
            <w:rPr>
              <w:color w:val="000000"/>
            </w:rPr>
            <w:t xml:space="preserve"> 2017; </w:t>
          </w:r>
          <w:r w:rsidRPr="00C17EFA">
            <w:rPr>
              <w:b/>
              <w:bCs/>
              <w:color w:val="000000"/>
            </w:rPr>
            <w:t>12</w:t>
          </w:r>
          <w:r w:rsidRPr="00C17EFA">
            <w:rPr>
              <w:color w:val="000000"/>
            </w:rPr>
            <w:t xml:space="preserve">: 188–198. </w:t>
          </w:r>
        </w:p>
        <w:p w14:paraId="16860667" w14:textId="77777777" w:rsidR="00C17EFA" w:rsidRPr="00C17EFA" w:rsidRDefault="00C17EFA">
          <w:pPr>
            <w:autoSpaceDE w:val="0"/>
            <w:autoSpaceDN w:val="0"/>
            <w:ind w:hanging="640"/>
            <w:divId w:val="700210372"/>
            <w:rPr>
              <w:color w:val="000000"/>
            </w:rPr>
          </w:pPr>
          <w:r w:rsidRPr="00C17EFA">
            <w:rPr>
              <w:color w:val="000000"/>
            </w:rPr>
            <w:t>36.</w:t>
          </w:r>
          <w:r w:rsidRPr="00C17EFA">
            <w:rPr>
              <w:color w:val="000000"/>
            </w:rPr>
            <w:tab/>
          </w:r>
          <w:r w:rsidRPr="00C17EFA">
            <w:rPr>
              <w:b/>
              <w:bCs/>
              <w:color w:val="000000"/>
            </w:rPr>
            <w:t xml:space="preserve">Miller EM, </w:t>
          </w:r>
          <w:r w:rsidRPr="00C17EFA">
            <w:rPr>
              <w:b/>
              <w:bCs/>
              <w:i/>
              <w:iCs/>
              <w:color w:val="000000"/>
            </w:rPr>
            <w:t>et al.</w:t>
          </w:r>
          <w:r w:rsidRPr="00C17EFA">
            <w:rPr>
              <w:color w:val="000000"/>
            </w:rPr>
            <w:t xml:space="preserve"> Celebrating Over 10 Years of Human Milk Research in the Human Biology Association. </w:t>
          </w:r>
          <w:r w:rsidRPr="00C17EFA">
            <w:rPr>
              <w:i/>
              <w:iCs/>
              <w:color w:val="000000"/>
            </w:rPr>
            <w:t xml:space="preserve">American journal of human </w:t>
          </w:r>
          <w:proofErr w:type="gramStart"/>
          <w:r w:rsidRPr="00C17EFA">
            <w:rPr>
              <w:i/>
              <w:iCs/>
              <w:color w:val="000000"/>
            </w:rPr>
            <w:t>biology :</w:t>
          </w:r>
          <w:proofErr w:type="gramEnd"/>
          <w:r w:rsidRPr="00C17EFA">
            <w:rPr>
              <w:i/>
              <w:iCs/>
              <w:color w:val="000000"/>
            </w:rPr>
            <w:t xml:space="preserve"> the official journal of the Human Biology Council</w:t>
          </w:r>
          <w:r w:rsidRPr="00C17EFA">
            <w:rPr>
              <w:color w:val="000000"/>
            </w:rPr>
            <w:t xml:space="preserve"> Am J Hum </w:t>
          </w:r>
          <w:proofErr w:type="spellStart"/>
          <w:r w:rsidRPr="00C17EFA">
            <w:rPr>
              <w:color w:val="000000"/>
            </w:rPr>
            <w:t>Biol</w:t>
          </w:r>
          <w:proofErr w:type="spellEnd"/>
          <w:r w:rsidRPr="00C17EFA">
            <w:rPr>
              <w:color w:val="000000"/>
            </w:rPr>
            <w:t xml:space="preserve">, 2025; </w:t>
          </w:r>
          <w:r w:rsidRPr="00C17EFA">
            <w:rPr>
              <w:b/>
              <w:bCs/>
              <w:color w:val="000000"/>
            </w:rPr>
            <w:t>37</w:t>
          </w:r>
          <w:r w:rsidRPr="00C17EFA">
            <w:rPr>
              <w:color w:val="000000"/>
            </w:rPr>
            <w:t xml:space="preserve">Published online: 1 August 2025.doi:10.1002/AJHB.70111. </w:t>
          </w:r>
        </w:p>
        <w:p w14:paraId="2EB04CD9" w14:textId="77777777" w:rsidR="00C17EFA" w:rsidRPr="00C17EFA" w:rsidRDefault="00C17EFA">
          <w:pPr>
            <w:autoSpaceDE w:val="0"/>
            <w:autoSpaceDN w:val="0"/>
            <w:ind w:hanging="640"/>
            <w:divId w:val="1168640843"/>
            <w:rPr>
              <w:color w:val="000000"/>
            </w:rPr>
          </w:pPr>
          <w:r w:rsidRPr="00C17EFA">
            <w:rPr>
              <w:color w:val="000000"/>
            </w:rPr>
            <w:t>37.</w:t>
          </w:r>
          <w:r w:rsidRPr="00C17EFA">
            <w:rPr>
              <w:color w:val="000000"/>
            </w:rPr>
            <w:tab/>
          </w:r>
          <w:r w:rsidRPr="00C17EFA">
            <w:rPr>
              <w:b/>
              <w:bCs/>
              <w:color w:val="000000"/>
            </w:rPr>
            <w:t xml:space="preserve">Dib S, </w:t>
          </w:r>
          <w:proofErr w:type="spellStart"/>
          <w:r w:rsidRPr="00C17EFA">
            <w:rPr>
              <w:b/>
              <w:bCs/>
              <w:color w:val="000000"/>
            </w:rPr>
            <w:t>Fewtrell</w:t>
          </w:r>
          <w:proofErr w:type="spellEnd"/>
          <w:r w:rsidRPr="00C17EFA">
            <w:rPr>
              <w:b/>
              <w:bCs/>
              <w:color w:val="000000"/>
            </w:rPr>
            <w:t xml:space="preserve"> M, Wells JCK</w:t>
          </w:r>
          <w:r w:rsidRPr="00C17EFA">
            <w:rPr>
              <w:color w:val="000000"/>
            </w:rPr>
            <w:t xml:space="preserve">. Maternal capital predicts investment in infant growth and development through lactation. </w:t>
          </w:r>
          <w:r w:rsidRPr="00C17EFA">
            <w:rPr>
              <w:i/>
              <w:iCs/>
              <w:color w:val="000000"/>
            </w:rPr>
            <w:t>Frontiers in nutrition</w:t>
          </w:r>
          <w:r w:rsidRPr="00C17EFA">
            <w:rPr>
              <w:color w:val="000000"/>
            </w:rPr>
            <w:t xml:space="preserve"> Front </w:t>
          </w:r>
          <w:proofErr w:type="spellStart"/>
          <w:r w:rsidRPr="00C17EFA">
            <w:rPr>
              <w:color w:val="000000"/>
            </w:rPr>
            <w:t>Nutr</w:t>
          </w:r>
          <w:proofErr w:type="spellEnd"/>
          <w:r w:rsidRPr="00C17EFA">
            <w:rPr>
              <w:color w:val="000000"/>
            </w:rPr>
            <w:t xml:space="preserve">, 2023; </w:t>
          </w:r>
          <w:r w:rsidRPr="00C17EFA">
            <w:rPr>
              <w:b/>
              <w:bCs/>
              <w:color w:val="000000"/>
            </w:rPr>
            <w:t>10</w:t>
          </w:r>
          <w:r w:rsidRPr="00C17EFA">
            <w:rPr>
              <w:color w:val="000000"/>
            </w:rPr>
            <w:t xml:space="preserve">Published online: 2023.doi:10.3389/FNUT.2023.1272938. </w:t>
          </w:r>
        </w:p>
        <w:p w14:paraId="3C80F9D9" w14:textId="77777777" w:rsidR="00C17EFA" w:rsidRPr="00C17EFA" w:rsidRDefault="00C17EFA">
          <w:pPr>
            <w:autoSpaceDE w:val="0"/>
            <w:autoSpaceDN w:val="0"/>
            <w:ind w:hanging="640"/>
            <w:divId w:val="1353339262"/>
            <w:rPr>
              <w:color w:val="000000"/>
            </w:rPr>
          </w:pPr>
          <w:r w:rsidRPr="00C17EFA">
            <w:rPr>
              <w:color w:val="000000"/>
            </w:rPr>
            <w:lastRenderedPageBreak/>
            <w:t>38.</w:t>
          </w:r>
          <w:r w:rsidRPr="00C17EFA">
            <w:rPr>
              <w:color w:val="000000"/>
            </w:rPr>
            <w:tab/>
          </w:r>
          <w:r w:rsidRPr="00C17EFA">
            <w:rPr>
              <w:b/>
              <w:bCs/>
              <w:color w:val="000000"/>
            </w:rPr>
            <w:t>Quinn EA</w:t>
          </w:r>
          <w:r w:rsidRPr="00C17EFA">
            <w:rPr>
              <w:color w:val="000000"/>
            </w:rPr>
            <w:t xml:space="preserve">. </w:t>
          </w:r>
          <w:proofErr w:type="spellStart"/>
          <w:r w:rsidRPr="00C17EFA">
            <w:rPr>
              <w:color w:val="000000"/>
            </w:rPr>
            <w:t>Centering</w:t>
          </w:r>
          <w:proofErr w:type="spellEnd"/>
          <w:r w:rsidRPr="00C17EFA">
            <w:rPr>
              <w:color w:val="000000"/>
            </w:rPr>
            <w:t xml:space="preserve"> human milk composition as normal human biological variation. </w:t>
          </w:r>
          <w:r w:rsidRPr="00C17EFA">
            <w:rPr>
              <w:i/>
              <w:iCs/>
              <w:color w:val="000000"/>
            </w:rPr>
            <w:t>American Journal of Human Biology</w:t>
          </w:r>
          <w:r w:rsidRPr="00C17EFA">
            <w:rPr>
              <w:color w:val="000000"/>
            </w:rPr>
            <w:t xml:space="preserve"> Wiley-Liss Inc., 2021; </w:t>
          </w:r>
          <w:r w:rsidRPr="00C17EFA">
            <w:rPr>
              <w:b/>
              <w:bCs/>
              <w:color w:val="000000"/>
            </w:rPr>
            <w:t>33</w:t>
          </w:r>
          <w:r w:rsidRPr="00C17EFA">
            <w:rPr>
              <w:color w:val="000000"/>
            </w:rPr>
            <w:t xml:space="preserve">: e23564. </w:t>
          </w:r>
        </w:p>
        <w:p w14:paraId="3AFDCB94" w14:textId="77777777" w:rsidR="00C17EFA" w:rsidRPr="00C17EFA" w:rsidRDefault="00C17EFA">
          <w:pPr>
            <w:autoSpaceDE w:val="0"/>
            <w:autoSpaceDN w:val="0"/>
            <w:ind w:hanging="640"/>
            <w:divId w:val="1301494302"/>
            <w:rPr>
              <w:color w:val="000000"/>
            </w:rPr>
          </w:pPr>
          <w:r w:rsidRPr="00C17EFA">
            <w:rPr>
              <w:color w:val="000000"/>
            </w:rPr>
            <w:t>39.</w:t>
          </w:r>
          <w:r w:rsidRPr="00C17EFA">
            <w:rPr>
              <w:color w:val="000000"/>
            </w:rPr>
            <w:tab/>
          </w:r>
          <w:r w:rsidRPr="00C17EFA">
            <w:rPr>
              <w:b/>
              <w:bCs/>
              <w:color w:val="000000"/>
            </w:rPr>
            <w:t>Piperata BA</w:t>
          </w:r>
          <w:r w:rsidRPr="00C17EFA">
            <w:rPr>
              <w:color w:val="000000"/>
            </w:rPr>
            <w:t xml:space="preserve">. Variation in maternal strategies during lactation: The role of the biosocial context. </w:t>
          </w:r>
          <w:r w:rsidRPr="00C17EFA">
            <w:rPr>
              <w:i/>
              <w:iCs/>
              <w:color w:val="000000"/>
            </w:rPr>
            <w:t>American Journal of Human Biology</w:t>
          </w:r>
          <w:r w:rsidRPr="00C17EFA">
            <w:rPr>
              <w:color w:val="000000"/>
            </w:rPr>
            <w:t xml:space="preserve"> John Wiley &amp; Sons, Ltd, 2009; </w:t>
          </w:r>
          <w:r w:rsidRPr="00C17EFA">
            <w:rPr>
              <w:b/>
              <w:bCs/>
              <w:color w:val="000000"/>
            </w:rPr>
            <w:t>21</w:t>
          </w:r>
          <w:r w:rsidRPr="00C17EFA">
            <w:rPr>
              <w:color w:val="000000"/>
            </w:rPr>
            <w:t xml:space="preserve">: 817–827. </w:t>
          </w:r>
        </w:p>
        <w:p w14:paraId="3577CD20" w14:textId="77777777" w:rsidR="00C17EFA" w:rsidRPr="00C17EFA" w:rsidRDefault="00C17EFA">
          <w:pPr>
            <w:autoSpaceDE w:val="0"/>
            <w:autoSpaceDN w:val="0"/>
            <w:ind w:hanging="640"/>
            <w:divId w:val="524751586"/>
            <w:rPr>
              <w:color w:val="000000"/>
            </w:rPr>
          </w:pPr>
          <w:r w:rsidRPr="00C17EFA">
            <w:rPr>
              <w:color w:val="000000"/>
            </w:rPr>
            <w:t>40.</w:t>
          </w:r>
          <w:r w:rsidRPr="00C17EFA">
            <w:rPr>
              <w:color w:val="000000"/>
            </w:rPr>
            <w:tab/>
          </w:r>
          <w:r w:rsidRPr="00C17EFA">
            <w:rPr>
              <w:b/>
              <w:bCs/>
              <w:color w:val="000000"/>
            </w:rPr>
            <w:t>Aydın B, Yalçin SS</w:t>
          </w:r>
          <w:r w:rsidRPr="00C17EFA">
            <w:rPr>
              <w:color w:val="000000"/>
            </w:rPr>
            <w:t xml:space="preserve">. Changes in anthropometry in full-term breastfed newborns and associated factors for the first month. </w:t>
          </w:r>
          <w:r w:rsidRPr="00C17EFA">
            <w:rPr>
              <w:i/>
              <w:iCs/>
              <w:color w:val="000000"/>
            </w:rPr>
            <w:t>American Journal of Human Biology</w:t>
          </w:r>
          <w:r w:rsidRPr="00C17EFA">
            <w:rPr>
              <w:color w:val="000000"/>
            </w:rPr>
            <w:t xml:space="preserve"> John Wiley and Sons Inc, 2024; </w:t>
          </w:r>
          <w:r w:rsidRPr="00C17EFA">
            <w:rPr>
              <w:b/>
              <w:bCs/>
              <w:color w:val="000000"/>
            </w:rPr>
            <w:t>36</w:t>
          </w:r>
          <w:r w:rsidRPr="00C17EFA">
            <w:rPr>
              <w:color w:val="000000"/>
            </w:rPr>
            <w:t xml:space="preserve">: e24024. </w:t>
          </w:r>
        </w:p>
        <w:p w14:paraId="50050EBA" w14:textId="77777777" w:rsidR="00C17EFA" w:rsidRPr="00C17EFA" w:rsidRDefault="00C17EFA">
          <w:pPr>
            <w:autoSpaceDE w:val="0"/>
            <w:autoSpaceDN w:val="0"/>
            <w:ind w:hanging="640"/>
            <w:divId w:val="129790583"/>
            <w:rPr>
              <w:color w:val="000000"/>
            </w:rPr>
          </w:pPr>
          <w:r w:rsidRPr="00C17EFA">
            <w:rPr>
              <w:color w:val="000000"/>
            </w:rPr>
            <w:t>41.</w:t>
          </w:r>
          <w:r w:rsidRPr="00C17EFA">
            <w:rPr>
              <w:color w:val="000000"/>
            </w:rPr>
            <w:tab/>
          </w:r>
          <w:r w:rsidRPr="00C17EFA">
            <w:rPr>
              <w:b/>
              <w:bCs/>
              <w:color w:val="000000"/>
            </w:rPr>
            <w:t>Kuzawa CW</w:t>
          </w:r>
          <w:r w:rsidRPr="00C17EFA">
            <w:rPr>
              <w:color w:val="000000"/>
            </w:rPr>
            <w:t xml:space="preserve">. </w:t>
          </w:r>
          <w:proofErr w:type="spellStart"/>
          <w:r w:rsidRPr="00C17EFA">
            <w:rPr>
              <w:color w:val="000000"/>
            </w:rPr>
            <w:t>Fetal</w:t>
          </w:r>
          <w:proofErr w:type="spellEnd"/>
          <w:r w:rsidRPr="00C17EFA">
            <w:rPr>
              <w:color w:val="000000"/>
            </w:rPr>
            <w:t xml:space="preserve"> origins of developmental plasticity: Are </w:t>
          </w:r>
          <w:proofErr w:type="spellStart"/>
          <w:r w:rsidRPr="00C17EFA">
            <w:rPr>
              <w:color w:val="000000"/>
            </w:rPr>
            <w:t>fetal</w:t>
          </w:r>
          <w:proofErr w:type="spellEnd"/>
          <w:r w:rsidRPr="00C17EFA">
            <w:rPr>
              <w:color w:val="000000"/>
            </w:rPr>
            <w:t xml:space="preserve"> cues reliable predictors of future nutritional environments? </w:t>
          </w:r>
          <w:r w:rsidRPr="00C17EFA">
            <w:rPr>
              <w:i/>
              <w:iCs/>
              <w:color w:val="000000"/>
            </w:rPr>
            <w:t>American Journal of Human Biology</w:t>
          </w:r>
          <w:r w:rsidRPr="00C17EFA">
            <w:rPr>
              <w:color w:val="000000"/>
            </w:rPr>
            <w:t xml:space="preserve"> John Wiley &amp; Sons, Ltd, 2005; </w:t>
          </w:r>
          <w:r w:rsidRPr="00C17EFA">
            <w:rPr>
              <w:b/>
              <w:bCs/>
              <w:color w:val="000000"/>
            </w:rPr>
            <w:t>17</w:t>
          </w:r>
          <w:r w:rsidRPr="00C17EFA">
            <w:rPr>
              <w:color w:val="000000"/>
            </w:rPr>
            <w:t xml:space="preserve">: 5–21. </w:t>
          </w:r>
        </w:p>
        <w:p w14:paraId="6D12E80F" w14:textId="77777777" w:rsidR="00C17EFA" w:rsidRPr="00C17EFA" w:rsidRDefault="00C17EFA">
          <w:pPr>
            <w:autoSpaceDE w:val="0"/>
            <w:autoSpaceDN w:val="0"/>
            <w:ind w:hanging="640"/>
            <w:divId w:val="514156481"/>
            <w:rPr>
              <w:color w:val="000000"/>
            </w:rPr>
          </w:pPr>
          <w:r w:rsidRPr="00C17EFA">
            <w:rPr>
              <w:color w:val="000000"/>
            </w:rPr>
            <w:t>42.</w:t>
          </w:r>
          <w:r w:rsidRPr="00C17EFA">
            <w:rPr>
              <w:color w:val="000000"/>
            </w:rPr>
            <w:tab/>
          </w:r>
          <w:r w:rsidRPr="00C17EFA">
            <w:rPr>
              <w:b/>
              <w:bCs/>
              <w:color w:val="000000"/>
            </w:rPr>
            <w:t xml:space="preserve">Weckman AM, </w:t>
          </w:r>
          <w:r w:rsidRPr="00C17EFA">
            <w:rPr>
              <w:b/>
              <w:bCs/>
              <w:i/>
              <w:iCs/>
              <w:color w:val="000000"/>
            </w:rPr>
            <w:t>et al.</w:t>
          </w:r>
          <w:r w:rsidRPr="00C17EFA">
            <w:rPr>
              <w:color w:val="000000"/>
            </w:rPr>
            <w:t xml:space="preserve"> The Impact of Infection in Pregnancy on Placental Vascular Development and Adverse Birth Outcomes. </w:t>
          </w:r>
          <w:r w:rsidRPr="00C17EFA">
            <w:rPr>
              <w:i/>
              <w:iCs/>
              <w:color w:val="000000"/>
            </w:rPr>
            <w:t>Frontiers in microbiology</w:t>
          </w:r>
          <w:r w:rsidRPr="00C17EFA">
            <w:rPr>
              <w:color w:val="000000"/>
            </w:rPr>
            <w:t xml:space="preserve"> Front </w:t>
          </w:r>
          <w:proofErr w:type="spellStart"/>
          <w:r w:rsidRPr="00C17EFA">
            <w:rPr>
              <w:color w:val="000000"/>
            </w:rPr>
            <w:t>Microbiol</w:t>
          </w:r>
          <w:proofErr w:type="spellEnd"/>
          <w:r w:rsidRPr="00C17EFA">
            <w:rPr>
              <w:color w:val="000000"/>
            </w:rPr>
            <w:t xml:space="preserve">, 2019; </w:t>
          </w:r>
          <w:r w:rsidRPr="00C17EFA">
            <w:rPr>
              <w:b/>
              <w:bCs/>
              <w:color w:val="000000"/>
            </w:rPr>
            <w:t>10</w:t>
          </w:r>
          <w:r w:rsidRPr="00C17EFA">
            <w:rPr>
              <w:color w:val="000000"/>
            </w:rPr>
            <w:t xml:space="preserve">Published online: 2019.doi:10.3389/FMICB.2019.01924. </w:t>
          </w:r>
        </w:p>
        <w:p w14:paraId="33D7EB41" w14:textId="095D7646" w:rsidR="00D55DC2" w:rsidRPr="00B552E5" w:rsidRDefault="00C17EFA">
          <w:r w:rsidRPr="00C17EFA">
            <w:rPr>
              <w:color w:val="000000"/>
            </w:rPr>
            <w:t> </w:t>
          </w:r>
        </w:p>
      </w:sdtContent>
    </w:sdt>
    <w:p w14:paraId="7D68D960" w14:textId="77777777" w:rsidR="00D55DC2" w:rsidRPr="00B552E5" w:rsidRDefault="00D55DC2" w:rsidP="2912D7FB">
      <w:r>
        <w:br w:type="page"/>
      </w:r>
    </w:p>
    <w:p w14:paraId="3A6843FE" w14:textId="77777777" w:rsidR="000F5B97" w:rsidRPr="00F86689" w:rsidRDefault="000F5B97" w:rsidP="00F86689">
      <w:pPr>
        <w:spacing w:line="360" w:lineRule="auto"/>
        <w:rPr>
          <w:rStyle w:val="fontstyle01"/>
          <w:rFonts w:ascii="Times New Roman" w:hAnsi="Times New Roman"/>
          <w:sz w:val="20"/>
          <w:szCs w:val="20"/>
          <w:lang w:val="fr-CH"/>
        </w:rPr>
      </w:pPr>
      <w:r w:rsidRPr="00F86689">
        <w:rPr>
          <w:rStyle w:val="fontstyle01"/>
          <w:rFonts w:ascii="Times New Roman" w:hAnsi="Times New Roman"/>
          <w:sz w:val="20"/>
          <w:szCs w:val="20"/>
        </w:rPr>
        <w:lastRenderedPageBreak/>
        <w:t>Tables and Figures</w:t>
      </w:r>
    </w:p>
    <w:p w14:paraId="4D053460" w14:textId="77777777" w:rsidR="000F5B97" w:rsidRPr="00F86689" w:rsidRDefault="000F5B97" w:rsidP="00F86689">
      <w:pPr>
        <w:spacing w:line="360" w:lineRule="auto"/>
        <w:rPr>
          <w:color w:val="000000"/>
          <w:sz w:val="20"/>
          <w:szCs w:val="20"/>
          <w:lang w:val="fr-CH"/>
        </w:rPr>
      </w:pPr>
    </w:p>
    <w:p w14:paraId="1E4F395E" w14:textId="068B6D36"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t>Figure 1:</w:t>
      </w:r>
      <w:r w:rsidRPr="00F86689">
        <w:rPr>
          <w:color w:val="000000" w:themeColor="text1"/>
          <w:sz w:val="20"/>
          <w:szCs w:val="20"/>
        </w:rPr>
        <w:t xml:space="preserve"> Lausanne maternity hospital study population flowchart (190</w:t>
      </w:r>
      <w:r w:rsidR="00BB2F78">
        <w:rPr>
          <w:color w:val="000000" w:themeColor="text1"/>
          <w:sz w:val="20"/>
          <w:szCs w:val="20"/>
        </w:rPr>
        <w:t>5</w:t>
      </w:r>
      <w:r w:rsidRPr="00F86689">
        <w:rPr>
          <w:color w:val="000000" w:themeColor="text1"/>
          <w:sz w:val="20"/>
          <w:szCs w:val="20"/>
        </w:rPr>
        <w:t>-1924).</w:t>
      </w:r>
    </w:p>
    <w:p w14:paraId="0E9B4955" w14:textId="34A2C4E4" w:rsidR="000F5B97" w:rsidRPr="00F86689" w:rsidRDefault="000F5B97" w:rsidP="00F86689">
      <w:pPr>
        <w:spacing w:afterLines="100" w:after="240" w:line="360" w:lineRule="auto"/>
        <w:jc w:val="center"/>
        <w:rPr>
          <w:color w:val="000000" w:themeColor="text1"/>
          <w:sz w:val="20"/>
          <w:szCs w:val="20"/>
        </w:rPr>
      </w:pPr>
      <w:r w:rsidRPr="00F86689">
        <w:rPr>
          <w:noProof/>
          <w:sz w:val="20"/>
          <w:szCs w:val="20"/>
        </w:rPr>
        <w:drawing>
          <wp:inline distT="0" distB="0" distL="0" distR="0" wp14:anchorId="12401356" wp14:editId="3D653F4A">
            <wp:extent cx="6116320" cy="5018756"/>
            <wp:effectExtent l="0" t="0" r="0" b="0"/>
            <wp:docPr id="1293836435"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6435" name="Grafik 1" descr="Ein Bild, das Text, Screenshot, Schrift, Design enthält.&#10;&#10;KI-generierte Inhalte können fehlerhaft sein."/>
                    <pic:cNvPicPr/>
                  </pic:nvPicPr>
                  <pic:blipFill rotWithShape="1">
                    <a:blip r:embed="rId11">
                      <a:extLst>
                        <a:ext uri="{28A0092B-C50C-407E-A947-70E740481C1C}">
                          <a14:useLocalDpi xmlns:a14="http://schemas.microsoft.com/office/drawing/2010/main" val="0"/>
                        </a:ext>
                      </a:extLst>
                    </a:blip>
                    <a:srcRect t="4269"/>
                    <a:stretch>
                      <a:fillRect/>
                    </a:stretch>
                  </pic:blipFill>
                  <pic:spPr bwMode="auto">
                    <a:xfrm>
                      <a:off x="0" y="0"/>
                      <a:ext cx="6116320" cy="5018756"/>
                    </a:xfrm>
                    <a:prstGeom prst="rect">
                      <a:avLst/>
                    </a:prstGeom>
                    <a:ln>
                      <a:noFill/>
                    </a:ln>
                    <a:extLst>
                      <a:ext uri="{53640926-AAD7-44D8-BBD7-CCE9431645EC}">
                        <a14:shadowObscured xmlns:a14="http://schemas.microsoft.com/office/drawing/2010/main"/>
                      </a:ext>
                    </a:extLst>
                  </pic:spPr>
                </pic:pic>
              </a:graphicData>
            </a:graphic>
          </wp:inline>
        </w:drawing>
      </w:r>
    </w:p>
    <w:p w14:paraId="4BEC4B33" w14:textId="286DAB94" w:rsidR="000F5B97" w:rsidRPr="00F86689" w:rsidRDefault="000F5B97" w:rsidP="00F86689">
      <w:pPr>
        <w:spacing w:afterLines="100" w:after="240" w:line="360" w:lineRule="auto"/>
        <w:rPr>
          <w:color w:val="000000" w:themeColor="text1"/>
          <w:sz w:val="20"/>
          <w:szCs w:val="20"/>
        </w:rPr>
      </w:pPr>
    </w:p>
    <w:p w14:paraId="001E1CB9" w14:textId="051ECE3A"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09DA2AF7" w14:textId="0749467C" w:rsidR="000F5B97" w:rsidRPr="00F86689"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Figure 2:</w:t>
      </w:r>
      <w:r w:rsidRPr="00F86689">
        <w:rPr>
          <w:color w:val="000000" w:themeColor="text1"/>
          <w:sz w:val="20"/>
          <w:szCs w:val="20"/>
        </w:rPr>
        <w:t xml:space="preserve"> Distribution of maximum </w:t>
      </w:r>
      <w:r w:rsidR="002A0D1F">
        <w:rPr>
          <w:sz w:val="20"/>
          <w:szCs w:val="20"/>
        </w:rPr>
        <w:t xml:space="preserve">observed </w:t>
      </w:r>
      <w:r w:rsidRPr="00F86689">
        <w:rPr>
          <w:color w:val="000000" w:themeColor="text1"/>
          <w:sz w:val="20"/>
          <w:szCs w:val="20"/>
        </w:rPr>
        <w:t xml:space="preserve">neonatal weight loss as a percentage of birth weight during the first days of life. The vertical dashed reference line indicates the threshold of </w:t>
      </w:r>
      <w:del w:id="204" w:author="Anton Naganoor" w:date="2026-09-20T10:13:00Z" w16du:dateUtc="2026-09-20T08:13:00Z">
        <w:r w:rsidRPr="00F86689" w:rsidDel="00F57BDA">
          <w:rPr>
            <w:color w:val="000000" w:themeColor="text1"/>
            <w:sz w:val="20"/>
            <w:szCs w:val="20"/>
          </w:rPr>
          <w:delText>excessive</w:delText>
        </w:r>
      </w:del>
      <w:ins w:id="205" w:author="Anton Naganoor" w:date="2026-09-20T10:13:00Z" w16du:dateUtc="2026-09-20T08:13:00Z">
        <w:r w:rsidR="00F57BDA">
          <w:rPr>
            <w:color w:val="000000" w:themeColor="text1"/>
            <w:sz w:val="20"/>
            <w:szCs w:val="20"/>
          </w:rPr>
          <w:t>high</w:t>
        </w:r>
      </w:ins>
      <w:r w:rsidRPr="00F86689">
        <w:rPr>
          <w:color w:val="000000" w:themeColor="text1"/>
          <w:sz w:val="20"/>
          <w:szCs w:val="20"/>
        </w:rPr>
        <w:t xml:space="preserve"> neonatal weight loss, which is defined as a loss of </w:t>
      </w:r>
      <w:r w:rsidR="0023476F">
        <w:rPr>
          <w:color w:val="000000" w:themeColor="text1"/>
          <w:sz w:val="20"/>
          <w:szCs w:val="20"/>
        </w:rPr>
        <w:t>&gt;</w:t>
      </w:r>
      <w:r w:rsidRPr="00F86689">
        <w:rPr>
          <w:color w:val="000000" w:themeColor="text1"/>
          <w:sz w:val="20"/>
          <w:szCs w:val="20"/>
        </w:rPr>
        <w:t>10% of birth weight.</w:t>
      </w:r>
    </w:p>
    <w:p w14:paraId="1476B3A9" w14:textId="636832BF" w:rsidR="000F5B97" w:rsidRPr="00F86689" w:rsidRDefault="000F5B97" w:rsidP="00F86689">
      <w:pPr>
        <w:spacing w:afterLines="100" w:after="240" w:line="360" w:lineRule="auto"/>
        <w:rPr>
          <w:color w:val="000000" w:themeColor="text1"/>
          <w:sz w:val="20"/>
          <w:szCs w:val="20"/>
          <w:lang w:val="fr-CH"/>
        </w:rPr>
      </w:pPr>
      <w:r w:rsidRPr="00F86689">
        <w:rPr>
          <w:noProof/>
          <w:sz w:val="20"/>
          <w:szCs w:val="20"/>
        </w:rPr>
        <w:drawing>
          <wp:inline distT="0" distB="0" distL="0" distR="0" wp14:anchorId="0EAC11EA" wp14:editId="54CF64B0">
            <wp:extent cx="6116320" cy="4368800"/>
            <wp:effectExtent l="0" t="0" r="5080" b="0"/>
            <wp:docPr id="170957408" name="Grafik 2" descr="Ein Bild, das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408" name="Grafik 2" descr="Ein Bild, das Diagramm, Screenshot, Reihe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5D8C7210" w14:textId="77777777" w:rsidR="000F5B97" w:rsidRPr="00F86689" w:rsidRDefault="000F5B97" w:rsidP="00F86689">
      <w:pPr>
        <w:spacing w:afterLines="100" w:after="240" w:line="360" w:lineRule="auto"/>
        <w:rPr>
          <w:color w:val="000000" w:themeColor="text1"/>
          <w:sz w:val="20"/>
          <w:szCs w:val="20"/>
          <w:lang w:val="fr-CH"/>
        </w:rPr>
      </w:pPr>
    </w:p>
    <w:p w14:paraId="645C7EA2" w14:textId="77777777" w:rsidR="000F5B97" w:rsidRPr="00F86689" w:rsidRDefault="000F5B97" w:rsidP="00F86689">
      <w:pPr>
        <w:spacing w:afterLines="100" w:after="240" w:line="360" w:lineRule="auto"/>
        <w:rPr>
          <w:color w:val="000000" w:themeColor="text1"/>
          <w:sz w:val="20"/>
          <w:szCs w:val="20"/>
          <w:lang w:val="fr-CH"/>
        </w:rPr>
      </w:pPr>
    </w:p>
    <w:p w14:paraId="5CC079DA"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5F0F929C" w14:textId="61D0D9A0" w:rsidR="000F5B97" w:rsidRPr="00F86689" w:rsidRDefault="1F8B26F9"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Figure 3:</w:t>
      </w:r>
      <w:r w:rsidRPr="00F86689">
        <w:rPr>
          <w:color w:val="000000" w:themeColor="text1"/>
          <w:sz w:val="20"/>
          <w:szCs w:val="20"/>
        </w:rPr>
        <w:t xml:space="preserve"> </w:t>
      </w:r>
      <w:r w:rsidR="00BD5D8D" w:rsidRPr="00F86689">
        <w:rPr>
          <w:color w:val="000000" w:themeColor="text1"/>
          <w:sz w:val="20"/>
          <w:szCs w:val="20"/>
        </w:rPr>
        <w:t>Violin</w:t>
      </w:r>
      <w:r w:rsidRPr="00F86689">
        <w:rPr>
          <w:color w:val="000000" w:themeColor="text1"/>
          <w:sz w:val="20"/>
          <w:szCs w:val="20"/>
        </w:rPr>
        <w:t xml:space="preserve"> plots of the maximum percent of birth weight lost by neonates according to feeding type during the postpartum period.</w:t>
      </w:r>
    </w:p>
    <w:p w14:paraId="5A41F82C" w14:textId="71208E3F" w:rsidR="000F5B97" w:rsidRPr="00F86689" w:rsidRDefault="00F53E1C" w:rsidP="00F86689">
      <w:pPr>
        <w:spacing w:afterLines="100" w:after="240" w:line="360" w:lineRule="auto"/>
        <w:rPr>
          <w:color w:val="000000" w:themeColor="text1"/>
          <w:sz w:val="20"/>
          <w:szCs w:val="20"/>
          <w:lang w:val="fr-CH"/>
        </w:rPr>
      </w:pPr>
      <w:r w:rsidRPr="00F86689">
        <w:rPr>
          <w:noProof/>
          <w:color w:val="000000" w:themeColor="text1"/>
          <w:sz w:val="20"/>
          <w:szCs w:val="20"/>
          <w:lang w:val="fr-CH"/>
        </w:rPr>
        <w:drawing>
          <wp:inline distT="0" distB="0" distL="0" distR="0" wp14:anchorId="08FDFCC1" wp14:editId="685B4961">
            <wp:extent cx="6116320" cy="4368800"/>
            <wp:effectExtent l="0" t="0" r="5080" b="0"/>
            <wp:docPr id="1161988904" name="Grafik 11" descr="Ein Bild, das Diagramm, Entwurf, Reihe,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8904" name="Grafik 11" descr="Ein Bild, das Diagramm, Entwurf, Reihe, Muster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2B0187FD"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74CAAF93" w14:textId="36B7079E" w:rsidR="000F5B97" w:rsidRPr="002C6AB2" w:rsidRDefault="000F5B97" w:rsidP="00F86689">
      <w:pPr>
        <w:spacing w:afterLines="100" w:after="240" w:line="360" w:lineRule="auto"/>
        <w:rPr>
          <w:color w:val="000000" w:themeColor="text1"/>
          <w:sz w:val="20"/>
          <w:szCs w:val="20"/>
          <w:rPrChange w:id="206" w:author="Anton Naganoor" w:date="2026-09-20T10:53:00Z" w16du:dateUtc="2026-09-20T08:53:00Z">
            <w:rPr>
              <w:color w:val="000000" w:themeColor="text1"/>
              <w:sz w:val="20"/>
              <w:szCs w:val="20"/>
              <w:lang w:val="fr-CH"/>
            </w:rPr>
          </w:rPrChange>
        </w:rPr>
      </w:pPr>
      <w:r w:rsidRPr="00F86689">
        <w:rPr>
          <w:b/>
          <w:bCs/>
          <w:color w:val="000000" w:themeColor="text1"/>
          <w:sz w:val="20"/>
          <w:szCs w:val="20"/>
        </w:rPr>
        <w:lastRenderedPageBreak/>
        <w:t>Figure 4</w:t>
      </w:r>
      <w:r w:rsidRPr="002C6AB2">
        <w:rPr>
          <w:color w:val="000000" w:themeColor="text1"/>
          <w:sz w:val="20"/>
          <w:szCs w:val="20"/>
          <w:rPrChange w:id="207" w:author="Anton Naganoor" w:date="2026-09-20T10:53:00Z" w16du:dateUtc="2026-09-20T08:53:00Z">
            <w:rPr>
              <w:b/>
              <w:bCs/>
              <w:color w:val="000000" w:themeColor="text1"/>
              <w:sz w:val="20"/>
              <w:szCs w:val="20"/>
            </w:rPr>
          </w:rPrChange>
        </w:rPr>
        <w:t>:</w:t>
      </w:r>
      <w:r w:rsidRPr="002C6AB2">
        <w:rPr>
          <w:color w:val="000000" w:themeColor="text1"/>
          <w:sz w:val="20"/>
          <w:szCs w:val="20"/>
        </w:rPr>
        <w:t xml:space="preserve"> </w:t>
      </w:r>
      <w:ins w:id="208" w:author="Anton Naganoor" w:date="2026-09-20T10:53:00Z">
        <w:r w:rsidR="002C6AB2" w:rsidRPr="002C6AB2">
          <w:rPr>
            <w:color w:val="000000" w:themeColor="text1"/>
            <w:sz w:val="20"/>
            <w:szCs w:val="20"/>
          </w:rPr>
          <w:t xml:space="preserve">Adjusted associations of infant feeding mode, maternal characteristics, neonatal factors, and historical crisis exposures with neonatal weight loss. </w:t>
        </w:r>
        <w:r w:rsidR="002C6AB2" w:rsidRPr="002C6AB2">
          <w:rPr>
            <w:color w:val="000000" w:themeColor="text1"/>
            <w:sz w:val="20"/>
            <w:szCs w:val="20"/>
            <w:rPrChange w:id="209" w:author="Anton Naganoor" w:date="2026-09-20T10:53:00Z" w16du:dateUtc="2026-09-20T08:53:00Z">
              <w:rPr>
                <w:b/>
                <w:bCs/>
                <w:color w:val="000000" w:themeColor="text1"/>
                <w:sz w:val="20"/>
                <w:szCs w:val="20"/>
              </w:rPr>
            </w:rPrChange>
          </w:rPr>
          <w:t>Panel A shows regression coefficients (β) with 95% confidence intervals for maximum observed neonatal weight loss (%); Panel B shows odds ratios (OR) with 95% confidence intervals for high neonatal weight loss (&gt;10%)</w:t>
        </w:r>
      </w:ins>
      <w:del w:id="210" w:author="Anton Naganoor" w:date="2026-09-20T10:53:00Z" w16du:dateUtc="2026-09-20T08:53:00Z">
        <w:r w:rsidRPr="002C6AB2" w:rsidDel="002C6AB2">
          <w:rPr>
            <w:sz w:val="20"/>
            <w:szCs w:val="20"/>
          </w:rPr>
          <w:delText xml:space="preserve">Adjusted associations of infant feeding mode, maternal characteristics, neonatal factors, and historical crisis exposures with maximum </w:delText>
        </w:r>
        <w:r w:rsidR="002A0D1F" w:rsidRPr="002C6AB2" w:rsidDel="002C6AB2">
          <w:rPr>
            <w:sz w:val="20"/>
            <w:szCs w:val="20"/>
          </w:rPr>
          <w:delText xml:space="preserve">observed </w:delText>
        </w:r>
        <w:r w:rsidRPr="002C6AB2" w:rsidDel="002C6AB2">
          <w:rPr>
            <w:sz w:val="20"/>
            <w:szCs w:val="20"/>
          </w:rPr>
          <w:delText xml:space="preserve">neonatal weight loss and </w:delText>
        </w:r>
      </w:del>
      <w:del w:id="211" w:author="Anton Naganoor" w:date="2026-09-20T10:14:00Z" w16du:dateUtc="2026-09-20T08:14:00Z">
        <w:r w:rsidRPr="002C6AB2" w:rsidDel="00F57BDA">
          <w:rPr>
            <w:sz w:val="20"/>
            <w:szCs w:val="20"/>
          </w:rPr>
          <w:delText>excessive</w:delText>
        </w:r>
      </w:del>
      <w:del w:id="212" w:author="Anton Naganoor" w:date="2026-09-20T10:53:00Z" w16du:dateUtc="2026-09-20T08:53:00Z">
        <w:r w:rsidRPr="002C6AB2" w:rsidDel="002C6AB2">
          <w:rPr>
            <w:sz w:val="20"/>
            <w:szCs w:val="20"/>
          </w:rPr>
          <w:delText xml:space="preserve"> neonatal weight loss</w:delText>
        </w:r>
      </w:del>
      <w:r w:rsidR="00FE7A82" w:rsidRPr="002C6AB2">
        <w:rPr>
          <w:sz w:val="20"/>
          <w:szCs w:val="20"/>
        </w:rPr>
        <w:t>.</w:t>
      </w:r>
    </w:p>
    <w:p w14:paraId="2120F5B6" w14:textId="1BE6F100" w:rsidR="000F5B97" w:rsidRPr="002C6AB2" w:rsidRDefault="000F5B97" w:rsidP="00F86689">
      <w:pPr>
        <w:spacing w:line="360" w:lineRule="auto"/>
        <w:rPr>
          <w:color w:val="000000" w:themeColor="text1"/>
          <w:sz w:val="20"/>
          <w:szCs w:val="20"/>
          <w:rPrChange w:id="213" w:author="Anton Naganoor" w:date="2026-09-20T10:53:00Z" w16du:dateUtc="2026-09-20T08:53:00Z">
            <w:rPr>
              <w:color w:val="000000" w:themeColor="text1"/>
              <w:sz w:val="20"/>
              <w:szCs w:val="20"/>
              <w:lang w:val="fr-CH"/>
            </w:rPr>
          </w:rPrChange>
        </w:rPr>
      </w:pPr>
    </w:p>
    <w:p w14:paraId="0567178E" w14:textId="5EABBA06" w:rsidR="000F5B97" w:rsidRPr="00F86689" w:rsidRDefault="000F0A00" w:rsidP="00F86689">
      <w:pPr>
        <w:spacing w:line="360" w:lineRule="auto"/>
        <w:rPr>
          <w:color w:val="000000" w:themeColor="text1"/>
          <w:sz w:val="20"/>
          <w:szCs w:val="20"/>
          <w:lang w:val="fr-CH"/>
        </w:rPr>
      </w:pPr>
      <w:ins w:id="214" w:author="Anton Naganoor" w:date="2026-09-20T10:07:00Z" w16du:dateUtc="2026-09-20T08:07:00Z">
        <w:r>
          <w:rPr>
            <w:noProof/>
            <w:color w:val="000000" w:themeColor="text1"/>
            <w:sz w:val="20"/>
            <w:szCs w:val="20"/>
            <w:lang w:val="fr-CH"/>
          </w:rPr>
          <w:drawing>
            <wp:inline distT="0" distB="0" distL="0" distR="0" wp14:anchorId="7D0C6F03" wp14:editId="2ABC45E9">
              <wp:extent cx="6116320" cy="3549650"/>
              <wp:effectExtent l="0" t="0" r="5080" b="6350"/>
              <wp:docPr id="1319650678" name="Grafik 5" descr="Ein Bild, das Text, Quittung,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0678" name="Grafik 5" descr="Ein Bild, das Text, Quittung, Zahl, Reihe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6116320" cy="3549650"/>
                      </a:xfrm>
                      <a:prstGeom prst="rect">
                        <a:avLst/>
                      </a:prstGeom>
                    </pic:spPr>
                  </pic:pic>
                </a:graphicData>
              </a:graphic>
            </wp:inline>
          </w:drawing>
        </w:r>
      </w:ins>
      <w:del w:id="215" w:author="Anton Naganoor" w:date="2026-09-20T10:07:00Z" w16du:dateUtc="2026-09-20T08:07:00Z">
        <w:r w:rsidR="00227D9D" w:rsidDel="000F0A00">
          <w:rPr>
            <w:noProof/>
            <w:color w:val="000000" w:themeColor="text1"/>
            <w:sz w:val="20"/>
            <w:szCs w:val="20"/>
            <w:lang w:val="fr-CH"/>
          </w:rPr>
          <w:drawing>
            <wp:inline distT="0" distB="0" distL="0" distR="0" wp14:anchorId="6D798095" wp14:editId="1D96515E">
              <wp:extent cx="6116320" cy="3669665"/>
              <wp:effectExtent l="0" t="0" r="5080" b="635"/>
              <wp:docPr id="2136076104" name="Grafik 9" descr="Ein Bild, das Text, Quittung,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6104" name="Grafik 9" descr="Ein Bild, das Text, Quittung, Screenshot, Diagramm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6116320" cy="3669665"/>
                      </a:xfrm>
                      <a:prstGeom prst="rect">
                        <a:avLst/>
                      </a:prstGeom>
                    </pic:spPr>
                  </pic:pic>
                </a:graphicData>
              </a:graphic>
            </wp:inline>
          </w:drawing>
        </w:r>
      </w:del>
    </w:p>
    <w:p w14:paraId="302F848C"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5DD8386C" w14:textId="579A8F77"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Table 1:</w:t>
      </w:r>
      <w:r w:rsidRPr="00F86689">
        <w:rPr>
          <w:color w:val="000000" w:themeColor="text1"/>
          <w:sz w:val="20"/>
          <w:szCs w:val="20"/>
        </w:rPr>
        <w:t xml:space="preserve"> Maternal, neonatal, and obstetric characteristics of the analytical study population and distribution of historical exposure variables (n = 11,739)</w:t>
      </w:r>
      <w:r w:rsidR="00FE7A82">
        <w:rPr>
          <w:color w:val="000000" w:themeColor="text1"/>
          <w:sz w:val="20"/>
          <w:szCs w:val="20"/>
        </w:rPr>
        <w:t>.</w:t>
      </w:r>
    </w:p>
    <w:p w14:paraId="6644CB17" w14:textId="6B95040D" w:rsidR="000F5B97" w:rsidRPr="00F86689" w:rsidRDefault="008F3DA1" w:rsidP="00F86689">
      <w:pPr>
        <w:spacing w:afterLines="100" w:after="240" w:line="360" w:lineRule="auto"/>
        <w:rPr>
          <w:color w:val="000000" w:themeColor="text1"/>
          <w:sz w:val="20"/>
          <w:szCs w:val="20"/>
          <w:lang w:val="fr-CH"/>
        </w:rPr>
      </w:pPr>
      <w:ins w:id="216" w:author="Anton Naganoor" w:date="2026-09-20T18:48:00Z" w16du:dateUtc="2026-09-20T16:48:00Z">
        <w:r>
          <w:rPr>
            <w:noProof/>
            <w:sz w:val="20"/>
            <w:szCs w:val="20"/>
          </w:rPr>
          <w:drawing>
            <wp:inline distT="0" distB="0" distL="0" distR="0" wp14:anchorId="4EC95278" wp14:editId="0C195ADC">
              <wp:extent cx="6116320" cy="7915910"/>
              <wp:effectExtent l="0" t="0" r="5080" b="0"/>
              <wp:docPr id="1775925932" name="Grafik 6" descr="Ein Bild, das Text, Screenshot, Quittung,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5932" name="Grafik 6" descr="Ein Bild, das Text, Screenshot, Quittung, Dokumen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6116320" cy="7915910"/>
                      </a:xfrm>
                      <a:prstGeom prst="rect">
                        <a:avLst/>
                      </a:prstGeom>
                    </pic:spPr>
                  </pic:pic>
                </a:graphicData>
              </a:graphic>
            </wp:inline>
          </w:drawing>
        </w:r>
      </w:ins>
      <w:del w:id="217" w:author="Anton Naganoor" w:date="2026-09-20T10:06:00Z" w16du:dateUtc="2026-09-20T08:06:00Z">
        <w:r w:rsidR="00110CCE" w:rsidRPr="00F86689" w:rsidDel="000F0A00">
          <w:rPr>
            <w:noProof/>
            <w:sz w:val="20"/>
            <w:szCs w:val="20"/>
          </w:rPr>
          <w:drawing>
            <wp:inline distT="0" distB="0" distL="0" distR="0" wp14:anchorId="274AF712" wp14:editId="52EB2B61">
              <wp:extent cx="6116320" cy="5408295"/>
              <wp:effectExtent l="0" t="0" r="5080" b="1905"/>
              <wp:docPr id="1296487210" name="Grafik 2"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7210" name="Grafik 2" descr="Ein Bild, das Text, Screenshot, Quittung, Zahl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6116320" cy="5408295"/>
                      </a:xfrm>
                      <a:prstGeom prst="rect">
                        <a:avLst/>
                      </a:prstGeom>
                    </pic:spPr>
                  </pic:pic>
                </a:graphicData>
              </a:graphic>
            </wp:inline>
          </w:drawing>
        </w:r>
      </w:del>
    </w:p>
    <w:p w14:paraId="08EDA90B" w14:textId="77777777" w:rsidR="00DD62CB" w:rsidRPr="00462CB9" w:rsidRDefault="00DD62CB" w:rsidP="6C12B2BA">
      <w:pPr>
        <w:pStyle w:val="StandardWeb"/>
        <w:spacing w:line="360" w:lineRule="auto"/>
        <w:rPr>
          <w:i/>
          <w:iCs/>
          <w:sz w:val="20"/>
          <w:szCs w:val="20"/>
        </w:rPr>
      </w:pPr>
      <w:r w:rsidRPr="6C12B2BA">
        <w:rPr>
          <w:i/>
          <w:iCs/>
          <w:sz w:val="20"/>
          <w:szCs w:val="20"/>
        </w:rPr>
        <w:t>Continuous variables are presented as mean (SD) or median (IQR). Categorical variables are presented as n (%).</w:t>
      </w:r>
    </w:p>
    <w:p w14:paraId="2383B99C" w14:textId="77777777" w:rsidR="00DD62CB" w:rsidRPr="00462CB9" w:rsidRDefault="00DD62CB" w:rsidP="00F86689">
      <w:pPr>
        <w:spacing w:afterLines="100" w:after="240" w:line="360" w:lineRule="auto"/>
        <w:rPr>
          <w:color w:val="000000" w:themeColor="text1"/>
          <w:sz w:val="20"/>
          <w:szCs w:val="20"/>
        </w:rPr>
      </w:pPr>
    </w:p>
    <w:p w14:paraId="3C29742B" w14:textId="33F0E4B1" w:rsidR="000F5B97" w:rsidRPr="00462CB9" w:rsidDel="00AF4E15" w:rsidRDefault="000F5B97" w:rsidP="00F86689">
      <w:pPr>
        <w:spacing w:line="360" w:lineRule="auto"/>
        <w:rPr>
          <w:del w:id="218" w:author="Anton Naganoor" w:date="2026-09-20T18:48:00Z" w16du:dateUtc="2026-09-20T16:48:00Z"/>
          <w:color w:val="000000" w:themeColor="text1"/>
          <w:sz w:val="20"/>
          <w:szCs w:val="20"/>
        </w:rPr>
      </w:pPr>
      <w:del w:id="219" w:author="Anton Naganoor" w:date="2026-09-20T18:48:00Z" w16du:dateUtc="2026-09-20T16:48:00Z">
        <w:r w:rsidRPr="6C12B2BA" w:rsidDel="00AF4E15">
          <w:rPr>
            <w:color w:val="000000" w:themeColor="text1"/>
            <w:sz w:val="20"/>
            <w:szCs w:val="20"/>
          </w:rPr>
          <w:br w:type="page"/>
        </w:r>
      </w:del>
    </w:p>
    <w:p w14:paraId="212B0C57" w14:textId="7BDCF41E" w:rsidR="000F5B97" w:rsidRPr="00F57D3B" w:rsidRDefault="74B82BAF" w:rsidP="00AF4E15">
      <w:pPr>
        <w:spacing w:line="360" w:lineRule="auto"/>
        <w:rPr>
          <w:color w:val="000000" w:themeColor="text1"/>
          <w:sz w:val="20"/>
          <w:szCs w:val="20"/>
        </w:rPr>
        <w:pPrChange w:id="220" w:author="Anton Naganoor" w:date="2026-09-20T18:48:00Z" w16du:dateUtc="2026-09-20T16:48:00Z">
          <w:pPr>
            <w:spacing w:afterLines="100" w:after="240" w:line="360" w:lineRule="auto"/>
          </w:pPr>
        </w:pPrChange>
      </w:pPr>
      <w:r w:rsidRPr="00DA11ED">
        <w:rPr>
          <w:b/>
          <w:bCs/>
          <w:color w:val="000000" w:themeColor="text1"/>
          <w:sz w:val="20"/>
          <w:szCs w:val="20"/>
        </w:rPr>
        <w:t>Table 2:</w:t>
      </w:r>
      <w:r w:rsidRPr="00DA11ED">
        <w:rPr>
          <w:color w:val="000000" w:themeColor="text1"/>
          <w:sz w:val="20"/>
          <w:szCs w:val="20"/>
        </w:rPr>
        <w:t xml:space="preserve"> </w:t>
      </w:r>
      <w:r w:rsidR="00DA11ED" w:rsidRPr="00DA11ED">
        <w:rPr>
          <w:color w:val="000000" w:themeColor="text1"/>
          <w:sz w:val="20"/>
          <w:szCs w:val="20"/>
        </w:rPr>
        <w:t xml:space="preserve">Multivariable linear regression model evaluating associations with maximum </w:t>
      </w:r>
      <w:r w:rsidR="002A0D1F">
        <w:rPr>
          <w:sz w:val="20"/>
          <w:szCs w:val="20"/>
        </w:rPr>
        <w:t xml:space="preserve">observed </w:t>
      </w:r>
      <w:r w:rsidR="00DA11ED" w:rsidRPr="00DA11ED">
        <w:rPr>
          <w:color w:val="000000" w:themeColor="text1"/>
          <w:sz w:val="20"/>
          <w:szCs w:val="20"/>
        </w:rPr>
        <w:t>neonatal weight loss (%) in the gestational-age-adjusted main model. Estimates are shown for infant feeding mode, historical pregnancy exposures, gestational age, neonatal sex, parity, and maternal age. Reference categories were artificial feeding for feeding mode, no exposure for World War I and influenza pandemic exposure, and female sex for neonatal sex</w:t>
      </w:r>
    </w:p>
    <w:p w14:paraId="6389E8C1" w14:textId="52074953" w:rsidR="000F5B97" w:rsidRPr="00AF4E15" w:rsidRDefault="009A7FAE" w:rsidP="00F86689">
      <w:pPr>
        <w:spacing w:line="360" w:lineRule="auto"/>
        <w:rPr>
          <w:color w:val="000000" w:themeColor="text1"/>
          <w:sz w:val="20"/>
          <w:szCs w:val="20"/>
          <w:rPrChange w:id="221" w:author="Anton Naganoor" w:date="2026-09-20T18:48:00Z" w16du:dateUtc="2026-09-20T16:48:00Z">
            <w:rPr>
              <w:color w:val="000000" w:themeColor="text1"/>
              <w:sz w:val="20"/>
              <w:szCs w:val="20"/>
              <w:lang w:val="fr-CH"/>
            </w:rPr>
          </w:rPrChange>
        </w:rPr>
      </w:pPr>
      <w:del w:id="222" w:author="Anton Naganoor" w:date="2026-09-20T13:13:00Z" w16du:dateUtc="2026-09-20T11:13:00Z">
        <w:r w:rsidDel="00613F8C">
          <w:rPr>
            <w:noProof/>
            <w:color w:val="000000" w:themeColor="text1"/>
            <w:sz w:val="20"/>
            <w:szCs w:val="20"/>
          </w:rPr>
          <w:drawing>
            <wp:inline distT="0" distB="0" distL="0" distR="0" wp14:anchorId="75C72AAF" wp14:editId="3623BE77">
              <wp:extent cx="6116320" cy="1694180"/>
              <wp:effectExtent l="0" t="0" r="5080" b="0"/>
              <wp:docPr id="1125842670" name="Grafik 35"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2670" name="Grafik 35" descr="Ein Bild, das Text, Quittung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23" w:author="Anton Naganoor" w:date="2026-09-20T18:48:00Z" w16du:dateUtc="2026-09-20T16:48:00Z">
        <w:r w:rsidR="00AF4E15">
          <w:rPr>
            <w:noProof/>
            <w:color w:val="000000" w:themeColor="text1"/>
            <w:sz w:val="20"/>
            <w:szCs w:val="20"/>
          </w:rPr>
          <w:drawing>
            <wp:inline distT="0" distB="0" distL="0" distR="0" wp14:anchorId="10BE8077" wp14:editId="4A9C606A">
              <wp:extent cx="6116320" cy="2110740"/>
              <wp:effectExtent l="0" t="0" r="5080" b="0"/>
              <wp:docPr id="1472141645" name="Grafik 7"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41645" name="Grafik 7" descr="Ein Bild, das Text, Quittung, Screenshot, Zah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6116320" cy="2110740"/>
                      </a:xfrm>
                      <a:prstGeom prst="rect">
                        <a:avLst/>
                      </a:prstGeom>
                    </pic:spPr>
                  </pic:pic>
                </a:graphicData>
              </a:graphic>
            </wp:inline>
          </w:drawing>
        </w:r>
      </w:ins>
      <w:r w:rsidR="000F5B97" w:rsidRPr="00F86689">
        <w:rPr>
          <w:color w:val="000000" w:themeColor="text1"/>
          <w:sz w:val="20"/>
          <w:szCs w:val="20"/>
        </w:rPr>
        <w:br w:type="page"/>
      </w:r>
    </w:p>
    <w:p w14:paraId="25D6E464" w14:textId="37622D46" w:rsidR="009854A4" w:rsidRPr="009854A4" w:rsidRDefault="74B82BAF" w:rsidP="009854A4">
      <w:pPr>
        <w:spacing w:afterLines="100" w:after="240" w:line="360" w:lineRule="auto"/>
        <w:rPr>
          <w:color w:val="000000" w:themeColor="text1"/>
          <w:sz w:val="20"/>
          <w:szCs w:val="20"/>
          <w:lang w:val="fr-CH"/>
        </w:rPr>
      </w:pPr>
      <w:r w:rsidRPr="00E618EE">
        <w:rPr>
          <w:b/>
          <w:bCs/>
          <w:color w:val="000000" w:themeColor="text1"/>
          <w:sz w:val="20"/>
          <w:szCs w:val="20"/>
        </w:rPr>
        <w:lastRenderedPageBreak/>
        <w:t>Table 3:</w:t>
      </w:r>
      <w:r w:rsidRPr="00E618EE">
        <w:rPr>
          <w:color w:val="000000" w:themeColor="text1"/>
          <w:sz w:val="20"/>
          <w:szCs w:val="20"/>
        </w:rPr>
        <w:t xml:space="preserve"> </w:t>
      </w:r>
      <w:r w:rsidR="009854A4" w:rsidRPr="009854A4">
        <w:rPr>
          <w:color w:val="000000" w:themeColor="text1"/>
          <w:sz w:val="20"/>
          <w:szCs w:val="20"/>
          <w:lang w:val="fr-CH"/>
        </w:rPr>
        <w:t xml:space="preserve">Multivariable </w:t>
      </w:r>
      <w:proofErr w:type="spellStart"/>
      <w:r w:rsidR="009854A4" w:rsidRPr="009854A4">
        <w:rPr>
          <w:color w:val="000000" w:themeColor="text1"/>
          <w:sz w:val="20"/>
          <w:szCs w:val="20"/>
          <w:lang w:val="fr-CH"/>
        </w:rPr>
        <w:t>logistic</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regression</w:t>
      </w:r>
      <w:proofErr w:type="spellEnd"/>
      <w:r w:rsidR="009854A4" w:rsidRPr="009854A4">
        <w:rPr>
          <w:color w:val="000000" w:themeColor="text1"/>
          <w:sz w:val="20"/>
          <w:szCs w:val="20"/>
          <w:lang w:val="fr-CH"/>
        </w:rPr>
        <w:t xml:space="preserve"> model </w:t>
      </w:r>
      <w:proofErr w:type="spellStart"/>
      <w:r w:rsidR="009854A4" w:rsidRPr="009854A4">
        <w:rPr>
          <w:color w:val="000000" w:themeColor="text1"/>
          <w:sz w:val="20"/>
          <w:szCs w:val="20"/>
          <w:lang w:val="fr-CH"/>
        </w:rPr>
        <w:t>evaluating</w:t>
      </w:r>
      <w:proofErr w:type="spellEnd"/>
      <w:r w:rsidR="009854A4" w:rsidRPr="009854A4">
        <w:rPr>
          <w:color w:val="000000" w:themeColor="text1"/>
          <w:sz w:val="20"/>
          <w:szCs w:val="20"/>
          <w:lang w:val="fr-CH"/>
        </w:rPr>
        <w:t xml:space="preserve"> associations </w:t>
      </w:r>
      <w:proofErr w:type="spellStart"/>
      <w:r w:rsidR="009854A4" w:rsidRPr="009854A4">
        <w:rPr>
          <w:color w:val="000000" w:themeColor="text1"/>
          <w:sz w:val="20"/>
          <w:szCs w:val="20"/>
          <w:lang w:val="fr-CH"/>
        </w:rPr>
        <w:t>with</w:t>
      </w:r>
      <w:proofErr w:type="spellEnd"/>
      <w:r w:rsidR="009854A4" w:rsidRPr="009854A4">
        <w:rPr>
          <w:color w:val="000000" w:themeColor="text1"/>
          <w:sz w:val="20"/>
          <w:szCs w:val="20"/>
          <w:lang w:val="fr-CH"/>
        </w:rPr>
        <w:t xml:space="preserve"> </w:t>
      </w:r>
      <w:del w:id="224" w:author="Anton Naganoor" w:date="2026-09-20T10:14:00Z" w16du:dateUtc="2026-09-20T08:14:00Z">
        <w:r w:rsidR="009854A4" w:rsidRPr="009854A4" w:rsidDel="00F57BDA">
          <w:rPr>
            <w:color w:val="000000" w:themeColor="text1"/>
            <w:sz w:val="20"/>
            <w:szCs w:val="20"/>
            <w:lang w:val="fr-CH"/>
          </w:rPr>
          <w:delText>excessive</w:delText>
        </w:r>
      </w:del>
      <w:ins w:id="225" w:author="Anton Naganoor" w:date="2026-09-20T10:14:00Z" w16du:dateUtc="2026-09-20T08:14:00Z">
        <w:r w:rsidR="00F57BDA">
          <w:rPr>
            <w:color w:val="000000" w:themeColor="text1"/>
            <w:sz w:val="20"/>
            <w:szCs w:val="20"/>
            <w:lang w:val="fr-CH"/>
          </w:rPr>
          <w:t>high</w:t>
        </w:r>
      </w:ins>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weight</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loss</w:t>
      </w:r>
      <w:proofErr w:type="spellEnd"/>
      <w:r w:rsidR="009854A4" w:rsidRPr="009854A4">
        <w:rPr>
          <w:color w:val="000000" w:themeColor="text1"/>
          <w:sz w:val="20"/>
          <w:szCs w:val="20"/>
          <w:lang w:val="fr-CH"/>
        </w:rPr>
        <w:t xml:space="preserve"> (&gt;10%) in the </w:t>
      </w:r>
      <w:proofErr w:type="spellStart"/>
      <w:r w:rsidR="009854A4" w:rsidRPr="009854A4">
        <w:rPr>
          <w:color w:val="000000" w:themeColor="text1"/>
          <w:sz w:val="20"/>
          <w:szCs w:val="20"/>
          <w:lang w:val="fr-CH"/>
        </w:rPr>
        <w:t>gestational-age-adjusted</w:t>
      </w:r>
      <w:proofErr w:type="spellEnd"/>
      <w:r w:rsidR="009854A4" w:rsidRPr="009854A4">
        <w:rPr>
          <w:color w:val="000000" w:themeColor="text1"/>
          <w:sz w:val="20"/>
          <w:szCs w:val="20"/>
          <w:lang w:val="fr-CH"/>
        </w:rPr>
        <w:t xml:space="preserve"> main model. </w:t>
      </w:r>
      <w:proofErr w:type="spellStart"/>
      <w:r w:rsidR="009854A4" w:rsidRPr="009854A4">
        <w:rPr>
          <w:color w:val="000000" w:themeColor="text1"/>
          <w:sz w:val="20"/>
          <w:szCs w:val="20"/>
          <w:lang w:val="fr-CH"/>
        </w:rPr>
        <w:t>Odds</w:t>
      </w:r>
      <w:proofErr w:type="spellEnd"/>
      <w:r w:rsidR="009854A4" w:rsidRPr="009854A4">
        <w:rPr>
          <w:color w:val="000000" w:themeColor="text1"/>
          <w:sz w:val="20"/>
          <w:szCs w:val="20"/>
          <w:lang w:val="fr-CH"/>
        </w:rPr>
        <w:t xml:space="preserve"> ratios are </w:t>
      </w:r>
      <w:proofErr w:type="spellStart"/>
      <w:r w:rsidR="009854A4" w:rsidRPr="009854A4">
        <w:rPr>
          <w:color w:val="000000" w:themeColor="text1"/>
          <w:sz w:val="20"/>
          <w:szCs w:val="20"/>
          <w:lang w:val="fr-CH"/>
        </w:rPr>
        <w:t>shown</w:t>
      </w:r>
      <w:proofErr w:type="spellEnd"/>
      <w:r w:rsidR="009854A4" w:rsidRPr="009854A4">
        <w:rPr>
          <w:color w:val="000000" w:themeColor="text1"/>
          <w:sz w:val="20"/>
          <w:szCs w:val="20"/>
          <w:lang w:val="fr-CH"/>
        </w:rPr>
        <w:t xml:space="preserve"> for infant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mode, </w:t>
      </w:r>
      <w:proofErr w:type="spellStart"/>
      <w:r w:rsidR="009854A4" w:rsidRPr="009854A4">
        <w:rPr>
          <w:color w:val="000000" w:themeColor="text1"/>
          <w:sz w:val="20"/>
          <w:szCs w:val="20"/>
          <w:lang w:val="fr-CH"/>
        </w:rPr>
        <w:t>historical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pregnancy</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exposures</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gestational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age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parity</w:t>
      </w:r>
      <w:proofErr w:type="spellEnd"/>
      <w:r w:rsidR="009854A4" w:rsidRPr="009854A4">
        <w:rPr>
          <w:color w:val="000000" w:themeColor="text1"/>
          <w:sz w:val="20"/>
          <w:szCs w:val="20"/>
          <w:lang w:val="fr-CH"/>
        </w:rPr>
        <w:t xml:space="preserve">, and </w:t>
      </w:r>
      <w:proofErr w:type="spellStart"/>
      <w:r w:rsidR="009854A4" w:rsidRPr="009854A4">
        <w:rPr>
          <w:color w:val="000000" w:themeColor="text1"/>
          <w:sz w:val="20"/>
          <w:szCs w:val="20"/>
          <w:lang w:val="fr-CH"/>
        </w:rPr>
        <w:t>maternal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age</w:t>
      </w:r>
      <w:proofErr w:type="spellEnd"/>
      <w:r w:rsidR="009854A4" w:rsidRPr="009854A4">
        <w:rPr>
          <w:color w:val="000000" w:themeColor="text1"/>
          <w:sz w:val="20"/>
          <w:szCs w:val="20"/>
          <w:lang w:val="fr-CH"/>
        </w:rPr>
        <w:t xml:space="preserve">. Reference </w:t>
      </w:r>
      <w:proofErr w:type="spellStart"/>
      <w:r w:rsidR="009854A4" w:rsidRPr="009854A4">
        <w:rPr>
          <w:color w:val="000000" w:themeColor="text1"/>
          <w:sz w:val="20"/>
          <w:szCs w:val="20"/>
          <w:lang w:val="fr-CH"/>
        </w:rPr>
        <w:t>categories</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were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artificial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for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mode, no </w:t>
      </w:r>
      <w:proofErr w:type="spellStart"/>
      <w:r w:rsidR="009854A4" w:rsidRPr="009854A4">
        <w:rPr>
          <w:color w:val="000000" w:themeColor="text1"/>
          <w:sz w:val="20"/>
          <w:szCs w:val="20"/>
          <w:lang w:val="fr-CH"/>
        </w:rPr>
        <w:t>exposure</w:t>
      </w:r>
      <w:proofErr w:type="spellEnd"/>
      <w:r w:rsidR="009854A4" w:rsidRPr="009854A4">
        <w:rPr>
          <w:color w:val="000000" w:themeColor="text1"/>
          <w:sz w:val="20"/>
          <w:szCs w:val="20"/>
          <w:lang w:val="fr-CH"/>
        </w:rPr>
        <w:t xml:space="preserve"> for World </w:t>
      </w:r>
      <w:proofErr w:type="spellStart"/>
      <w:r w:rsidR="009854A4" w:rsidRPr="009854A4">
        <w:rPr>
          <w:color w:val="000000" w:themeColor="text1"/>
          <w:sz w:val="20"/>
          <w:szCs w:val="20"/>
          <w:lang w:val="fr-CH"/>
        </w:rPr>
        <w:t>War</w:t>
      </w:r>
      <w:proofErr w:type="spellEnd"/>
      <w:r w:rsidR="009854A4" w:rsidRPr="009854A4">
        <w:rPr>
          <w:color w:val="000000" w:themeColor="text1"/>
          <w:sz w:val="20"/>
          <w:szCs w:val="20"/>
          <w:lang w:val="fr-CH"/>
        </w:rPr>
        <w:t xml:space="preserve"> I and influenza </w:t>
      </w:r>
      <w:proofErr w:type="spellStart"/>
      <w:r w:rsidR="009854A4" w:rsidRPr="009854A4">
        <w:rPr>
          <w:color w:val="000000" w:themeColor="text1"/>
          <w:sz w:val="20"/>
          <w:szCs w:val="20"/>
          <w:lang w:val="fr-CH"/>
        </w:rPr>
        <w:t>pandemic</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exposure</w:t>
      </w:r>
      <w:proofErr w:type="spellEnd"/>
      <w:r w:rsidR="009854A4" w:rsidRPr="009854A4">
        <w:rPr>
          <w:color w:val="000000" w:themeColor="text1"/>
          <w:sz w:val="20"/>
          <w:szCs w:val="20"/>
          <w:lang w:val="fr-CH"/>
        </w:rPr>
        <w:t xml:space="preserve">, and </w:t>
      </w:r>
      <w:proofErr w:type="spellStart"/>
      <w:r w:rsidR="009854A4" w:rsidRPr="009854A4">
        <w:rPr>
          <w:color w:val="000000" w:themeColor="text1"/>
          <w:sz w:val="20"/>
          <w:szCs w:val="20"/>
          <w:lang w:val="fr-CH"/>
        </w:rPr>
        <w:t>female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 xml:space="preserve"> for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w:t>
      </w:r>
    </w:p>
    <w:p w14:paraId="3386EC4D" w14:textId="044C6BF0" w:rsidR="000F5B97" w:rsidRPr="00F86689" w:rsidRDefault="007962FA" w:rsidP="00F86689">
      <w:pPr>
        <w:spacing w:line="360" w:lineRule="auto"/>
        <w:rPr>
          <w:color w:val="000000" w:themeColor="text1"/>
          <w:sz w:val="20"/>
          <w:szCs w:val="20"/>
          <w:lang w:val="fr-CH"/>
        </w:rPr>
      </w:pPr>
      <w:del w:id="226" w:author="Anton Naganoor" w:date="2026-09-20T18:48:00Z" w16du:dateUtc="2026-09-20T16:48:00Z">
        <w:r w:rsidDel="00AF4E15">
          <w:rPr>
            <w:noProof/>
            <w:color w:val="000000" w:themeColor="text1"/>
            <w:sz w:val="20"/>
            <w:szCs w:val="20"/>
            <w:lang w:val="fr-CH"/>
          </w:rPr>
          <w:drawing>
            <wp:inline distT="0" distB="0" distL="0" distR="0" wp14:anchorId="0BE86FE3" wp14:editId="625EA7BE">
              <wp:extent cx="6116320" cy="1694180"/>
              <wp:effectExtent l="0" t="0" r="5080" b="0"/>
              <wp:docPr id="1370528230" name="Grafik 36"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8230" name="Grafik 36" descr="Ein Bild, das Text, Quittung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27" w:author="Anton Naganoor" w:date="2026-09-20T18:48:00Z" w16du:dateUtc="2026-09-20T16:48:00Z">
        <w:r w:rsidR="00AF4E15">
          <w:rPr>
            <w:noProof/>
            <w:color w:val="000000" w:themeColor="text1"/>
            <w:sz w:val="20"/>
            <w:szCs w:val="20"/>
            <w:lang w:val="fr-CH"/>
          </w:rPr>
          <w:drawing>
            <wp:inline distT="0" distB="0" distL="0" distR="0" wp14:anchorId="02D596EE" wp14:editId="71B5680D">
              <wp:extent cx="6116320" cy="2110740"/>
              <wp:effectExtent l="0" t="0" r="5080" b="0"/>
              <wp:docPr id="1402798565" name="Grafik 8"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8565" name="Grafik 8" descr="Ein Bild, das Text, Quittung, Screenshot, Zahl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6116320" cy="2110740"/>
                      </a:xfrm>
                      <a:prstGeom prst="rect">
                        <a:avLst/>
                      </a:prstGeom>
                    </pic:spPr>
                  </pic:pic>
                </a:graphicData>
              </a:graphic>
            </wp:inline>
          </w:drawing>
        </w:r>
      </w:ins>
    </w:p>
    <w:p w14:paraId="2B58DE74"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09DF5C50" w14:textId="79D63FC2"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r w:rsidRPr="00F86689">
        <w:rPr>
          <w:b/>
          <w:bCs/>
          <w:color w:val="000000" w:themeColor="text1"/>
          <w:sz w:val="20"/>
          <w:szCs w:val="20"/>
        </w:rPr>
        <w:lastRenderedPageBreak/>
        <w:t>SUPPLEMENTARY MATERIAL</w:t>
      </w:r>
    </w:p>
    <w:p w14:paraId="6B11B9F1" w14:textId="77777777"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p>
    <w:p w14:paraId="7912B62D" w14:textId="77777777" w:rsidR="000F5B97" w:rsidRPr="00F86689" w:rsidRDefault="000F5B97" w:rsidP="00F86689">
      <w:pPr>
        <w:spacing w:afterLines="100" w:after="240" w:line="360" w:lineRule="auto"/>
        <w:rPr>
          <w:color w:val="000000" w:themeColor="text1"/>
          <w:sz w:val="20"/>
          <w:szCs w:val="20"/>
          <w:lang w:val="fr-CH"/>
        </w:rPr>
      </w:pPr>
    </w:p>
    <w:p w14:paraId="07DF6B0A" w14:textId="408AC440" w:rsidR="000F5B97" w:rsidRPr="00F86689" w:rsidDel="00AF4E15" w:rsidRDefault="000F5B97" w:rsidP="00F86689">
      <w:pPr>
        <w:spacing w:afterLines="100" w:after="240" w:line="360" w:lineRule="auto"/>
        <w:rPr>
          <w:del w:id="228" w:author="Anton Naganoor" w:date="2026-09-20T18:49:00Z" w16du:dateUtc="2026-09-20T16:49:00Z"/>
          <w:color w:val="000000" w:themeColor="text1"/>
          <w:sz w:val="20"/>
          <w:szCs w:val="20"/>
          <w:lang w:val="fr-CH"/>
        </w:rPr>
      </w:pPr>
      <w:r w:rsidRPr="00F86689">
        <w:rPr>
          <w:b/>
          <w:bCs/>
          <w:color w:val="000000" w:themeColor="text1"/>
          <w:sz w:val="20"/>
          <w:szCs w:val="20"/>
        </w:rPr>
        <w:t>Supplementary Figure S1:</w:t>
      </w:r>
      <w:r w:rsidRPr="00F86689">
        <w:rPr>
          <w:color w:val="000000" w:themeColor="text1"/>
          <w:sz w:val="20"/>
          <w:szCs w:val="20"/>
        </w:rPr>
        <w:t xml:space="preserve"> Forest plot showing adjusted associations between breastfeeding and </w:t>
      </w:r>
      <w:del w:id="229" w:author="Anton Naganoor" w:date="2026-09-20T10:14:00Z" w16du:dateUtc="2026-09-20T08:14:00Z">
        <w:r w:rsidRPr="00F86689" w:rsidDel="00F57BDA">
          <w:rPr>
            <w:color w:val="000000" w:themeColor="text1"/>
            <w:sz w:val="20"/>
            <w:szCs w:val="20"/>
          </w:rPr>
          <w:delText>excessive</w:delText>
        </w:r>
      </w:del>
      <w:ins w:id="230" w:author="Anton Naganoor" w:date="2026-09-20T10:14:00Z" w16du:dateUtc="2026-09-20T08:14:00Z">
        <w:r w:rsidR="00F57BDA">
          <w:rPr>
            <w:color w:val="000000" w:themeColor="text1"/>
            <w:sz w:val="20"/>
            <w:szCs w:val="20"/>
          </w:rPr>
          <w:t>high</w:t>
        </w:r>
      </w:ins>
      <w:r w:rsidRPr="00F86689">
        <w:rPr>
          <w:color w:val="000000" w:themeColor="text1"/>
          <w:sz w:val="20"/>
          <w:szCs w:val="20"/>
        </w:rPr>
        <w:t xml:space="preserve"> neonatal weight loss across neonatal vulnerability groups, historical exposure strata, and infant sex</w:t>
      </w:r>
      <w:r w:rsidR="00FE7A82">
        <w:rPr>
          <w:color w:val="000000" w:themeColor="text1"/>
          <w:sz w:val="20"/>
          <w:szCs w:val="20"/>
        </w:rPr>
        <w:t>.</w:t>
      </w:r>
    </w:p>
    <w:p w14:paraId="09F39E9E" w14:textId="77777777" w:rsidR="000F5B97" w:rsidRPr="00F86689" w:rsidRDefault="000F5B97" w:rsidP="00F86689">
      <w:pPr>
        <w:spacing w:afterLines="100" w:after="240" w:line="360" w:lineRule="auto"/>
        <w:rPr>
          <w:color w:val="000000" w:themeColor="text1"/>
          <w:sz w:val="20"/>
          <w:szCs w:val="20"/>
          <w:lang w:val="fr-CH"/>
        </w:rPr>
      </w:pPr>
    </w:p>
    <w:p w14:paraId="6D8965EA" w14:textId="235BEF2E" w:rsidR="000F5B97" w:rsidRPr="00F86689" w:rsidRDefault="00A216C0" w:rsidP="00F86689">
      <w:pPr>
        <w:spacing w:afterLines="100" w:after="240" w:line="360" w:lineRule="auto"/>
        <w:rPr>
          <w:color w:val="000000" w:themeColor="text1"/>
          <w:sz w:val="20"/>
          <w:szCs w:val="20"/>
        </w:rPr>
      </w:pPr>
      <w:del w:id="231" w:author="Anton Naganoor" w:date="2026-09-20T18:49:00Z" w16du:dateUtc="2026-09-20T16:49:00Z">
        <w:r w:rsidDel="00AF4E15">
          <w:rPr>
            <w:noProof/>
            <w:color w:val="000000" w:themeColor="text1"/>
            <w:sz w:val="20"/>
            <w:szCs w:val="20"/>
          </w:rPr>
          <w:drawing>
            <wp:inline distT="0" distB="0" distL="0" distR="0" wp14:anchorId="3639C441" wp14:editId="457020AA">
              <wp:extent cx="6116320" cy="3568065"/>
              <wp:effectExtent l="0" t="0" r="5080" b="635"/>
              <wp:docPr id="1066805121" name="Grafik 16" descr="Ein Bild, das Text, Diagramm, Reihe,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5121" name="Grafik 16" descr="Ein Bild, das Text, Diagramm, Reihe, Quittung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del>
      <w:ins w:id="232" w:author="Anton Naganoor" w:date="2026-09-20T18:49:00Z" w16du:dateUtc="2026-09-20T16:49:00Z">
        <w:r w:rsidR="00AF4E15">
          <w:rPr>
            <w:noProof/>
            <w:color w:val="000000" w:themeColor="text1"/>
            <w:sz w:val="20"/>
            <w:szCs w:val="20"/>
          </w:rPr>
          <w:drawing>
            <wp:inline distT="0" distB="0" distL="0" distR="0" wp14:anchorId="18F381D1" wp14:editId="2D58DA7B">
              <wp:extent cx="6116320" cy="3568065"/>
              <wp:effectExtent l="0" t="0" r="5080" b="635"/>
              <wp:docPr id="1979196" name="Grafik 9" descr="Ein Bild, das Text, Diagramm, Reihe,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6" name="Grafik 9" descr="Ein Bild, das Text, Diagramm, Reihe, Quittung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ins>
    </w:p>
    <w:p w14:paraId="670CDF9C" w14:textId="77777777" w:rsidR="000F5B97" w:rsidRPr="00F86689" w:rsidRDefault="000F5B97" w:rsidP="00F86689">
      <w:pPr>
        <w:spacing w:afterLines="100" w:after="240" w:line="360" w:lineRule="auto"/>
        <w:rPr>
          <w:color w:val="000000" w:themeColor="text1"/>
          <w:sz w:val="20"/>
          <w:szCs w:val="20"/>
        </w:rPr>
      </w:pPr>
    </w:p>
    <w:p w14:paraId="25979A40" w14:textId="4405590C"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E0862F" w14:textId="21098DA2" w:rsidR="00141375"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S2:</w:t>
      </w:r>
      <w:r w:rsidRPr="00F86689">
        <w:rPr>
          <w:color w:val="000000" w:themeColor="text1"/>
          <w:sz w:val="20"/>
          <w:szCs w:val="20"/>
        </w:rPr>
        <w:t xml:space="preserve">  Comparison of maximum </w:t>
      </w:r>
      <w:r w:rsidR="002A0D1F">
        <w:rPr>
          <w:sz w:val="20"/>
          <w:szCs w:val="20"/>
        </w:rPr>
        <w:t xml:space="preserve">observed </w:t>
      </w:r>
      <w:r w:rsidRPr="00F86689">
        <w:rPr>
          <w:color w:val="000000" w:themeColor="text1"/>
          <w:sz w:val="20"/>
          <w:szCs w:val="20"/>
        </w:rPr>
        <w:t>neonatal weight loss according to historical exposure status, including World War I exposure and pregnancy during the 1918–19</w:t>
      </w:r>
      <w:r w:rsidR="00160428">
        <w:rPr>
          <w:color w:val="000000" w:themeColor="text1"/>
          <w:sz w:val="20"/>
          <w:szCs w:val="20"/>
        </w:rPr>
        <w:t>20</w:t>
      </w:r>
      <w:r w:rsidRPr="00F86689">
        <w:rPr>
          <w:color w:val="000000" w:themeColor="text1"/>
          <w:sz w:val="20"/>
          <w:szCs w:val="20"/>
        </w:rPr>
        <w:t xml:space="preserve"> influenza pandemic</w:t>
      </w:r>
      <w:r w:rsidR="00FE7A82">
        <w:rPr>
          <w:color w:val="000000" w:themeColor="text1"/>
          <w:sz w:val="20"/>
          <w:szCs w:val="20"/>
        </w:rPr>
        <w:t>.</w:t>
      </w:r>
    </w:p>
    <w:p w14:paraId="0AF37F8E" w14:textId="605BF401" w:rsidR="000F5B97" w:rsidRPr="00F86689" w:rsidRDefault="002E1953" w:rsidP="00F86689">
      <w:pPr>
        <w:spacing w:afterLines="100" w:after="240" w:line="360" w:lineRule="auto"/>
        <w:rPr>
          <w:color w:val="000000" w:themeColor="text1"/>
          <w:sz w:val="20"/>
          <w:szCs w:val="20"/>
        </w:rPr>
      </w:pPr>
      <w:del w:id="233" w:author="Anton Naganoor" w:date="2026-09-20T18:49:00Z" w16du:dateUtc="2026-09-20T16:49:00Z">
        <w:r w:rsidDel="00AF4E15">
          <w:rPr>
            <w:noProof/>
            <w:color w:val="000000" w:themeColor="text1"/>
            <w:sz w:val="20"/>
            <w:szCs w:val="20"/>
          </w:rPr>
          <w:drawing>
            <wp:inline distT="0" distB="0" distL="0" distR="0" wp14:anchorId="4897E095" wp14:editId="2D70D8E6">
              <wp:extent cx="6116320" cy="3276600"/>
              <wp:effectExtent l="0" t="0" r="5080" b="0"/>
              <wp:docPr id="1563309765" name="Grafik 18"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9765" name="Grafik 18" descr="Ein Bild, das Text, Diagramm, Reihe, Screenshot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del>
      <w:ins w:id="234" w:author="Anton Naganoor" w:date="2026-09-20T18:49:00Z" w16du:dateUtc="2026-09-20T16:49:00Z">
        <w:r w:rsidR="00AF4E15">
          <w:rPr>
            <w:noProof/>
            <w:color w:val="000000" w:themeColor="text1"/>
            <w:sz w:val="20"/>
            <w:szCs w:val="20"/>
          </w:rPr>
          <w:drawing>
            <wp:inline distT="0" distB="0" distL="0" distR="0" wp14:anchorId="42ACAAB9" wp14:editId="36E94069">
              <wp:extent cx="6116320" cy="3276600"/>
              <wp:effectExtent l="0" t="0" r="5080" b="0"/>
              <wp:docPr id="1127667772" name="Grafik 12"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7772" name="Grafik 12" descr="Ein Bild, das Text, Diagramm, Reihe, Screenshot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ins>
    </w:p>
    <w:p w14:paraId="1C360C5C" w14:textId="5A46E894"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D5569FA" w14:textId="1143D627"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S3:</w:t>
      </w:r>
      <w:r w:rsidRPr="00F86689">
        <w:rPr>
          <w:color w:val="000000" w:themeColor="text1"/>
          <w:sz w:val="20"/>
          <w:szCs w:val="20"/>
        </w:rPr>
        <w:t xml:space="preserve">  Comparison of adjusted effect estimates from the primary </w:t>
      </w:r>
      <w:r w:rsidR="000E105A">
        <w:rPr>
          <w:color w:val="000000" w:themeColor="text1"/>
          <w:sz w:val="20"/>
          <w:szCs w:val="20"/>
        </w:rPr>
        <w:t>gestational-age</w:t>
      </w:r>
      <w:r w:rsidR="000E105A" w:rsidRPr="00F86689">
        <w:rPr>
          <w:color w:val="000000" w:themeColor="text1"/>
          <w:sz w:val="20"/>
          <w:szCs w:val="20"/>
        </w:rPr>
        <w:t xml:space="preserve"> </w:t>
      </w:r>
      <w:r w:rsidRPr="00F86689">
        <w:rPr>
          <w:color w:val="000000" w:themeColor="text1"/>
          <w:sz w:val="20"/>
          <w:szCs w:val="20"/>
        </w:rPr>
        <w:t xml:space="preserve">-adjusted models and </w:t>
      </w:r>
      <w:r w:rsidR="000E105A" w:rsidRPr="00F86689">
        <w:rPr>
          <w:color w:val="000000" w:themeColor="text1"/>
          <w:sz w:val="20"/>
          <w:szCs w:val="20"/>
        </w:rPr>
        <w:t>birth-weight</w:t>
      </w:r>
      <w:r w:rsidRPr="00F86689">
        <w:rPr>
          <w:color w:val="000000" w:themeColor="text1"/>
          <w:sz w:val="20"/>
          <w:szCs w:val="20"/>
        </w:rPr>
        <w:t>-adjusted sensitivity analyses for neonatal weight loss outcomes</w:t>
      </w:r>
      <w:r w:rsidR="00977C16">
        <w:rPr>
          <w:color w:val="000000" w:themeColor="text1"/>
          <w:sz w:val="20"/>
          <w:szCs w:val="20"/>
        </w:rPr>
        <w:t>.</w:t>
      </w:r>
    </w:p>
    <w:p w14:paraId="4E9A8274" w14:textId="661A4238" w:rsidR="00F15D1E" w:rsidRPr="00F86689" w:rsidRDefault="00F15D1E" w:rsidP="00F86689">
      <w:pPr>
        <w:spacing w:afterLines="100" w:after="240" w:line="360" w:lineRule="auto"/>
        <w:rPr>
          <w:color w:val="000000" w:themeColor="text1"/>
          <w:sz w:val="20"/>
          <w:szCs w:val="20"/>
        </w:rPr>
      </w:pPr>
      <w:del w:id="235" w:author="Anton Naganoor" w:date="2026-09-20T18:49:00Z" w16du:dateUtc="2026-09-20T16:49:00Z">
        <w:r w:rsidDel="00AF4E15">
          <w:rPr>
            <w:noProof/>
            <w:color w:val="000000" w:themeColor="text1"/>
            <w:sz w:val="20"/>
            <w:szCs w:val="20"/>
          </w:rPr>
          <w:drawing>
            <wp:inline distT="0" distB="0" distL="0" distR="0" wp14:anchorId="48E3E244" wp14:editId="698AE1D2">
              <wp:extent cx="6116320" cy="3276600"/>
              <wp:effectExtent l="0" t="0" r="5080" b="0"/>
              <wp:docPr id="476134256" name="Grafik 12" descr="Ein Bild, das Text, Quittung,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4256" name="Grafik 12" descr="Ein Bild, das Text, Quittung, Reihe, Diagramm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del>
      <w:ins w:id="236" w:author="Anton Naganoor" w:date="2026-09-20T18:49:00Z" w16du:dateUtc="2026-09-20T16:49:00Z">
        <w:r w:rsidR="00AF4E15">
          <w:rPr>
            <w:noProof/>
            <w:color w:val="000000" w:themeColor="text1"/>
            <w:sz w:val="20"/>
            <w:szCs w:val="20"/>
          </w:rPr>
          <w:drawing>
            <wp:inline distT="0" distB="0" distL="0" distR="0" wp14:anchorId="186B3FAE" wp14:editId="7E52508E">
              <wp:extent cx="6116320" cy="3276600"/>
              <wp:effectExtent l="0" t="0" r="5080" b="0"/>
              <wp:docPr id="1380952797" name="Grafik 13" descr="Ein Bild, das Text, Quittung,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52797" name="Grafik 13" descr="Ein Bild, das Text, Quittung, Reihe, Diagramm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ins>
    </w:p>
    <w:p w14:paraId="6CAC9C3B" w14:textId="34F27A1F"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F26F4A" w14:textId="1EC85BDA" w:rsidR="00096DAB"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S4:</w:t>
      </w:r>
      <w:r w:rsidRPr="00F86689">
        <w:rPr>
          <w:color w:val="000000" w:themeColor="text1"/>
          <w:sz w:val="20"/>
          <w:szCs w:val="20"/>
        </w:rPr>
        <w:t xml:space="preserve">  Proportion of newborns experiencing </w:t>
      </w:r>
      <w:del w:id="237" w:author="Anton Naganoor" w:date="2026-09-20T10:14:00Z" w16du:dateUtc="2026-09-20T08:14:00Z">
        <w:r w:rsidRPr="00F86689" w:rsidDel="00F57BDA">
          <w:rPr>
            <w:color w:val="000000" w:themeColor="text1"/>
            <w:sz w:val="20"/>
            <w:szCs w:val="20"/>
          </w:rPr>
          <w:delText>excessive</w:delText>
        </w:r>
      </w:del>
      <w:ins w:id="238" w:author="Anton Naganoor" w:date="2026-09-20T10:14:00Z" w16du:dateUtc="2026-09-20T08:14:00Z">
        <w:r w:rsidR="00F57BDA">
          <w:rPr>
            <w:color w:val="000000" w:themeColor="text1"/>
            <w:sz w:val="20"/>
            <w:szCs w:val="20"/>
          </w:rPr>
          <w:t>high</w:t>
        </w:r>
      </w:ins>
      <w:r w:rsidRPr="00F86689">
        <w:rPr>
          <w:color w:val="000000" w:themeColor="text1"/>
          <w:sz w:val="20"/>
          <w:szCs w:val="20"/>
        </w:rPr>
        <w:t xml:space="preserve"> neonatal weight loss (&gt;10% of birth weight) according to infant feeding mode</w:t>
      </w:r>
      <w:r w:rsidR="00096DAB">
        <w:rPr>
          <w:color w:val="000000" w:themeColor="text1"/>
          <w:sz w:val="20"/>
          <w:szCs w:val="20"/>
        </w:rPr>
        <w:t>.</w:t>
      </w:r>
    </w:p>
    <w:p w14:paraId="61435BD0" w14:textId="519E080D" w:rsidR="000F5B97" w:rsidRPr="00F86689" w:rsidRDefault="000F5B97" w:rsidP="00F86689">
      <w:pPr>
        <w:spacing w:afterLines="100" w:after="240" w:line="360" w:lineRule="auto"/>
        <w:rPr>
          <w:color w:val="000000" w:themeColor="text1"/>
          <w:sz w:val="20"/>
          <w:szCs w:val="20"/>
        </w:rPr>
      </w:pPr>
      <w:del w:id="239" w:author="Anton Naganoor" w:date="2026-09-20T18:49:00Z" w16du:dateUtc="2026-09-20T16:49:00Z">
        <w:r w:rsidRPr="00F86689" w:rsidDel="00AF4E15">
          <w:rPr>
            <w:noProof/>
            <w:sz w:val="20"/>
            <w:szCs w:val="20"/>
          </w:rPr>
          <w:drawing>
            <wp:inline distT="0" distB="0" distL="0" distR="0" wp14:anchorId="2E2C5374" wp14:editId="3D601E60">
              <wp:extent cx="6116320" cy="3568065"/>
              <wp:effectExtent l="0" t="0" r="5080" b="635"/>
              <wp:docPr id="676678919" name="Grafik 14"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8919" name="Grafik 14" descr="Ein Bild, das Screenshot, Text, Rechteck, Diagramm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del>
      <w:ins w:id="240" w:author="Anton Naganoor" w:date="2026-09-20T18:49:00Z" w16du:dateUtc="2026-09-20T16:49:00Z">
        <w:r w:rsidR="00AF4E15">
          <w:rPr>
            <w:noProof/>
            <w:color w:val="000000" w:themeColor="text1"/>
            <w:sz w:val="20"/>
            <w:szCs w:val="20"/>
          </w:rPr>
          <w:drawing>
            <wp:inline distT="0" distB="0" distL="0" distR="0" wp14:anchorId="36A7CC51" wp14:editId="166D6898">
              <wp:extent cx="6116320" cy="3568065"/>
              <wp:effectExtent l="0" t="0" r="5080" b="635"/>
              <wp:docPr id="1341887365" name="Grafik 14"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7365" name="Grafik 14" descr="Ein Bild, das Screenshot, Text, Rechteck, Diagramm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ins>
    </w:p>
    <w:p w14:paraId="082EA9CF" w14:textId="01352792"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F3BB672" w14:textId="40CD1DD2"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S5:</w:t>
      </w:r>
      <w:r w:rsidRPr="00F86689">
        <w:rPr>
          <w:color w:val="000000" w:themeColor="text1"/>
          <w:sz w:val="20"/>
          <w:szCs w:val="20"/>
        </w:rPr>
        <w:t xml:space="preserve">  Temporal variation in maximum </w:t>
      </w:r>
      <w:r w:rsidR="002A0D1F">
        <w:rPr>
          <w:sz w:val="20"/>
          <w:szCs w:val="20"/>
        </w:rPr>
        <w:t xml:space="preserve">observed </w:t>
      </w:r>
      <w:r w:rsidRPr="00F86689">
        <w:rPr>
          <w:color w:val="000000" w:themeColor="text1"/>
          <w:sz w:val="20"/>
          <w:szCs w:val="20"/>
        </w:rPr>
        <w:t>neonatal weight loss among newborns delivered between 1905 and 1924</w:t>
      </w:r>
      <w:r w:rsidR="00096DAB">
        <w:rPr>
          <w:color w:val="000000" w:themeColor="text1"/>
          <w:sz w:val="20"/>
          <w:szCs w:val="20"/>
        </w:rPr>
        <w:t>.</w:t>
      </w:r>
    </w:p>
    <w:p w14:paraId="3FCCAA14" w14:textId="77777777" w:rsidR="00096DAB" w:rsidRPr="00F86689" w:rsidRDefault="00096DAB" w:rsidP="00F86689">
      <w:pPr>
        <w:spacing w:afterLines="100" w:after="240" w:line="360" w:lineRule="auto"/>
        <w:rPr>
          <w:color w:val="000000" w:themeColor="text1"/>
          <w:sz w:val="20"/>
          <w:szCs w:val="20"/>
          <w:lang w:val="fr-CH"/>
        </w:rPr>
      </w:pPr>
    </w:p>
    <w:p w14:paraId="7BB8F5EE" w14:textId="0F821438" w:rsidR="000F5B97" w:rsidRPr="00F86689" w:rsidRDefault="000F5B97" w:rsidP="00F86689">
      <w:pPr>
        <w:spacing w:afterLines="100" w:after="240" w:line="360" w:lineRule="auto"/>
        <w:rPr>
          <w:color w:val="000000" w:themeColor="text1"/>
          <w:sz w:val="20"/>
          <w:szCs w:val="20"/>
        </w:rPr>
      </w:pPr>
      <w:del w:id="241" w:author="Anton Naganoor" w:date="2026-09-20T18:50:00Z" w16du:dateUtc="2026-09-20T16:50:00Z">
        <w:r w:rsidRPr="00F86689" w:rsidDel="00AF4E15">
          <w:rPr>
            <w:noProof/>
            <w:sz w:val="20"/>
            <w:szCs w:val="20"/>
          </w:rPr>
          <w:drawing>
            <wp:inline distT="0" distB="0" distL="0" distR="0" wp14:anchorId="5820F312" wp14:editId="5FD31DDA">
              <wp:extent cx="6116320" cy="3822700"/>
              <wp:effectExtent l="0" t="0" r="5080" b="0"/>
              <wp:docPr id="807722470" name="Grafik 15"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2470" name="Grafik 15" descr="Ein Bild, das Diagramm, Reihe, Text, paralle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del>
      <w:ins w:id="242" w:author="Anton Naganoor" w:date="2026-09-20T18:50:00Z" w16du:dateUtc="2026-09-20T16:50:00Z">
        <w:r w:rsidR="00AF4E15">
          <w:rPr>
            <w:noProof/>
            <w:color w:val="000000" w:themeColor="text1"/>
            <w:sz w:val="20"/>
            <w:szCs w:val="20"/>
          </w:rPr>
          <w:drawing>
            <wp:inline distT="0" distB="0" distL="0" distR="0" wp14:anchorId="0C4E4FD6" wp14:editId="078F1035">
              <wp:extent cx="6116320" cy="3822700"/>
              <wp:effectExtent l="0" t="0" r="5080" b="0"/>
              <wp:docPr id="1196038342" name="Grafik 15"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38342" name="Grafik 15" descr="Ein Bild, das Diagramm, Reihe, Text, parallel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ins>
    </w:p>
    <w:p w14:paraId="444F15F6"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188462A" w14:textId="29A593C3"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S6:</w:t>
      </w:r>
      <w:r w:rsidRPr="00F86689">
        <w:rPr>
          <w:color w:val="000000" w:themeColor="text1"/>
          <w:sz w:val="20"/>
          <w:szCs w:val="20"/>
        </w:rPr>
        <w:t xml:space="preserve">  Temporal trends in the distribution of infant feeding practices across birth years between 1905 and 1924</w:t>
      </w:r>
      <w:r w:rsidR="00096DAB">
        <w:rPr>
          <w:color w:val="000000" w:themeColor="text1"/>
          <w:sz w:val="20"/>
          <w:szCs w:val="20"/>
        </w:rPr>
        <w:t>.</w:t>
      </w:r>
    </w:p>
    <w:p w14:paraId="558EBAC9" w14:textId="461A8EBF" w:rsidR="00096DAB" w:rsidRPr="00F86689" w:rsidRDefault="00096DAB" w:rsidP="00F86689">
      <w:pPr>
        <w:spacing w:afterLines="100" w:after="240" w:line="360" w:lineRule="auto"/>
        <w:rPr>
          <w:color w:val="000000" w:themeColor="text1"/>
          <w:sz w:val="20"/>
          <w:szCs w:val="20"/>
          <w:lang w:val="fr-CH"/>
        </w:rPr>
      </w:pPr>
    </w:p>
    <w:p w14:paraId="506F080D" w14:textId="68290E2E" w:rsidR="000F5B97" w:rsidRPr="00F86689" w:rsidRDefault="000F5B97" w:rsidP="00F86689">
      <w:pPr>
        <w:spacing w:afterLines="100" w:after="240" w:line="360" w:lineRule="auto"/>
        <w:rPr>
          <w:color w:val="000000" w:themeColor="text1"/>
          <w:sz w:val="20"/>
          <w:szCs w:val="20"/>
        </w:rPr>
      </w:pPr>
      <w:del w:id="243" w:author="Anton Naganoor" w:date="2026-09-20T18:50:00Z" w16du:dateUtc="2026-09-20T16:50:00Z">
        <w:r w:rsidRPr="00F86689" w:rsidDel="00AF4E15">
          <w:rPr>
            <w:noProof/>
            <w:sz w:val="20"/>
            <w:szCs w:val="20"/>
          </w:rPr>
          <w:drawing>
            <wp:inline distT="0" distB="0" distL="0" distR="0" wp14:anchorId="138C625C" wp14:editId="60FC6CE1">
              <wp:extent cx="6116320" cy="3822700"/>
              <wp:effectExtent l="0" t="0" r="5080" b="0"/>
              <wp:docPr id="2126948294" name="Grafik 1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8294" name="Grafik 16" descr="Ein Bild, das Text, Reihe, Diagramm, Screenshot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del>
      <w:ins w:id="244" w:author="Anton Naganoor" w:date="2026-09-20T18:50:00Z" w16du:dateUtc="2026-09-20T16:50:00Z">
        <w:r w:rsidR="00AF4E15">
          <w:rPr>
            <w:noProof/>
            <w:color w:val="000000" w:themeColor="text1"/>
            <w:sz w:val="20"/>
            <w:szCs w:val="20"/>
          </w:rPr>
          <w:drawing>
            <wp:inline distT="0" distB="0" distL="0" distR="0" wp14:anchorId="0A11DA79" wp14:editId="689A6E87">
              <wp:extent cx="6116320" cy="3822700"/>
              <wp:effectExtent l="0" t="0" r="5080" b="0"/>
              <wp:docPr id="2127476486" name="Grafik 1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6486" name="Grafik 16" descr="Ein Bild, das Text, Reihe, Diagramm, Screenshot enthält.&#10;&#10;KI-generierte Inhalte können fehlerhaft sein."/>
                      <pic:cNvPicPr/>
                    </pic:nvPicPr>
                    <pic:blipFill>
                      <a:blip r:embed="rId31">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ins>
    </w:p>
    <w:p w14:paraId="0020B9E3" w14:textId="77777777" w:rsidR="00AF5A3F" w:rsidRDefault="00AF5A3F">
      <w:pPr>
        <w:rPr>
          <w:ins w:id="245" w:author="Anton Naganoor" w:date="2026-09-20T13:39:00Z" w16du:dateUtc="2026-09-20T11:39:00Z"/>
          <w:color w:val="000000" w:themeColor="text1"/>
          <w:sz w:val="20"/>
          <w:szCs w:val="20"/>
        </w:rPr>
      </w:pPr>
      <w:ins w:id="246" w:author="Anton Naganoor" w:date="2026-09-20T13:39:00Z" w16du:dateUtc="2026-09-20T11:39:00Z">
        <w:r>
          <w:rPr>
            <w:color w:val="000000" w:themeColor="text1"/>
            <w:sz w:val="20"/>
            <w:szCs w:val="20"/>
          </w:rPr>
          <w:br w:type="page"/>
        </w:r>
      </w:ins>
    </w:p>
    <w:p w14:paraId="4E94CD23" w14:textId="3B3543A0" w:rsidR="000F5B97" w:rsidRPr="00F86689" w:rsidRDefault="00AF5A3F">
      <w:pPr>
        <w:spacing w:afterLines="100" w:after="240" w:line="360" w:lineRule="auto"/>
        <w:rPr>
          <w:color w:val="000000" w:themeColor="text1"/>
          <w:sz w:val="20"/>
          <w:szCs w:val="20"/>
        </w:rPr>
        <w:pPrChange w:id="247" w:author="Anton Naganoor" w:date="2026-09-20T13:40:00Z" w16du:dateUtc="2026-09-20T11:40:00Z">
          <w:pPr>
            <w:spacing w:line="360" w:lineRule="auto"/>
          </w:pPr>
        </w:pPrChange>
      </w:pPr>
      <w:ins w:id="248" w:author="Anton Naganoor" w:date="2026-09-20T13:39:00Z" w16du:dateUtc="2026-09-20T11:39:00Z">
        <w:r w:rsidRPr="00F86689">
          <w:rPr>
            <w:b/>
            <w:bCs/>
            <w:color w:val="000000" w:themeColor="text1"/>
            <w:sz w:val="20"/>
            <w:szCs w:val="20"/>
          </w:rPr>
          <w:lastRenderedPageBreak/>
          <w:t>Supplementary Figure S</w:t>
        </w:r>
        <w:r>
          <w:rPr>
            <w:b/>
            <w:bCs/>
            <w:color w:val="000000" w:themeColor="text1"/>
            <w:sz w:val="20"/>
            <w:szCs w:val="20"/>
          </w:rPr>
          <w:t>7</w:t>
        </w:r>
        <w:r w:rsidRPr="00F86689">
          <w:rPr>
            <w:b/>
            <w:bCs/>
            <w:color w:val="000000" w:themeColor="text1"/>
            <w:sz w:val="20"/>
            <w:szCs w:val="20"/>
          </w:rPr>
          <w:t>:</w:t>
        </w:r>
        <w:r w:rsidRPr="00F86689">
          <w:rPr>
            <w:color w:val="000000" w:themeColor="text1"/>
            <w:sz w:val="20"/>
            <w:szCs w:val="20"/>
          </w:rPr>
          <w:t xml:space="preserve">  </w:t>
        </w:r>
      </w:ins>
      <w:ins w:id="249" w:author="Anton Naganoor" w:date="2026-09-20T13:40:00Z">
        <w:r w:rsidRPr="00AF5A3F">
          <w:rPr>
            <w:color w:val="000000" w:themeColor="text1"/>
            <w:sz w:val="20"/>
            <w:szCs w:val="20"/>
          </w:rPr>
          <w:t xml:space="preserve">Distribution of the timing of the first and second postnatal weight measurements in the analytical cohort. </w:t>
        </w:r>
      </w:ins>
      <w:ins w:id="250" w:author="Anton Naganoor" w:date="2026-09-20T18:50:00Z" w16du:dateUtc="2026-09-20T16:50:00Z">
        <w:r w:rsidR="00AF4E15">
          <w:rPr>
            <w:noProof/>
            <w:color w:val="000000" w:themeColor="text1"/>
            <w:sz w:val="20"/>
            <w:szCs w:val="20"/>
          </w:rPr>
          <w:drawing>
            <wp:inline distT="0" distB="0" distL="0" distR="0" wp14:anchorId="05702DE4" wp14:editId="6A08A478">
              <wp:extent cx="6116320" cy="4757420"/>
              <wp:effectExtent l="0" t="0" r="5080" b="5080"/>
              <wp:docPr id="51113672" name="Grafik 17"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3672" name="Grafik 17" descr="Ein Bild, das Text, Diagramm, Screenshot, Reihe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6116320" cy="4757420"/>
                      </a:xfrm>
                      <a:prstGeom prst="rect">
                        <a:avLst/>
                      </a:prstGeom>
                    </pic:spPr>
                  </pic:pic>
                </a:graphicData>
              </a:graphic>
            </wp:inline>
          </w:drawing>
        </w:r>
      </w:ins>
      <w:r w:rsidR="000F5B97" w:rsidRPr="00F86689">
        <w:rPr>
          <w:color w:val="000000" w:themeColor="text1"/>
          <w:sz w:val="20"/>
          <w:szCs w:val="20"/>
        </w:rPr>
        <w:br w:type="page"/>
      </w:r>
    </w:p>
    <w:p w14:paraId="3BC78657" w14:textId="77777777" w:rsidR="000E6964" w:rsidRDefault="000E6964" w:rsidP="000E6964">
      <w:pPr>
        <w:rPr>
          <w:b/>
          <w:bCs/>
          <w:color w:val="000000" w:themeColor="text1"/>
          <w:sz w:val="20"/>
          <w:szCs w:val="20"/>
        </w:rPr>
      </w:pPr>
      <w:r w:rsidRPr="0009237D">
        <w:rPr>
          <w:b/>
          <w:bCs/>
          <w:color w:val="000000" w:themeColor="text1"/>
          <w:sz w:val="20"/>
          <w:szCs w:val="20"/>
        </w:rPr>
        <w:lastRenderedPageBreak/>
        <w:t>Supplementary Table S</w:t>
      </w:r>
      <w:r>
        <w:rPr>
          <w:b/>
          <w:bCs/>
          <w:color w:val="000000" w:themeColor="text1"/>
          <w:sz w:val="20"/>
          <w:szCs w:val="20"/>
        </w:rPr>
        <w:t>1</w:t>
      </w:r>
      <w:r w:rsidRPr="0009237D">
        <w:rPr>
          <w:b/>
          <w:bCs/>
          <w:color w:val="000000" w:themeColor="text1"/>
          <w:sz w:val="20"/>
          <w:szCs w:val="20"/>
        </w:rPr>
        <w:t xml:space="preserve">: </w:t>
      </w:r>
      <w:r w:rsidRPr="0009237D">
        <w:rPr>
          <w:color w:val="000000" w:themeColor="text1"/>
          <w:sz w:val="20"/>
          <w:szCs w:val="20"/>
        </w:rPr>
        <w:t>Characteristics of infants included in the analytical cohort and eligible live-born infants excluded because of non-evaluable neonatal weight trajectories, including weight gain (&lt;0%) or weight loss (&gt;20%).</w:t>
      </w:r>
    </w:p>
    <w:p w14:paraId="707995B6" w14:textId="77777777" w:rsidR="000E6964" w:rsidRDefault="000E6964" w:rsidP="000E6964">
      <w:pPr>
        <w:rPr>
          <w:color w:val="000000" w:themeColor="text1"/>
        </w:rPr>
      </w:pPr>
    </w:p>
    <w:p w14:paraId="021C7865" w14:textId="7876B7B0" w:rsidR="009333F2" w:rsidRDefault="000E6964" w:rsidP="000E6964">
      <w:pPr>
        <w:rPr>
          <w:color w:val="000000" w:themeColor="text1"/>
        </w:rPr>
      </w:pPr>
      <w:del w:id="251" w:author="Anton Naganoor" w:date="2026-09-20T18:50:00Z" w16du:dateUtc="2026-09-20T16:50:00Z">
        <w:r w:rsidDel="00AF4E15">
          <w:rPr>
            <w:noProof/>
            <w:color w:val="000000" w:themeColor="text1"/>
          </w:rPr>
          <w:drawing>
            <wp:inline distT="0" distB="0" distL="0" distR="0" wp14:anchorId="31647D3A" wp14:editId="28B9D7A5">
              <wp:extent cx="6116320" cy="1546860"/>
              <wp:effectExtent l="0" t="0" r="5080" b="2540"/>
              <wp:docPr id="420458028" name="Grafik 2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8028" name="Grafik 20" descr="Ein Bild, das Text, Quittung enthält.&#10;&#10;KI-generierte Inhalte können fehlerhaft sein."/>
                      <pic:cNvPicPr/>
                    </pic:nvPicPr>
                    <pic:blipFill>
                      <a:blip r:embed="rId33">
                        <a:extLst>
                          <a:ext uri="{28A0092B-C50C-407E-A947-70E740481C1C}">
                            <a14:useLocalDpi xmlns:a14="http://schemas.microsoft.com/office/drawing/2010/main" val="0"/>
                          </a:ext>
                        </a:extLst>
                      </a:blip>
                      <a:stretch>
                        <a:fillRect/>
                      </a:stretch>
                    </pic:blipFill>
                    <pic:spPr>
                      <a:xfrm>
                        <a:off x="0" y="0"/>
                        <a:ext cx="6116320" cy="1546860"/>
                      </a:xfrm>
                      <a:prstGeom prst="rect">
                        <a:avLst/>
                      </a:prstGeom>
                    </pic:spPr>
                  </pic:pic>
                </a:graphicData>
              </a:graphic>
            </wp:inline>
          </w:drawing>
        </w:r>
      </w:del>
      <w:ins w:id="252" w:author="Anton Naganoor" w:date="2026-09-20T18:50:00Z" w16du:dateUtc="2026-09-20T16:50:00Z">
        <w:r w:rsidR="00AF4E15">
          <w:rPr>
            <w:noProof/>
            <w:color w:val="000000" w:themeColor="text1"/>
          </w:rPr>
          <w:drawing>
            <wp:inline distT="0" distB="0" distL="0" distR="0" wp14:anchorId="7D71D3DE" wp14:editId="3DDB123C">
              <wp:extent cx="6116320" cy="2406015"/>
              <wp:effectExtent l="0" t="0" r="5080" b="0"/>
              <wp:docPr id="1773819901" name="Grafik 19"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9901" name="Grafik 19" descr="Ein Bild, das Text, Quittung enthält.&#10;&#10;KI-generierte Inhalte können fehlerhaft sein."/>
                      <pic:cNvPicPr/>
                    </pic:nvPicPr>
                    <pic:blipFill>
                      <a:blip r:embed="rId34">
                        <a:extLst>
                          <a:ext uri="{28A0092B-C50C-407E-A947-70E740481C1C}">
                            <a14:useLocalDpi xmlns:a14="http://schemas.microsoft.com/office/drawing/2010/main" val="0"/>
                          </a:ext>
                        </a:extLst>
                      </a:blip>
                      <a:stretch>
                        <a:fillRect/>
                      </a:stretch>
                    </pic:blipFill>
                    <pic:spPr>
                      <a:xfrm>
                        <a:off x="0" y="0"/>
                        <a:ext cx="6116320" cy="2406015"/>
                      </a:xfrm>
                      <a:prstGeom prst="rect">
                        <a:avLst/>
                      </a:prstGeom>
                    </pic:spPr>
                  </pic:pic>
                </a:graphicData>
              </a:graphic>
            </wp:inline>
          </w:drawing>
        </w:r>
      </w:ins>
    </w:p>
    <w:p w14:paraId="03716CB8" w14:textId="01A3C07F" w:rsidR="000E6964" w:rsidRPr="00B552E5" w:rsidRDefault="000E6964" w:rsidP="000E6964">
      <w:pPr>
        <w:rPr>
          <w:color w:val="000000" w:themeColor="text1"/>
        </w:rPr>
      </w:pPr>
      <w:r w:rsidRPr="2912D7FB">
        <w:rPr>
          <w:color w:val="000000" w:themeColor="text1"/>
        </w:rPr>
        <w:br w:type="page"/>
      </w:r>
    </w:p>
    <w:p w14:paraId="664A73B3" w14:textId="77777777" w:rsidR="000E6964" w:rsidRDefault="000E6964" w:rsidP="00F86689">
      <w:pPr>
        <w:spacing w:afterLines="100" w:after="240" w:line="360" w:lineRule="auto"/>
        <w:rPr>
          <w:b/>
          <w:bCs/>
          <w:color w:val="000000" w:themeColor="text1"/>
          <w:sz w:val="20"/>
          <w:szCs w:val="20"/>
        </w:rPr>
      </w:pPr>
    </w:p>
    <w:p w14:paraId="3443FE8C" w14:textId="1FD3D379" w:rsidR="008755C3" w:rsidRDefault="000F5B97" w:rsidP="00F86689">
      <w:pPr>
        <w:spacing w:afterLines="100" w:after="240" w:line="360" w:lineRule="auto"/>
        <w:rPr>
          <w:color w:val="000000" w:themeColor="text1"/>
          <w:sz w:val="20"/>
          <w:szCs w:val="20"/>
        </w:rPr>
      </w:pPr>
      <w:r w:rsidRPr="00F86689">
        <w:rPr>
          <w:b/>
          <w:bCs/>
          <w:color w:val="000000" w:themeColor="text1"/>
          <w:sz w:val="20"/>
          <w:szCs w:val="20"/>
        </w:rPr>
        <w:t>Supplementary Table S</w:t>
      </w:r>
      <w:r w:rsidR="00536871">
        <w:rPr>
          <w:b/>
          <w:bCs/>
          <w:color w:val="000000" w:themeColor="text1"/>
          <w:sz w:val="20"/>
          <w:szCs w:val="20"/>
        </w:rPr>
        <w:t>2</w:t>
      </w:r>
      <w:r w:rsidRPr="00F86689">
        <w:rPr>
          <w:b/>
          <w:bCs/>
          <w:color w:val="000000" w:themeColor="text1"/>
          <w:sz w:val="20"/>
          <w:szCs w:val="20"/>
        </w:rPr>
        <w:t>:</w:t>
      </w:r>
      <w:r w:rsidRPr="00F86689">
        <w:rPr>
          <w:color w:val="000000" w:themeColor="text1"/>
          <w:sz w:val="20"/>
          <w:szCs w:val="20"/>
        </w:rPr>
        <w:t xml:space="preserve"> Maternal, neonatal, and obstetric characteristics stratified by infant feeding mode, including demographic factors, pregnancy characteristics, and indicators of neonatal vulnerability</w:t>
      </w:r>
      <w:r w:rsidR="008755C3">
        <w:rPr>
          <w:color w:val="000000" w:themeColor="text1"/>
          <w:sz w:val="20"/>
          <w:szCs w:val="20"/>
        </w:rPr>
        <w:t>.</w:t>
      </w:r>
    </w:p>
    <w:p w14:paraId="3D8E9F91" w14:textId="37C3D6A4" w:rsidR="000F5B97" w:rsidRPr="00F86689" w:rsidRDefault="00536871" w:rsidP="00F86689">
      <w:pPr>
        <w:spacing w:afterLines="100" w:after="240" w:line="360" w:lineRule="auto"/>
        <w:rPr>
          <w:color w:val="000000" w:themeColor="text1"/>
          <w:sz w:val="20"/>
          <w:szCs w:val="20"/>
        </w:rPr>
      </w:pPr>
      <w:del w:id="253" w:author="Anton Naganoor" w:date="2026-09-20T18:51:00Z" w16du:dateUtc="2026-09-20T16:51:00Z">
        <w:r w:rsidDel="00AF4E15">
          <w:rPr>
            <w:noProof/>
            <w:color w:val="000000" w:themeColor="text1"/>
            <w:sz w:val="20"/>
            <w:szCs w:val="20"/>
          </w:rPr>
          <w:drawing>
            <wp:inline distT="0" distB="0" distL="0" distR="0" wp14:anchorId="67F654DD" wp14:editId="02B42328">
              <wp:extent cx="6116320" cy="2507615"/>
              <wp:effectExtent l="0" t="0" r="5080" b="0"/>
              <wp:docPr id="1433548757" name="Grafik 21"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757" name="Grafik 21" descr="Ein Bild, das Text, Quittung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6116320" cy="2507615"/>
                      </a:xfrm>
                      <a:prstGeom prst="rect">
                        <a:avLst/>
                      </a:prstGeom>
                    </pic:spPr>
                  </pic:pic>
                </a:graphicData>
              </a:graphic>
            </wp:inline>
          </w:drawing>
        </w:r>
      </w:del>
      <w:ins w:id="254" w:author="Anton Naganoor" w:date="2026-09-20T18:51:00Z" w16du:dateUtc="2026-09-20T16:51:00Z">
        <w:r w:rsidR="00AF4E15">
          <w:rPr>
            <w:noProof/>
            <w:color w:val="000000" w:themeColor="text1"/>
            <w:sz w:val="20"/>
            <w:szCs w:val="20"/>
          </w:rPr>
          <w:drawing>
            <wp:inline distT="0" distB="0" distL="0" distR="0" wp14:anchorId="6F0E360E" wp14:editId="7E446D28">
              <wp:extent cx="6116320" cy="2298700"/>
              <wp:effectExtent l="0" t="0" r="5080" b="0"/>
              <wp:docPr id="604514548" name="Grafik 20" descr="Ein Bild, das Text, Quittung,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4548" name="Grafik 20" descr="Ein Bild, das Text, Quittung, Screenshot enthält.&#10;&#10;KI-generierte Inhalte können fehlerhaft sein."/>
                      <pic:cNvPicPr/>
                    </pic:nvPicPr>
                    <pic:blipFill>
                      <a:blip r:embed="rId36">
                        <a:extLst>
                          <a:ext uri="{28A0092B-C50C-407E-A947-70E740481C1C}">
                            <a14:useLocalDpi xmlns:a14="http://schemas.microsoft.com/office/drawing/2010/main" val="0"/>
                          </a:ext>
                        </a:extLst>
                      </a:blip>
                      <a:stretch>
                        <a:fillRect/>
                      </a:stretch>
                    </pic:blipFill>
                    <pic:spPr>
                      <a:xfrm>
                        <a:off x="0" y="0"/>
                        <a:ext cx="6116320" cy="2298700"/>
                      </a:xfrm>
                      <a:prstGeom prst="rect">
                        <a:avLst/>
                      </a:prstGeom>
                    </pic:spPr>
                  </pic:pic>
                </a:graphicData>
              </a:graphic>
            </wp:inline>
          </w:drawing>
        </w:r>
      </w:ins>
    </w:p>
    <w:p w14:paraId="238C4E13"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3F0FBFF" w14:textId="43A5F7F8"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sidR="00196EFC">
        <w:rPr>
          <w:b/>
          <w:bCs/>
          <w:color w:val="000000" w:themeColor="text1"/>
          <w:sz w:val="20"/>
          <w:szCs w:val="20"/>
        </w:rPr>
        <w:t>3</w:t>
      </w:r>
      <w:r w:rsidRPr="00F86689">
        <w:rPr>
          <w:b/>
          <w:bCs/>
          <w:color w:val="000000" w:themeColor="text1"/>
          <w:sz w:val="20"/>
          <w:szCs w:val="20"/>
        </w:rPr>
        <w:t>:</w:t>
      </w:r>
      <w:r w:rsidRPr="00F86689">
        <w:rPr>
          <w:color w:val="000000" w:themeColor="text1"/>
          <w:sz w:val="20"/>
          <w:szCs w:val="20"/>
        </w:rPr>
        <w:t xml:space="preserve"> </w:t>
      </w:r>
      <w:r w:rsidR="0099790B" w:rsidRPr="0099790B">
        <w:rPr>
          <w:color w:val="000000" w:themeColor="text1"/>
          <w:sz w:val="20"/>
          <w:szCs w:val="20"/>
        </w:rPr>
        <w:t xml:space="preserve">Gestational-age-adjusted multivariable linear regression analysis evaluating the association between documented maternal influenza during pregnancy and maximum </w:t>
      </w:r>
      <w:r w:rsidR="002A0D1F">
        <w:rPr>
          <w:sz w:val="20"/>
          <w:szCs w:val="20"/>
        </w:rPr>
        <w:t xml:space="preserve">observed </w:t>
      </w:r>
      <w:r w:rsidR="0099790B" w:rsidRPr="0099790B">
        <w:rPr>
          <w:color w:val="000000" w:themeColor="text1"/>
          <w:sz w:val="20"/>
          <w:szCs w:val="20"/>
        </w:rPr>
        <w:t>neonatal weight loss</w:t>
      </w:r>
      <w:r w:rsidR="008755C3">
        <w:rPr>
          <w:color w:val="000000" w:themeColor="text1"/>
          <w:sz w:val="20"/>
          <w:szCs w:val="20"/>
        </w:rPr>
        <w:t>.</w:t>
      </w:r>
    </w:p>
    <w:p w14:paraId="3F0040AD" w14:textId="5D864C61" w:rsidR="000F5B97" w:rsidRPr="00F86689" w:rsidRDefault="00196EFC" w:rsidP="00F86689">
      <w:pPr>
        <w:spacing w:afterLines="100" w:after="240" w:line="360" w:lineRule="auto"/>
        <w:rPr>
          <w:color w:val="000000" w:themeColor="text1"/>
          <w:sz w:val="20"/>
          <w:szCs w:val="20"/>
        </w:rPr>
      </w:pPr>
      <w:del w:id="255" w:author="Anton Naganoor" w:date="2026-09-20T18:51:00Z" w16du:dateUtc="2026-09-20T16:51:00Z">
        <w:r w:rsidDel="00AF4E15">
          <w:rPr>
            <w:noProof/>
            <w:color w:val="000000" w:themeColor="text1"/>
            <w:sz w:val="20"/>
            <w:szCs w:val="20"/>
          </w:rPr>
          <w:drawing>
            <wp:inline distT="0" distB="0" distL="0" distR="0" wp14:anchorId="179FC933" wp14:editId="6A241486">
              <wp:extent cx="6116320" cy="1577975"/>
              <wp:effectExtent l="0" t="0" r="5080" b="0"/>
              <wp:docPr id="1946344233" name="Grafik 31"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4233" name="Grafik 31" descr="Ein Bild, das Text, Quittung, Zahl, Schrift enthält.&#10;&#10;KI-generierte Inhalte können fehlerhaft sein."/>
                      <pic:cNvPicPr/>
                    </pic:nvPicPr>
                    <pic:blipFill>
                      <a:blip r:embed="rId37">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del>
      <w:ins w:id="256" w:author="Anton Naganoor" w:date="2026-09-20T18:51:00Z" w16du:dateUtc="2026-09-20T16:51:00Z">
        <w:r w:rsidR="00AF4E15">
          <w:rPr>
            <w:noProof/>
            <w:color w:val="000000" w:themeColor="text1"/>
            <w:sz w:val="20"/>
            <w:szCs w:val="20"/>
          </w:rPr>
          <w:drawing>
            <wp:inline distT="0" distB="0" distL="0" distR="0" wp14:anchorId="042D15B6" wp14:editId="40DAB55C">
              <wp:extent cx="6116320" cy="2058670"/>
              <wp:effectExtent l="0" t="0" r="5080" b="0"/>
              <wp:docPr id="1491319969" name="Grafik 21" descr="Ein Bild, das Text, Screenshot, Zahl,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9969" name="Grafik 21" descr="Ein Bild, das Text, Screenshot, Zahl, Quittung enthält.&#10;&#10;KI-generierte Inhalte können fehlerhaft sein."/>
                      <pic:cNvPicPr/>
                    </pic:nvPicPr>
                    <pic:blipFill>
                      <a:blip r:embed="rId38">
                        <a:extLst>
                          <a:ext uri="{28A0092B-C50C-407E-A947-70E740481C1C}">
                            <a14:useLocalDpi xmlns:a14="http://schemas.microsoft.com/office/drawing/2010/main" val="0"/>
                          </a:ext>
                        </a:extLst>
                      </a:blip>
                      <a:stretch>
                        <a:fillRect/>
                      </a:stretch>
                    </pic:blipFill>
                    <pic:spPr>
                      <a:xfrm>
                        <a:off x="0" y="0"/>
                        <a:ext cx="6116320" cy="2058670"/>
                      </a:xfrm>
                      <a:prstGeom prst="rect">
                        <a:avLst/>
                      </a:prstGeom>
                    </pic:spPr>
                  </pic:pic>
                </a:graphicData>
              </a:graphic>
            </wp:inline>
          </w:drawing>
        </w:r>
      </w:ins>
    </w:p>
    <w:p w14:paraId="07BDFAED"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1E5013EA" w14:textId="5CBB08EA" w:rsidR="000F5B97" w:rsidRPr="003001D0" w:rsidRDefault="000F5B97" w:rsidP="008755C3">
      <w:pPr>
        <w:spacing w:afterLines="100" w:after="240" w:line="360" w:lineRule="auto"/>
        <w:rPr>
          <w:color w:val="000000" w:themeColor="text1"/>
          <w:sz w:val="20"/>
          <w:szCs w:val="20"/>
        </w:rPr>
      </w:pPr>
      <w:r w:rsidRPr="008755C3">
        <w:rPr>
          <w:b/>
          <w:bCs/>
          <w:color w:val="000000" w:themeColor="text1"/>
          <w:sz w:val="20"/>
          <w:szCs w:val="20"/>
        </w:rPr>
        <w:lastRenderedPageBreak/>
        <w:t>Supplementary Table S</w:t>
      </w:r>
      <w:r w:rsidR="003001D0">
        <w:rPr>
          <w:b/>
          <w:bCs/>
          <w:color w:val="000000" w:themeColor="text1"/>
          <w:sz w:val="20"/>
          <w:szCs w:val="20"/>
        </w:rPr>
        <w:t>4</w:t>
      </w:r>
      <w:r w:rsidRPr="008755C3">
        <w:rPr>
          <w:b/>
          <w:bCs/>
          <w:color w:val="000000" w:themeColor="text1"/>
          <w:sz w:val="20"/>
          <w:szCs w:val="20"/>
        </w:rPr>
        <w:t>:</w:t>
      </w:r>
      <w:r w:rsidRPr="008755C3">
        <w:rPr>
          <w:color w:val="000000" w:themeColor="text1"/>
          <w:sz w:val="20"/>
          <w:szCs w:val="20"/>
        </w:rPr>
        <w:t xml:space="preserve"> Multivariable linear regression analysis evaluating the association between documented maternal influenza occurring during pandemic-period pregnancy and maximum </w:t>
      </w:r>
      <w:r w:rsidR="002A0D1F">
        <w:rPr>
          <w:sz w:val="20"/>
          <w:szCs w:val="20"/>
        </w:rPr>
        <w:t xml:space="preserve">observed </w:t>
      </w:r>
      <w:r w:rsidRPr="008755C3">
        <w:rPr>
          <w:color w:val="000000" w:themeColor="text1"/>
          <w:sz w:val="20"/>
          <w:szCs w:val="20"/>
        </w:rPr>
        <w:t>neonatal weight loss</w:t>
      </w:r>
      <w:r w:rsidR="008755C3">
        <w:rPr>
          <w:color w:val="000000" w:themeColor="text1"/>
          <w:sz w:val="20"/>
          <w:szCs w:val="20"/>
        </w:rPr>
        <w:t>.</w:t>
      </w:r>
      <w:del w:id="257" w:author="Anton Naganoor" w:date="2026-09-20T18:51:00Z" w16du:dateUtc="2026-09-20T16:51:00Z">
        <w:r w:rsidR="003001D0" w:rsidDel="00AF4E15">
          <w:rPr>
            <w:noProof/>
            <w:color w:val="000000" w:themeColor="text1"/>
          </w:rPr>
          <w:drawing>
            <wp:inline distT="0" distB="0" distL="0" distR="0" wp14:anchorId="1EFD869E" wp14:editId="3D2FA12F">
              <wp:extent cx="6116320" cy="1577975"/>
              <wp:effectExtent l="0" t="0" r="5080" b="0"/>
              <wp:docPr id="1480059990" name="Grafik 33"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59990" name="Grafik 33" descr="Ein Bild, das Text, Quittung, Zahl, Schrift enthält.&#10;&#10;KI-generierte Inhalte können fehlerhaft sein."/>
                      <pic:cNvPicPr/>
                    </pic:nvPicPr>
                    <pic:blipFill>
                      <a:blip r:embed="rId39">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del>
      <w:ins w:id="258" w:author="Anton Naganoor" w:date="2026-09-20T18:51:00Z" w16du:dateUtc="2026-09-20T16:51:00Z">
        <w:r w:rsidR="00AF4E15">
          <w:rPr>
            <w:noProof/>
            <w:color w:val="000000" w:themeColor="text1"/>
            <w:sz w:val="20"/>
            <w:szCs w:val="20"/>
          </w:rPr>
          <w:drawing>
            <wp:inline distT="0" distB="0" distL="0" distR="0" wp14:anchorId="0E51E236" wp14:editId="00685863">
              <wp:extent cx="6116320" cy="2026285"/>
              <wp:effectExtent l="0" t="0" r="5080" b="5715"/>
              <wp:docPr id="934434985" name="Grafik 2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4985" name="Grafik 22" descr="Ein Bild, das Text, Screenshot, Zahl, Schrift enthält.&#10;&#10;KI-generierte Inhalte können fehlerhaft sein."/>
                      <pic:cNvPicPr/>
                    </pic:nvPicPr>
                    <pic:blipFill>
                      <a:blip r:embed="rId40">
                        <a:extLst>
                          <a:ext uri="{28A0092B-C50C-407E-A947-70E740481C1C}">
                            <a14:useLocalDpi xmlns:a14="http://schemas.microsoft.com/office/drawing/2010/main" val="0"/>
                          </a:ext>
                        </a:extLst>
                      </a:blip>
                      <a:stretch>
                        <a:fillRect/>
                      </a:stretch>
                    </pic:blipFill>
                    <pic:spPr>
                      <a:xfrm>
                        <a:off x="0" y="0"/>
                        <a:ext cx="6116320" cy="2026285"/>
                      </a:xfrm>
                      <a:prstGeom prst="rect">
                        <a:avLst/>
                      </a:prstGeom>
                    </pic:spPr>
                  </pic:pic>
                </a:graphicData>
              </a:graphic>
            </wp:inline>
          </w:drawing>
        </w:r>
      </w:ins>
    </w:p>
    <w:p w14:paraId="0118CC3B" w14:textId="77777777" w:rsidR="000F5B97" w:rsidRPr="000F5B97" w:rsidRDefault="000F5B97" w:rsidP="000F5B97">
      <w:pPr>
        <w:rPr>
          <w:color w:val="000000" w:themeColor="text1"/>
        </w:rPr>
      </w:pPr>
      <w:r w:rsidRPr="2912D7FB">
        <w:rPr>
          <w:color w:val="000000" w:themeColor="text1"/>
        </w:rPr>
        <w:br w:type="page"/>
      </w:r>
    </w:p>
    <w:p w14:paraId="1D1217CC" w14:textId="31518F44" w:rsid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5</w:t>
      </w:r>
      <w:r w:rsidRPr="00F86689">
        <w:rPr>
          <w:b/>
          <w:bCs/>
          <w:color w:val="000000" w:themeColor="text1"/>
          <w:sz w:val="20"/>
          <w:szCs w:val="20"/>
        </w:rPr>
        <w:t>:</w:t>
      </w:r>
      <w:r w:rsidRPr="00F86689">
        <w:rPr>
          <w:color w:val="000000" w:themeColor="text1"/>
          <w:sz w:val="20"/>
          <w:szCs w:val="20"/>
        </w:rPr>
        <w:t xml:space="preserve"> </w:t>
      </w:r>
      <w:r>
        <w:rPr>
          <w:color w:val="000000" w:themeColor="text1"/>
          <w:sz w:val="20"/>
          <w:szCs w:val="20"/>
        </w:rPr>
        <w:t>Birthweight</w:t>
      </w:r>
      <w:r w:rsidRPr="00F86689">
        <w:rPr>
          <w:color w:val="000000" w:themeColor="text1"/>
          <w:sz w:val="20"/>
          <w:szCs w:val="20"/>
        </w:rPr>
        <w:t xml:space="preserve">-adjusted sensitivity analysis examining associations between infant feeding mode, maternal and neonatal characteristics, historical exposures, and maximum </w:t>
      </w:r>
      <w:r w:rsidR="002A0D1F">
        <w:rPr>
          <w:sz w:val="20"/>
          <w:szCs w:val="20"/>
        </w:rPr>
        <w:t xml:space="preserve">observed </w:t>
      </w:r>
      <w:r w:rsidRPr="00F86689">
        <w:rPr>
          <w:color w:val="000000" w:themeColor="text1"/>
          <w:sz w:val="20"/>
          <w:szCs w:val="20"/>
        </w:rPr>
        <w:t>neonatal weight loss (%)</w:t>
      </w:r>
      <w:r>
        <w:rPr>
          <w:color w:val="000000" w:themeColor="text1"/>
          <w:sz w:val="20"/>
          <w:szCs w:val="20"/>
        </w:rPr>
        <w:t>.</w:t>
      </w:r>
    </w:p>
    <w:p w14:paraId="5A27B138" w14:textId="55EFA64B" w:rsidR="00424BFD" w:rsidRPr="00196EFC" w:rsidRDefault="00424BFD" w:rsidP="00424BFD">
      <w:pPr>
        <w:spacing w:afterLines="100" w:after="240" w:line="360" w:lineRule="auto"/>
        <w:rPr>
          <w:color w:val="000000" w:themeColor="text1"/>
          <w:sz w:val="20"/>
          <w:szCs w:val="20"/>
        </w:rPr>
      </w:pPr>
      <w:del w:id="259" w:author="Anton Naganoor" w:date="2026-09-20T18:51:00Z" w16du:dateUtc="2026-09-20T16:51:00Z">
        <w:r w:rsidDel="00AF4E15">
          <w:rPr>
            <w:noProof/>
            <w:color w:val="000000" w:themeColor="text1"/>
            <w:sz w:val="20"/>
            <w:szCs w:val="20"/>
          </w:rPr>
          <w:drawing>
            <wp:inline distT="0" distB="0" distL="0" distR="0" wp14:anchorId="729BCD19" wp14:editId="3BAE4FD2">
              <wp:extent cx="6116320" cy="1694180"/>
              <wp:effectExtent l="0" t="0" r="5080" b="0"/>
              <wp:docPr id="488247564" name="Grafik 3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7564" name="Grafik 30" descr="Ein Bild, das Text, Quittung enthält.&#10;&#10;KI-generierte Inhalte können fehlerhaft sein."/>
                      <pic:cNvPicPr/>
                    </pic:nvPicPr>
                    <pic:blipFill>
                      <a:blip r:embed="rId41">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60" w:author="Anton Naganoor" w:date="2026-09-20T18:51:00Z" w16du:dateUtc="2026-09-20T16:51:00Z">
        <w:r w:rsidR="00AF4E15">
          <w:rPr>
            <w:noProof/>
            <w:color w:val="000000" w:themeColor="text1"/>
            <w:sz w:val="20"/>
            <w:szCs w:val="20"/>
          </w:rPr>
          <w:drawing>
            <wp:inline distT="0" distB="0" distL="0" distR="0" wp14:anchorId="65CB7F15" wp14:editId="0276EB26">
              <wp:extent cx="6116320" cy="2245995"/>
              <wp:effectExtent l="0" t="0" r="5080" b="1905"/>
              <wp:docPr id="1824809065" name="Grafik 23"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09065" name="Grafik 23" descr="Ein Bild, das Text, Quittung, Screenshot, Zahl enthält.&#10;&#10;KI-generierte Inhalte können fehlerhaft sein."/>
                      <pic:cNvPicPr/>
                    </pic:nvPicPr>
                    <pic:blipFill>
                      <a:blip r:embed="rId42">
                        <a:extLst>
                          <a:ext uri="{28A0092B-C50C-407E-A947-70E740481C1C}">
                            <a14:useLocalDpi xmlns:a14="http://schemas.microsoft.com/office/drawing/2010/main" val="0"/>
                          </a:ext>
                        </a:extLst>
                      </a:blip>
                      <a:stretch>
                        <a:fillRect/>
                      </a:stretch>
                    </pic:blipFill>
                    <pic:spPr>
                      <a:xfrm>
                        <a:off x="0" y="0"/>
                        <a:ext cx="6116320" cy="2245995"/>
                      </a:xfrm>
                      <a:prstGeom prst="rect">
                        <a:avLst/>
                      </a:prstGeom>
                    </pic:spPr>
                  </pic:pic>
                </a:graphicData>
              </a:graphic>
            </wp:inline>
          </w:drawing>
        </w:r>
      </w:ins>
    </w:p>
    <w:p w14:paraId="3FC68F74" w14:textId="77777777" w:rsidR="00424BFD" w:rsidRPr="00196EFC" w:rsidRDefault="00424BFD" w:rsidP="00424BFD">
      <w:pPr>
        <w:spacing w:line="360" w:lineRule="auto"/>
        <w:rPr>
          <w:color w:val="000000" w:themeColor="text1"/>
          <w:sz w:val="20"/>
          <w:szCs w:val="20"/>
        </w:rPr>
      </w:pPr>
      <w:r w:rsidRPr="00F86689">
        <w:rPr>
          <w:color w:val="000000" w:themeColor="text1"/>
          <w:sz w:val="20"/>
          <w:szCs w:val="20"/>
        </w:rPr>
        <w:br w:type="page"/>
      </w:r>
    </w:p>
    <w:p w14:paraId="3F7A3460" w14:textId="491927AD" w:rsidR="00424BFD" w:rsidRP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6</w:t>
      </w:r>
      <w:r w:rsidRPr="00F86689">
        <w:rPr>
          <w:b/>
          <w:bCs/>
          <w:color w:val="000000" w:themeColor="text1"/>
          <w:sz w:val="20"/>
          <w:szCs w:val="20"/>
        </w:rPr>
        <w:t>:</w:t>
      </w:r>
      <w:r w:rsidRPr="00F86689">
        <w:rPr>
          <w:color w:val="000000" w:themeColor="text1"/>
          <w:sz w:val="20"/>
          <w:szCs w:val="20"/>
        </w:rPr>
        <w:t xml:space="preserve"> </w:t>
      </w:r>
      <w:r w:rsidRPr="00424BFD">
        <w:rPr>
          <w:color w:val="000000" w:themeColor="text1"/>
          <w:sz w:val="20"/>
          <w:szCs w:val="20"/>
        </w:rPr>
        <w:t xml:space="preserve">Birthweight-adjusted sensitivity analysis examining associations between feeding mode, maternal and neonatal characteristics, historical crisis exposures, and </w:t>
      </w:r>
      <w:del w:id="261" w:author="Anton Naganoor" w:date="2026-09-20T10:14:00Z" w16du:dateUtc="2026-09-20T08:14:00Z">
        <w:r w:rsidRPr="00424BFD" w:rsidDel="00F57BDA">
          <w:rPr>
            <w:color w:val="000000" w:themeColor="text1"/>
            <w:sz w:val="20"/>
            <w:szCs w:val="20"/>
          </w:rPr>
          <w:delText>excessive</w:delText>
        </w:r>
      </w:del>
      <w:ins w:id="262" w:author="Anton Naganoor" w:date="2026-09-20T10:14:00Z" w16du:dateUtc="2026-09-20T08:14:00Z">
        <w:r w:rsidR="00F57BDA">
          <w:rPr>
            <w:color w:val="000000" w:themeColor="text1"/>
            <w:sz w:val="20"/>
            <w:szCs w:val="20"/>
          </w:rPr>
          <w:t>high</w:t>
        </w:r>
      </w:ins>
      <w:r w:rsidRPr="00424BFD">
        <w:rPr>
          <w:color w:val="000000" w:themeColor="text1"/>
          <w:sz w:val="20"/>
          <w:szCs w:val="20"/>
        </w:rPr>
        <w:t xml:space="preserve"> neonatal weight loss (&gt;10%).</w:t>
      </w:r>
    </w:p>
    <w:p w14:paraId="4E381B8B" w14:textId="1B1F615E" w:rsidR="00424BFD" w:rsidRPr="00F86689" w:rsidRDefault="00424BFD" w:rsidP="00424BFD">
      <w:pPr>
        <w:spacing w:afterLines="100" w:after="240" w:line="360" w:lineRule="auto"/>
        <w:rPr>
          <w:color w:val="000000" w:themeColor="text1"/>
          <w:sz w:val="20"/>
          <w:szCs w:val="20"/>
          <w:lang w:val="fr-CH"/>
        </w:rPr>
      </w:pPr>
      <w:del w:id="263" w:author="Anton Naganoor" w:date="2026-09-20T18:51:00Z" w16du:dateUtc="2026-09-20T16:51:00Z">
        <w:r w:rsidDel="00AF4E15">
          <w:rPr>
            <w:noProof/>
            <w:color w:val="000000" w:themeColor="text1"/>
            <w:sz w:val="20"/>
            <w:szCs w:val="20"/>
            <w:lang w:val="fr-CH"/>
          </w:rPr>
          <w:drawing>
            <wp:inline distT="0" distB="0" distL="0" distR="0" wp14:anchorId="625698B6" wp14:editId="55182F73">
              <wp:extent cx="6116320" cy="1694180"/>
              <wp:effectExtent l="0" t="0" r="5080" b="0"/>
              <wp:docPr id="1461641556" name="Grafik 29"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1556" name="Grafik 29" descr="Ein Bild, das Text, Quittung enthält.&#10;&#10;KI-generierte Inhalte können fehlerhaft sein."/>
                      <pic:cNvPicPr/>
                    </pic:nvPicPr>
                    <pic:blipFill>
                      <a:blip r:embed="rId43">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64" w:author="Anton Naganoor" w:date="2026-09-20T18:51:00Z" w16du:dateUtc="2026-09-20T16:51:00Z">
        <w:r w:rsidR="00AF4E15">
          <w:rPr>
            <w:noProof/>
            <w:color w:val="000000" w:themeColor="text1"/>
            <w:sz w:val="20"/>
            <w:szCs w:val="20"/>
            <w:lang w:val="fr-CH"/>
          </w:rPr>
          <w:drawing>
            <wp:inline distT="0" distB="0" distL="0" distR="0" wp14:anchorId="1DE72592" wp14:editId="7BC3C3C6">
              <wp:extent cx="6116320" cy="2245995"/>
              <wp:effectExtent l="0" t="0" r="5080" b="1905"/>
              <wp:docPr id="878804415" name="Grafik 24"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4415" name="Grafik 24" descr="Ein Bild, das Text, Screenshot, Quittung, Zahl enthält.&#10;&#10;KI-generierte Inhalte können fehlerhaft sein."/>
                      <pic:cNvPicPr/>
                    </pic:nvPicPr>
                    <pic:blipFill>
                      <a:blip r:embed="rId44">
                        <a:extLst>
                          <a:ext uri="{28A0092B-C50C-407E-A947-70E740481C1C}">
                            <a14:useLocalDpi xmlns:a14="http://schemas.microsoft.com/office/drawing/2010/main" val="0"/>
                          </a:ext>
                        </a:extLst>
                      </a:blip>
                      <a:stretch>
                        <a:fillRect/>
                      </a:stretch>
                    </pic:blipFill>
                    <pic:spPr>
                      <a:xfrm>
                        <a:off x="0" y="0"/>
                        <a:ext cx="6116320" cy="2245995"/>
                      </a:xfrm>
                      <a:prstGeom prst="rect">
                        <a:avLst/>
                      </a:prstGeom>
                    </pic:spPr>
                  </pic:pic>
                </a:graphicData>
              </a:graphic>
            </wp:inline>
          </w:drawing>
        </w:r>
      </w:ins>
    </w:p>
    <w:p w14:paraId="59858713" w14:textId="77777777" w:rsidR="00424BFD" w:rsidRPr="00F86689" w:rsidRDefault="00424BFD" w:rsidP="00424BFD">
      <w:pPr>
        <w:spacing w:line="360" w:lineRule="auto"/>
        <w:rPr>
          <w:color w:val="000000" w:themeColor="text1"/>
          <w:sz w:val="20"/>
          <w:szCs w:val="20"/>
          <w:lang w:val="fr-CH"/>
        </w:rPr>
      </w:pPr>
      <w:r w:rsidRPr="00F86689">
        <w:rPr>
          <w:color w:val="000000" w:themeColor="text1"/>
          <w:sz w:val="20"/>
          <w:szCs w:val="20"/>
        </w:rPr>
        <w:br w:type="page"/>
      </w:r>
    </w:p>
    <w:p w14:paraId="55F234B4" w14:textId="0D064C8C" w:rsidR="00545325" w:rsidRPr="009B1352" w:rsidRDefault="000F5B97" w:rsidP="009B1352">
      <w:pPr>
        <w:spacing w:afterLines="100" w:after="240" w:line="360" w:lineRule="auto"/>
        <w:rPr>
          <w:sz w:val="20"/>
          <w:szCs w:val="20"/>
        </w:rPr>
      </w:pPr>
      <w:r w:rsidRPr="009B1352">
        <w:rPr>
          <w:b/>
          <w:bCs/>
          <w:color w:val="000000" w:themeColor="text1"/>
          <w:sz w:val="20"/>
          <w:szCs w:val="20"/>
        </w:rPr>
        <w:lastRenderedPageBreak/>
        <w:t>Supplementary Table S</w:t>
      </w:r>
      <w:r w:rsidR="009B5673">
        <w:rPr>
          <w:b/>
          <w:bCs/>
          <w:color w:val="000000" w:themeColor="text1"/>
          <w:sz w:val="20"/>
          <w:szCs w:val="20"/>
        </w:rPr>
        <w:t>7</w:t>
      </w:r>
      <w:r w:rsidRPr="009B1352">
        <w:rPr>
          <w:b/>
          <w:bCs/>
          <w:color w:val="000000" w:themeColor="text1"/>
          <w:sz w:val="20"/>
          <w:szCs w:val="20"/>
        </w:rPr>
        <w:t>:</w:t>
      </w:r>
      <w:r w:rsidRPr="009B1352">
        <w:rPr>
          <w:color w:val="000000" w:themeColor="text1"/>
          <w:sz w:val="20"/>
          <w:szCs w:val="20"/>
        </w:rPr>
        <w:t xml:space="preserve"> </w:t>
      </w:r>
      <w:r w:rsidR="00545325" w:rsidRPr="009B1352">
        <w:rPr>
          <w:sz w:val="20"/>
          <w:szCs w:val="20"/>
        </w:rPr>
        <w:t xml:space="preserve">Stratified logistic regression analyses of the association between breastfeeding and </w:t>
      </w:r>
      <w:del w:id="265" w:author="Anton Naganoor" w:date="2026-09-20T10:14:00Z" w16du:dateUtc="2026-09-20T08:14:00Z">
        <w:r w:rsidR="00545325" w:rsidRPr="009B1352" w:rsidDel="00F57BDA">
          <w:rPr>
            <w:sz w:val="20"/>
            <w:szCs w:val="20"/>
          </w:rPr>
          <w:delText>excessive</w:delText>
        </w:r>
      </w:del>
      <w:ins w:id="266" w:author="Anton Naganoor" w:date="2026-09-20T10:14:00Z" w16du:dateUtc="2026-09-20T08:14:00Z">
        <w:r w:rsidR="00F57BDA">
          <w:rPr>
            <w:sz w:val="20"/>
            <w:szCs w:val="20"/>
          </w:rPr>
          <w:t>high</w:t>
        </w:r>
      </w:ins>
      <w:r w:rsidR="00545325" w:rsidRPr="009B1352">
        <w:rPr>
          <w:sz w:val="20"/>
          <w:szCs w:val="20"/>
        </w:rPr>
        <w:t xml:space="preserve"> neonatal weight loss across neonatal vulnerability groups, infant sex, and historical exposure strata, with Cochran–Q heterogeneity tests.</w:t>
      </w:r>
    </w:p>
    <w:p w14:paraId="2F5FAD34" w14:textId="61F9770F" w:rsidR="000F5B97" w:rsidRDefault="009B5673" w:rsidP="000F5B97">
      <w:pPr>
        <w:spacing w:afterLines="100" w:after="240" w:line="220" w:lineRule="auto"/>
        <w:rPr>
          <w:color w:val="000000" w:themeColor="text1"/>
        </w:rPr>
      </w:pPr>
      <w:del w:id="267" w:author="Anton Naganoor" w:date="2026-09-20T18:51:00Z" w16du:dateUtc="2026-09-20T16:51:00Z">
        <w:r w:rsidDel="00AF4E15">
          <w:rPr>
            <w:noProof/>
            <w:color w:val="000000" w:themeColor="text1"/>
          </w:rPr>
          <w:drawing>
            <wp:inline distT="0" distB="0" distL="0" distR="0" wp14:anchorId="15A0E812" wp14:editId="5C326417">
              <wp:extent cx="6116320" cy="1926590"/>
              <wp:effectExtent l="0" t="0" r="5080" b="3810"/>
              <wp:docPr id="1048042769" name="Grafik 27"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2769" name="Grafik 27" descr="Ein Bild, das Text, Quittung enthält.&#10;&#10;KI-generierte Inhalte können fehlerhaft sein."/>
                      <pic:cNvPicPr/>
                    </pic:nvPicPr>
                    <pic:blipFill>
                      <a:blip r:embed="rId45">
                        <a:extLst>
                          <a:ext uri="{28A0092B-C50C-407E-A947-70E740481C1C}">
                            <a14:useLocalDpi xmlns:a14="http://schemas.microsoft.com/office/drawing/2010/main" val="0"/>
                          </a:ext>
                        </a:extLst>
                      </a:blip>
                      <a:stretch>
                        <a:fillRect/>
                      </a:stretch>
                    </pic:blipFill>
                    <pic:spPr>
                      <a:xfrm>
                        <a:off x="0" y="0"/>
                        <a:ext cx="6116320" cy="1926590"/>
                      </a:xfrm>
                      <a:prstGeom prst="rect">
                        <a:avLst/>
                      </a:prstGeom>
                    </pic:spPr>
                  </pic:pic>
                </a:graphicData>
              </a:graphic>
            </wp:inline>
          </w:drawing>
        </w:r>
      </w:del>
      <w:ins w:id="268" w:author="Anton Naganoor" w:date="2026-09-20T18:51:00Z" w16du:dateUtc="2026-09-20T16:51:00Z">
        <w:r w:rsidR="00AF4E15">
          <w:rPr>
            <w:noProof/>
            <w:color w:val="000000" w:themeColor="text1"/>
          </w:rPr>
          <w:drawing>
            <wp:inline distT="0" distB="0" distL="0" distR="0" wp14:anchorId="3A596081" wp14:editId="2D4856A3">
              <wp:extent cx="6116320" cy="2844800"/>
              <wp:effectExtent l="0" t="0" r="5080" b="0"/>
              <wp:docPr id="336303036" name="Grafik 25"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03036" name="Grafik 25" descr="Ein Bild, das Text, Quittung, Screenshot, Zahl enthält.&#10;&#10;KI-generierte Inhalte können fehlerhaft sein."/>
                      <pic:cNvPicPr/>
                    </pic:nvPicPr>
                    <pic:blipFill>
                      <a:blip r:embed="rId46">
                        <a:extLst>
                          <a:ext uri="{28A0092B-C50C-407E-A947-70E740481C1C}">
                            <a14:useLocalDpi xmlns:a14="http://schemas.microsoft.com/office/drawing/2010/main" val="0"/>
                          </a:ext>
                        </a:extLst>
                      </a:blip>
                      <a:stretch>
                        <a:fillRect/>
                      </a:stretch>
                    </pic:blipFill>
                    <pic:spPr>
                      <a:xfrm>
                        <a:off x="0" y="0"/>
                        <a:ext cx="6116320" cy="2844800"/>
                      </a:xfrm>
                      <a:prstGeom prst="rect">
                        <a:avLst/>
                      </a:prstGeom>
                    </pic:spPr>
                  </pic:pic>
                </a:graphicData>
              </a:graphic>
            </wp:inline>
          </w:drawing>
        </w:r>
      </w:ins>
    </w:p>
    <w:p w14:paraId="1639376A" w14:textId="687C7F11" w:rsidR="00AF5A3F" w:rsidRDefault="00F521BC" w:rsidP="00AF5A3F">
      <w:pPr>
        <w:spacing w:afterLines="100" w:after="240" w:line="360" w:lineRule="auto"/>
        <w:rPr>
          <w:ins w:id="269" w:author="Anton Naganoor" w:date="2026-09-20T13:42:00Z" w16du:dateUtc="2026-09-20T11:42:00Z"/>
          <w:color w:val="000000" w:themeColor="text1"/>
          <w:sz w:val="20"/>
          <w:szCs w:val="20"/>
        </w:rPr>
      </w:pPr>
      <w:r>
        <w:rPr>
          <w:b/>
          <w:bCs/>
          <w:color w:val="000000" w:themeColor="text1"/>
          <w:sz w:val="20"/>
          <w:szCs w:val="20"/>
        </w:rPr>
        <w:br w:type="page"/>
      </w:r>
      <w:ins w:id="270" w:author="Anton Naganoor" w:date="2026-09-20T13:41:00Z">
        <w:r w:rsidR="00AF5A3F" w:rsidRPr="00AF5A3F">
          <w:rPr>
            <w:b/>
            <w:bCs/>
            <w:color w:val="000000" w:themeColor="text1"/>
            <w:sz w:val="20"/>
            <w:szCs w:val="20"/>
          </w:rPr>
          <w:lastRenderedPageBreak/>
          <w:t xml:space="preserve">Supplementary Table S8: </w:t>
        </w:r>
        <w:r w:rsidR="00AF5A3F" w:rsidRPr="00AF5A3F">
          <w:rPr>
            <w:color w:val="000000" w:themeColor="text1"/>
            <w:sz w:val="20"/>
            <w:szCs w:val="20"/>
            <w:rPrChange w:id="271" w:author="Anton Naganoor" w:date="2026-09-20T13:42:00Z" w16du:dateUtc="2026-09-20T11:42:00Z">
              <w:rPr>
                <w:b/>
                <w:bCs/>
                <w:color w:val="000000" w:themeColor="text1"/>
                <w:sz w:val="20"/>
                <w:szCs w:val="20"/>
              </w:rPr>
            </w:rPrChange>
          </w:rPr>
          <w:t>Comparison of maternal and neonatal characteristics between infants with one versus two available postnatal weight measurements.</w:t>
        </w:r>
      </w:ins>
    </w:p>
    <w:p w14:paraId="0B5A1BCD" w14:textId="0BAC43A8" w:rsidR="00AF5A3F" w:rsidRPr="00AF5A3F" w:rsidRDefault="00AF4E15" w:rsidP="00AF5A3F">
      <w:pPr>
        <w:spacing w:afterLines="100" w:after="240" w:line="360" w:lineRule="auto"/>
        <w:rPr>
          <w:ins w:id="272" w:author="Anton Naganoor" w:date="2026-09-20T13:41:00Z" w16du:dateUtc="2026-09-20T11:41:00Z"/>
          <w:sz w:val="20"/>
          <w:szCs w:val="20"/>
        </w:rPr>
      </w:pPr>
      <w:ins w:id="273" w:author="Anton Naganoor" w:date="2026-09-20T18:52:00Z" w16du:dateUtc="2026-09-20T16:52:00Z">
        <w:r>
          <w:rPr>
            <w:noProof/>
            <w:sz w:val="20"/>
            <w:szCs w:val="20"/>
          </w:rPr>
          <w:drawing>
            <wp:inline distT="0" distB="0" distL="0" distR="0" wp14:anchorId="6AAC4BE3" wp14:editId="5A32417A">
              <wp:extent cx="6116320" cy="2228215"/>
              <wp:effectExtent l="0" t="0" r="5080" b="0"/>
              <wp:docPr id="856732629" name="Grafik 26" descr="Ein Bild, das Text, Quittung,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2629" name="Grafik 26" descr="Ein Bild, das Text, Quittung, Screenshot enthält.&#10;&#10;KI-generierte Inhalte können fehlerhaft sein."/>
                      <pic:cNvPicPr/>
                    </pic:nvPicPr>
                    <pic:blipFill>
                      <a:blip r:embed="rId47">
                        <a:extLst>
                          <a:ext uri="{28A0092B-C50C-407E-A947-70E740481C1C}">
                            <a14:useLocalDpi xmlns:a14="http://schemas.microsoft.com/office/drawing/2010/main" val="0"/>
                          </a:ext>
                        </a:extLst>
                      </a:blip>
                      <a:stretch>
                        <a:fillRect/>
                      </a:stretch>
                    </pic:blipFill>
                    <pic:spPr>
                      <a:xfrm>
                        <a:off x="0" y="0"/>
                        <a:ext cx="6116320" cy="2228215"/>
                      </a:xfrm>
                      <a:prstGeom prst="rect">
                        <a:avLst/>
                      </a:prstGeom>
                    </pic:spPr>
                  </pic:pic>
                </a:graphicData>
              </a:graphic>
            </wp:inline>
          </w:drawing>
        </w:r>
      </w:ins>
    </w:p>
    <w:p w14:paraId="04406F62" w14:textId="2C0F90C3" w:rsidR="00AF5A3F" w:rsidRDefault="00AF5A3F">
      <w:pPr>
        <w:rPr>
          <w:ins w:id="274" w:author="Anton Naganoor" w:date="2026-09-20T13:41:00Z" w16du:dateUtc="2026-09-20T11:41:00Z"/>
          <w:b/>
          <w:bCs/>
          <w:color w:val="000000" w:themeColor="text1"/>
          <w:sz w:val="20"/>
          <w:szCs w:val="20"/>
        </w:rPr>
      </w:pPr>
      <w:ins w:id="275" w:author="Anton Naganoor" w:date="2026-09-20T13:41:00Z" w16du:dateUtc="2026-09-20T11:41:00Z">
        <w:r>
          <w:rPr>
            <w:b/>
            <w:bCs/>
            <w:color w:val="000000" w:themeColor="text1"/>
            <w:sz w:val="20"/>
            <w:szCs w:val="20"/>
          </w:rPr>
          <w:br w:type="page"/>
        </w:r>
      </w:ins>
    </w:p>
    <w:p w14:paraId="33FF9F05" w14:textId="77777777" w:rsidR="00AF5A3F" w:rsidRPr="00AF5A3F" w:rsidRDefault="00AF5A3F">
      <w:pPr>
        <w:rPr>
          <w:ins w:id="276" w:author="Anton Naganoor" w:date="2026-09-20T13:42:00Z" w16du:dateUtc="2026-09-20T11:42:00Z"/>
          <w:color w:val="000000" w:themeColor="text1"/>
          <w:sz w:val="20"/>
          <w:szCs w:val="20"/>
          <w:rPrChange w:id="277" w:author="Anton Naganoor" w:date="2026-09-20T13:42:00Z" w16du:dateUtc="2026-09-20T11:42:00Z">
            <w:rPr>
              <w:ins w:id="278" w:author="Anton Naganoor" w:date="2026-09-20T13:42:00Z" w16du:dateUtc="2026-09-20T11:42:00Z"/>
              <w:b/>
              <w:bCs/>
              <w:color w:val="000000" w:themeColor="text1"/>
              <w:sz w:val="20"/>
              <w:szCs w:val="20"/>
            </w:rPr>
          </w:rPrChange>
        </w:rPr>
      </w:pPr>
      <w:ins w:id="279" w:author="Anton Naganoor" w:date="2026-09-20T13:42:00Z">
        <w:r w:rsidRPr="00AF5A3F">
          <w:rPr>
            <w:b/>
            <w:bCs/>
            <w:color w:val="000000" w:themeColor="text1"/>
            <w:sz w:val="20"/>
            <w:szCs w:val="20"/>
          </w:rPr>
          <w:lastRenderedPageBreak/>
          <w:t xml:space="preserve">Supplementary Table S9: </w:t>
        </w:r>
        <w:r w:rsidRPr="00AF5A3F">
          <w:rPr>
            <w:color w:val="000000" w:themeColor="text1"/>
            <w:sz w:val="20"/>
            <w:szCs w:val="20"/>
            <w:rPrChange w:id="280" w:author="Anton Naganoor" w:date="2026-09-20T13:42:00Z" w16du:dateUtc="2026-09-20T11:42:00Z">
              <w:rPr>
                <w:b/>
                <w:bCs/>
                <w:color w:val="000000" w:themeColor="text1"/>
                <w:sz w:val="20"/>
                <w:szCs w:val="20"/>
              </w:rPr>
            </w:rPrChange>
          </w:rPr>
          <w:t>Comparison of maternal and neonatal characteristics between infants with both postnatal weight measurements recorded exactly on days 5 and 10 and infants with other measurement patterns.</w:t>
        </w:r>
      </w:ins>
    </w:p>
    <w:p w14:paraId="44EA9C93" w14:textId="77777777" w:rsidR="00AF5A3F" w:rsidRDefault="00AF5A3F">
      <w:pPr>
        <w:rPr>
          <w:ins w:id="281" w:author="Anton Naganoor" w:date="2026-09-20T13:43:00Z" w16du:dateUtc="2026-09-20T11:43:00Z"/>
          <w:color w:val="000000" w:themeColor="text1"/>
          <w:sz w:val="20"/>
          <w:szCs w:val="20"/>
        </w:rPr>
      </w:pPr>
    </w:p>
    <w:p w14:paraId="66BC1B16" w14:textId="512B1BA0" w:rsidR="00AF5A3F" w:rsidRPr="00AF5A3F" w:rsidRDefault="00AF4E15">
      <w:pPr>
        <w:rPr>
          <w:ins w:id="282" w:author="Anton Naganoor" w:date="2026-09-20T13:42:00Z" w16du:dateUtc="2026-09-20T11:42:00Z"/>
          <w:color w:val="000000" w:themeColor="text1"/>
          <w:sz w:val="20"/>
          <w:szCs w:val="20"/>
          <w:rPrChange w:id="283" w:author="Anton Naganoor" w:date="2026-09-20T13:42:00Z" w16du:dateUtc="2026-09-20T11:42:00Z">
            <w:rPr>
              <w:ins w:id="284" w:author="Anton Naganoor" w:date="2026-09-20T13:42:00Z" w16du:dateUtc="2026-09-20T11:42:00Z"/>
              <w:b/>
              <w:bCs/>
              <w:color w:val="000000" w:themeColor="text1"/>
              <w:sz w:val="20"/>
              <w:szCs w:val="20"/>
            </w:rPr>
          </w:rPrChange>
        </w:rPr>
      </w:pPr>
      <w:ins w:id="285" w:author="Anton Naganoor" w:date="2026-09-20T18:52:00Z" w16du:dateUtc="2026-09-20T16:52:00Z">
        <w:r>
          <w:rPr>
            <w:noProof/>
            <w:color w:val="000000" w:themeColor="text1"/>
            <w:sz w:val="20"/>
            <w:szCs w:val="20"/>
          </w:rPr>
          <w:drawing>
            <wp:inline distT="0" distB="0" distL="0" distR="0" wp14:anchorId="7DCFAEDD" wp14:editId="22B9AA22">
              <wp:extent cx="6116320" cy="2458085"/>
              <wp:effectExtent l="0" t="0" r="5080" b="5715"/>
              <wp:docPr id="556137039" name="Grafik 27"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7039" name="Grafik 27" descr="Ein Bild, das Text, Quittung, Screenshot, Zahl enthält.&#10;&#10;KI-generierte Inhalte können fehlerhaft sein."/>
                      <pic:cNvPicPr/>
                    </pic:nvPicPr>
                    <pic:blipFill>
                      <a:blip r:embed="rId48">
                        <a:extLst>
                          <a:ext uri="{28A0092B-C50C-407E-A947-70E740481C1C}">
                            <a14:useLocalDpi xmlns:a14="http://schemas.microsoft.com/office/drawing/2010/main" val="0"/>
                          </a:ext>
                        </a:extLst>
                      </a:blip>
                      <a:stretch>
                        <a:fillRect/>
                      </a:stretch>
                    </pic:blipFill>
                    <pic:spPr>
                      <a:xfrm>
                        <a:off x="0" y="0"/>
                        <a:ext cx="6116320" cy="2458085"/>
                      </a:xfrm>
                      <a:prstGeom prst="rect">
                        <a:avLst/>
                      </a:prstGeom>
                    </pic:spPr>
                  </pic:pic>
                </a:graphicData>
              </a:graphic>
            </wp:inline>
          </w:drawing>
        </w:r>
      </w:ins>
    </w:p>
    <w:p w14:paraId="3C890C62" w14:textId="5FBF31E9" w:rsidR="00AF5A3F" w:rsidRDefault="00AF5A3F">
      <w:pPr>
        <w:rPr>
          <w:ins w:id="286" w:author="Anton Naganoor" w:date="2026-09-20T13:41:00Z" w16du:dateUtc="2026-09-20T11:41:00Z"/>
          <w:b/>
          <w:bCs/>
          <w:color w:val="000000" w:themeColor="text1"/>
          <w:sz w:val="20"/>
          <w:szCs w:val="20"/>
        </w:rPr>
      </w:pPr>
      <w:ins w:id="287" w:author="Anton Naganoor" w:date="2026-09-20T13:41:00Z" w16du:dateUtc="2026-09-20T11:41:00Z">
        <w:r>
          <w:rPr>
            <w:b/>
            <w:bCs/>
            <w:color w:val="000000" w:themeColor="text1"/>
            <w:sz w:val="20"/>
            <w:szCs w:val="20"/>
          </w:rPr>
          <w:br w:type="page"/>
        </w:r>
      </w:ins>
    </w:p>
    <w:p w14:paraId="79012E80" w14:textId="421BCB28" w:rsidR="00AF5A3F" w:rsidRDefault="00AF5A3F" w:rsidP="00AF5A3F">
      <w:pPr>
        <w:spacing w:afterLines="100" w:after="240" w:line="360" w:lineRule="auto"/>
        <w:rPr>
          <w:ins w:id="288" w:author="Anton Naganoor" w:date="2026-09-20T13:43:00Z" w16du:dateUtc="2026-09-20T11:43:00Z"/>
          <w:color w:val="000000" w:themeColor="text1"/>
          <w:sz w:val="20"/>
          <w:szCs w:val="20"/>
        </w:rPr>
      </w:pPr>
      <w:ins w:id="289" w:author="Anton Naganoor" w:date="2026-09-20T13:41:00Z" w16du:dateUtc="2026-09-20T11:41:00Z">
        <w:r w:rsidRPr="009B1352">
          <w:rPr>
            <w:b/>
            <w:bCs/>
            <w:color w:val="000000" w:themeColor="text1"/>
            <w:sz w:val="20"/>
            <w:szCs w:val="20"/>
          </w:rPr>
          <w:lastRenderedPageBreak/>
          <w:t>Supplementary Table S</w:t>
        </w:r>
      </w:ins>
      <w:ins w:id="290" w:author="Anton Naganoor" w:date="2026-09-20T13:42:00Z" w16du:dateUtc="2026-09-20T11:42:00Z">
        <w:r>
          <w:rPr>
            <w:b/>
            <w:bCs/>
            <w:color w:val="000000" w:themeColor="text1"/>
            <w:sz w:val="20"/>
            <w:szCs w:val="20"/>
          </w:rPr>
          <w:t>10</w:t>
        </w:r>
      </w:ins>
      <w:ins w:id="291" w:author="Anton Naganoor" w:date="2026-09-20T13:41:00Z" w16du:dateUtc="2026-09-20T11:41:00Z">
        <w:r w:rsidRPr="009B1352">
          <w:rPr>
            <w:b/>
            <w:bCs/>
            <w:color w:val="000000" w:themeColor="text1"/>
            <w:sz w:val="20"/>
            <w:szCs w:val="20"/>
          </w:rPr>
          <w:t>:</w:t>
        </w:r>
      </w:ins>
      <w:ins w:id="292" w:author="Anton Naganoor" w:date="2026-09-20T13:42:00Z" w16du:dateUtc="2026-09-20T11:42:00Z">
        <w:r>
          <w:rPr>
            <w:b/>
            <w:bCs/>
            <w:color w:val="000000" w:themeColor="text1"/>
            <w:sz w:val="20"/>
            <w:szCs w:val="20"/>
          </w:rPr>
          <w:t xml:space="preserve"> </w:t>
        </w:r>
      </w:ins>
      <w:ins w:id="293" w:author="Anton Naganoor" w:date="2026-09-20T13:42:00Z">
        <w:r w:rsidRPr="00AF5A3F">
          <w:rPr>
            <w:color w:val="000000" w:themeColor="text1"/>
            <w:sz w:val="20"/>
            <w:szCs w:val="20"/>
          </w:rPr>
          <w:t>Sensitivity analyses restricted to infants with both postnatal weight measurements recorded exactly on days 5 and 10. Gestational-age-adjusted linear and logistic regression models were repeated using the same model specifications as in the primary analyses.</w:t>
        </w:r>
      </w:ins>
    </w:p>
    <w:p w14:paraId="028BE26A" w14:textId="35324D19" w:rsidR="00AF5A3F" w:rsidRPr="009B1352" w:rsidRDefault="00AF4E15" w:rsidP="00AF5A3F">
      <w:pPr>
        <w:spacing w:afterLines="100" w:after="240" w:line="360" w:lineRule="auto"/>
        <w:rPr>
          <w:ins w:id="294" w:author="Anton Naganoor" w:date="2026-09-20T13:41:00Z" w16du:dateUtc="2026-09-20T11:41:00Z"/>
          <w:sz w:val="20"/>
          <w:szCs w:val="20"/>
        </w:rPr>
      </w:pPr>
      <w:ins w:id="295" w:author="Anton Naganoor" w:date="2026-09-20T18:52:00Z" w16du:dateUtc="2026-09-20T16:52:00Z">
        <w:r>
          <w:rPr>
            <w:noProof/>
            <w:sz w:val="20"/>
            <w:szCs w:val="20"/>
          </w:rPr>
          <w:drawing>
            <wp:inline distT="0" distB="0" distL="0" distR="0" wp14:anchorId="65C4875B" wp14:editId="51E68EE8">
              <wp:extent cx="6116320" cy="2792730"/>
              <wp:effectExtent l="0" t="0" r="5080" b="1270"/>
              <wp:docPr id="79680027" name="Grafik 28"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0027" name="Grafik 28" descr="Ein Bild, das Text, Quittung enthält.&#10;&#10;KI-generierte Inhalte können fehlerhaft sein."/>
                      <pic:cNvPicPr/>
                    </pic:nvPicPr>
                    <pic:blipFill>
                      <a:blip r:embed="rId49">
                        <a:extLst>
                          <a:ext uri="{28A0092B-C50C-407E-A947-70E740481C1C}">
                            <a14:useLocalDpi xmlns:a14="http://schemas.microsoft.com/office/drawing/2010/main" val="0"/>
                          </a:ext>
                        </a:extLst>
                      </a:blip>
                      <a:stretch>
                        <a:fillRect/>
                      </a:stretch>
                    </pic:blipFill>
                    <pic:spPr>
                      <a:xfrm>
                        <a:off x="0" y="0"/>
                        <a:ext cx="6116320" cy="2792730"/>
                      </a:xfrm>
                      <a:prstGeom prst="rect">
                        <a:avLst/>
                      </a:prstGeom>
                    </pic:spPr>
                  </pic:pic>
                </a:graphicData>
              </a:graphic>
            </wp:inline>
          </w:drawing>
        </w:r>
      </w:ins>
    </w:p>
    <w:p w14:paraId="275D6DDD" w14:textId="77777777" w:rsidR="00AF5A3F" w:rsidRDefault="00AF5A3F">
      <w:pPr>
        <w:rPr>
          <w:b/>
          <w:bCs/>
          <w:color w:val="000000" w:themeColor="text1"/>
          <w:sz w:val="20"/>
          <w:szCs w:val="20"/>
        </w:rPr>
      </w:pPr>
    </w:p>
    <w:p w14:paraId="445391D8" w14:textId="77777777" w:rsidR="0087641A" w:rsidRDefault="0087641A">
      <w:pPr>
        <w:rPr>
          <w:b/>
          <w:bCs/>
          <w:color w:val="000000" w:themeColor="text1"/>
          <w:sz w:val="20"/>
          <w:szCs w:val="20"/>
        </w:rPr>
      </w:pPr>
    </w:p>
    <w:p w14:paraId="0F96500C" w14:textId="77777777" w:rsidR="00392211" w:rsidRDefault="00392211">
      <w:pPr>
        <w:rPr>
          <w:b/>
          <w:bCs/>
          <w:color w:val="000000" w:themeColor="text1"/>
          <w:sz w:val="20"/>
          <w:szCs w:val="20"/>
        </w:rPr>
      </w:pPr>
    </w:p>
    <w:sectPr w:rsidR="00392211" w:rsidSect="006E3BE1">
      <w:footerReference w:type="even" r:id="rId50"/>
      <w:footerReference w:type="default" r:id="rId51"/>
      <w:pgSz w:w="11900" w:h="16840"/>
      <w:pgMar w:top="1106" w:right="1134" w:bottom="11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A8369" w14:textId="77777777" w:rsidR="00C92B6C" w:rsidRDefault="00C92B6C" w:rsidP="007832D5">
      <w:r>
        <w:separator/>
      </w:r>
    </w:p>
  </w:endnote>
  <w:endnote w:type="continuationSeparator" w:id="0">
    <w:p w14:paraId="7BCF87F6" w14:textId="77777777" w:rsidR="00C92B6C" w:rsidRDefault="00C92B6C" w:rsidP="0078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7498333"/>
      <w:docPartObj>
        <w:docPartGallery w:val="Page Numbers (Bottom of Page)"/>
        <w:docPartUnique/>
      </w:docPartObj>
    </w:sdtPr>
    <w:sdtContent>
      <w:p w14:paraId="4C3B87D4" w14:textId="202AE923"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end"/>
        </w:r>
      </w:p>
    </w:sdtContent>
  </w:sdt>
  <w:p w14:paraId="52F2EB59" w14:textId="77777777" w:rsidR="00463CBE" w:rsidRDefault="00463C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89487769"/>
      <w:docPartObj>
        <w:docPartGallery w:val="Page Numbers (Bottom of Page)"/>
        <w:docPartUnique/>
      </w:docPartObj>
    </w:sdtPr>
    <w:sdtContent>
      <w:p w14:paraId="17583FCD" w14:textId="3E81C269"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separate"/>
        </w:r>
        <w:r w:rsidR="2912D7FB" w:rsidRPr="2912D7FB">
          <w:rPr>
            <w:rStyle w:val="Seitenzahl"/>
          </w:rPr>
          <w:t>1</w:t>
        </w:r>
        <w:r w:rsidRPr="2912D7FB">
          <w:rPr>
            <w:rStyle w:val="Seitenzahl"/>
          </w:rPr>
          <w:fldChar w:fldCharType="end"/>
        </w:r>
      </w:p>
    </w:sdtContent>
  </w:sdt>
  <w:p w14:paraId="5F5D3F74" w14:textId="77777777" w:rsidR="00463CBE" w:rsidRDefault="00463CB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EF0C3" w14:textId="77777777" w:rsidR="00C92B6C" w:rsidRDefault="00C92B6C" w:rsidP="007832D5">
      <w:r>
        <w:separator/>
      </w:r>
    </w:p>
  </w:footnote>
  <w:footnote w:type="continuationSeparator" w:id="0">
    <w:p w14:paraId="3C95BFAD" w14:textId="77777777" w:rsidR="00C92B6C" w:rsidRDefault="00C92B6C" w:rsidP="007832D5">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TpPlCwnu">
      <int2:extLst>
        <oel:ext uri="E302BA01-7950-474C-9AD3-286E660C40A8">
          <int2:similaritySummary int2:version="1" int2:runId="1782339075923" int2:tilesCheckedInThisRun="167" int2:totalNumOfTiles="167" int2:similarityAnnotationCount="0" int2:numWords="0" int2:numFlaggedWords="0"/>
        </oel:ext>
      </int2:extLst>
    </int2:entireDocument>
  </int2:observations>
  <int2:intelligenceSettings/>
  <int2:onDemandWorkflows>
    <int2:onDemandWorkflow int2:type="SimilarityCheck" int2:paragraphVersions="0FC23D14-77777777 29ADDFF0-77777777 0E74D275-5C545891 32BA84EF-77777777 388A81AB-77777777 349D437B-77777777 10328EAB-77777777 7E97E672-77777777 2470A9B0-77777777 112A8B99-77777777 283A2B13-77777777 5A933E1C-77777777 5DC29994-77777777 0D8AA1B4-77777777 12BD84FD-02A09564 1C41B06B-56FAB839 67DD4A2A-6E39D061 2FA44DE3-40855E6F 501424B0-2B051443 2FD04BD4-77777777 1B471338-77777777 5AB1D471-4BF720DD 30EF67BB-2C996928 6B6B3FD5-77777777 495CA3DD-0735ED80 784AFA29-77777777 5EFE7462-3D37760B 62C3BF59-77777777 6F7C5881-37A8EE64 15C90BF4-77777777 5DDC4751-7445D8BB 4996DA72-77777777 415ADC52-58ABF6A7 5A66E527-77777777 3871ED93-77777777 611E9607-77777777 27900730-16176FD9 53F3714F-0C0BF311 3F17A7D0-77777777 4AF7A8BA-7AAFFA61 1128FBB0-52C59BE3 6C4C5285-77777777 74C5C4AC-77777777 4706B260-77777777 2AEA7777-43BFC305 49B34BC6-0C55760D 127D93BF-3DF3174C 7699C327-77777777 59BDEED6-5A159D5F 65A548E1-77777777 33FF6200-7116937D 533F5889-6ED67378 666D0958-150C9D9F 6D8AE815-5C46B091 04F668AA-7B1F2AAE 3FCEBA69-77777777 7C19FEF9-3BA749B5 13C92AC6-5D4D8918 3CCC59F0-5AB7BB48 080FD37F-77777777 62B49F55-2429E811 46515F3E-1B359DF9 3ABFB7FF-77777777 43A11912-77777777 68028FBF-1EFACFA9 31AEAE20-5773DD64 44BD208A-17E0755B 26963756-77777777 7B668FF6-77777777 77AD2C2D-77777777 39DE4637-77777777 06C9F0A7-09B0661C 79C9DBF1-77777777 52361161-5796C06E 7F45904C-77777777 5E6E9F2D-4EDDA82D 76EE9B25-7FBA82D1 6D3D67AB-56044316 3E12D616-66394561 24BC994B-6D67E6F5 1F1AAC97-32FD427A 50ED451E-3CEE4857 3DF12F2F-313B41FF 29B074B9-7068B3CB 717AB28C-77777777 7DC54FDA-43C48891 45E79F26-16D8C2CA 3810271A-77777777 5EB8E902-01F6DEDF 20C65D0D-4A8562C7 499129F7-1F9CFD26 5EB78257-1549A1E6 708BF39F-713AE470 1E84E0F0-74C7CA69 47841C1C-27BBD729 667BF87E-786AAFDA 7AC6102E-1BB26F61 7F5CDA4B-3E5B461F 3B2C3811-6000D39C 1AA2FF18-0947B746 41ED3E3A-77777777 645BA6AD-77777777 3F5BDD0A-22F85AE0 4CE595DD-29C502F6 5002AD96-5DA0A933 60535D50-3C024BE8 624309D6-7DC35DF8 1C7019EB-44721051 205F9BC1-77777777 250EE685-2FA18177 27C13DE5-59F0346E 59A03816-77777777 6D8C3697-41905882 4CFD623C-438CA5CE 4BD09077-544057BE 2C89784E-3B346DE4 30D90434-77777777 46BE0B05-6F365D9B 68633209-77777777 5F7BCFEA-1D52D6E4 2BE430E1-77777777 6C33FEA7-77777777 1F48591D-77777777 664786E5-2B950A70 610EF520-2C3C7FF2 69A1BB96-77777777 15DEC915-77777777 1ED4F928-77777777 6B6734CB-77777777 7161319A-77777777 38B8C354-77777777 232A3406-207F2C94 251AA119-4D62F450 09A30A89-44792304 4ED7E410-69C4C6EA 4B551FCA-77777777 1BB16A64-77777777 004B4849-0E4D2F7F 6320D6B5-77777777 7DD9D4D0-77777777 28C62FD7-77777777 562623BF-77777777 10362BA9-77777777 09359AA2-77777777 687A0115-77777777 2B88605E-77777777 29E5B28B-77777777 6BFF4168-77777777 3A7D147D-77777777 6B87D3DA-10B647EE 54D7473B-77777777 61D497FF-77777777 53B0BFF6-77777777 3EC133D5-77777777 14EE48B3-77777777 1467B819-77777777 6A0E4BFB-77777777 4185BF2A-77777777 43038613-77777777 793B5C3E-77777777 754EB274-77777777 6720F69D-77777777 76A1C338-77777777 36CB218C-77777777 29D2C869-77777777 165F21BD-77777777 5A9E0EF9-77777777 7CB152F3-77777777 39C83514-77777777 50A92365-77777777 03BFBF73-77777777 6E204583-77777777 6717AF45-77777777 12ABCD80-77777777 63F75C66-77777777 23A09809-77777777 62F56915-77777777 7BCD4655-77777777 0D1026D0-77777777 3FADBDAC-77777777 07524D99-77777777 7B779F73-77777777 372CF9CF-77777777 53785DC7-77777777 33D7EB41-4BB2847E 7D68D960-77777777 3A6843FE-77777777 4D053460-77777777 1E4F395E-79958BF0 0E9B4955-34A2C4E4 4BEC4B33-286DAB94 001E1CB9-051ECE3A 09DA2AF7-1D538CA3 1476B3A9-636832BF 5D8C7210-77777777 645C7EA2-77777777 5CC079DA-77777777 5F0F929C-72D9FE3B 5A41F82C-2F6FB403 2B0187FD-77777777 74CAAF93-0E6A3831 2120F5B6-1BE6F100 0567178E-6B599CC5 302F848C-77777777 5DD8386C-77777777 6644CB17-05479C7C 08EDA90B-77777777 2383B99C-77777777 3C29742B-33F0E4B1 212B0C57-66DDC779 4CFD2AAC-67E02EEB 6389E8C1-77777777 5D347CFD-08B3E634 3CB329FA-41ABCCFA 3386EC4D-1E74E93B 2B58DE74-77777777 09DF5C50-79D63FC2 6B11B9F1-77777777 7912B62D-77777777 07DF6B0A-418A5F0A 09F39E9E-77777777 6D8965EA-06243994 670CDF9C-77777777 25979A40-4405590C 0AF37F8E-36C19EA2 1C360C5C-5A46E894 360C1616-1301A512 6D5569FA-3CEF8BB6 6CAC9C3B-34F27A1F 61435BD0-4CCF9D4F 082EA9CF-01352792 6F3BB672-3903BBC3 7BB8F5EE-53D2B185 444F15F6-77777777 3188462A-2F8C0CB5 506F080D-77777777 4E94CD23-77777777 3D8E9F91-77777777 238C4E13-77777777 589C04EB-77777777 7475994A-77777777 5E8697A1-77777777 6C73DCF8-77777777 33F0FBFF-77777777 3F0040AD-77777777 07BDFAED-77777777 1E5013EA-77777777 0118CC3B-77777777 2F5FAD34-77777777 04847F75-77777777 6A1A6921-77777777 2593EDE5-56D2D278 17583FCD-3E81C269 5F5D3F74-77777777 4C3B87D4-202AE923 52F2EB59-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2A9"/>
    <w:multiLevelType w:val="hybridMultilevel"/>
    <w:tmpl w:val="5DC024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212C4"/>
    <w:multiLevelType w:val="multilevel"/>
    <w:tmpl w:val="244AB5BE"/>
    <w:lvl w:ilvl="0">
      <w:start w:val="2"/>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3C517E3"/>
    <w:multiLevelType w:val="hybridMultilevel"/>
    <w:tmpl w:val="9DB22586"/>
    <w:lvl w:ilvl="0" w:tplc="B3E04C46">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3369D3"/>
    <w:multiLevelType w:val="hybridMultilevel"/>
    <w:tmpl w:val="14B01166"/>
    <w:lvl w:ilvl="0" w:tplc="08090017">
      <w:start w:val="2"/>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B05B5A"/>
    <w:multiLevelType w:val="hybridMultilevel"/>
    <w:tmpl w:val="2A66F71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12391395">
    <w:abstractNumId w:val="1"/>
  </w:num>
  <w:num w:numId="2" w16cid:durableId="1977174342">
    <w:abstractNumId w:val="0"/>
  </w:num>
  <w:num w:numId="3" w16cid:durableId="1105736013">
    <w:abstractNumId w:val="4"/>
  </w:num>
  <w:num w:numId="4" w16cid:durableId="1141650381">
    <w:abstractNumId w:val="3"/>
  </w:num>
  <w:num w:numId="5" w16cid:durableId="40518065">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 Naganoor">
    <w15:presenceInfo w15:providerId="AD" w15:userId="S::anton.naganoor@uzh.ch::51ac677e-f911-4e06-9d16-dcacdd28d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trackRevisio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1501"/>
    <w:rsid w:val="00001BA4"/>
    <w:rsid w:val="0000210C"/>
    <w:rsid w:val="00002F1F"/>
    <w:rsid w:val="00002F32"/>
    <w:rsid w:val="0000389A"/>
    <w:rsid w:val="0000415B"/>
    <w:rsid w:val="00004D42"/>
    <w:rsid w:val="00005045"/>
    <w:rsid w:val="00005215"/>
    <w:rsid w:val="00005E42"/>
    <w:rsid w:val="000063FF"/>
    <w:rsid w:val="000106F2"/>
    <w:rsid w:val="000120B0"/>
    <w:rsid w:val="00012F0C"/>
    <w:rsid w:val="00014E9A"/>
    <w:rsid w:val="0001518D"/>
    <w:rsid w:val="00015422"/>
    <w:rsid w:val="0001572B"/>
    <w:rsid w:val="00016364"/>
    <w:rsid w:val="00016ADC"/>
    <w:rsid w:val="00016CC3"/>
    <w:rsid w:val="00017E84"/>
    <w:rsid w:val="00017FD0"/>
    <w:rsid w:val="000200BE"/>
    <w:rsid w:val="00020634"/>
    <w:rsid w:val="00020A84"/>
    <w:rsid w:val="00020C30"/>
    <w:rsid w:val="00020C8E"/>
    <w:rsid w:val="00021357"/>
    <w:rsid w:val="00023330"/>
    <w:rsid w:val="00023529"/>
    <w:rsid w:val="00023558"/>
    <w:rsid w:val="000235F3"/>
    <w:rsid w:val="00023657"/>
    <w:rsid w:val="0002374C"/>
    <w:rsid w:val="000237C4"/>
    <w:rsid w:val="0002560D"/>
    <w:rsid w:val="00025876"/>
    <w:rsid w:val="00025D02"/>
    <w:rsid w:val="00025FF0"/>
    <w:rsid w:val="0002670E"/>
    <w:rsid w:val="00026C5B"/>
    <w:rsid w:val="00026EE2"/>
    <w:rsid w:val="00026F29"/>
    <w:rsid w:val="00030E04"/>
    <w:rsid w:val="00031252"/>
    <w:rsid w:val="00031888"/>
    <w:rsid w:val="0003207D"/>
    <w:rsid w:val="000321B0"/>
    <w:rsid w:val="0003292C"/>
    <w:rsid w:val="000330F2"/>
    <w:rsid w:val="00033860"/>
    <w:rsid w:val="000343A8"/>
    <w:rsid w:val="00034B65"/>
    <w:rsid w:val="00037629"/>
    <w:rsid w:val="00041181"/>
    <w:rsid w:val="000413E8"/>
    <w:rsid w:val="000416E7"/>
    <w:rsid w:val="00042111"/>
    <w:rsid w:val="0004270E"/>
    <w:rsid w:val="00042FBF"/>
    <w:rsid w:val="00043335"/>
    <w:rsid w:val="000438BE"/>
    <w:rsid w:val="00043ADA"/>
    <w:rsid w:val="0004436B"/>
    <w:rsid w:val="00044B63"/>
    <w:rsid w:val="00045440"/>
    <w:rsid w:val="0004560B"/>
    <w:rsid w:val="00045FB8"/>
    <w:rsid w:val="00046042"/>
    <w:rsid w:val="00046376"/>
    <w:rsid w:val="0004765C"/>
    <w:rsid w:val="00050EE4"/>
    <w:rsid w:val="00051B05"/>
    <w:rsid w:val="00053D28"/>
    <w:rsid w:val="00055717"/>
    <w:rsid w:val="00056606"/>
    <w:rsid w:val="00056699"/>
    <w:rsid w:val="0005691B"/>
    <w:rsid w:val="00056BC8"/>
    <w:rsid w:val="00056C2B"/>
    <w:rsid w:val="00057DF0"/>
    <w:rsid w:val="000605D1"/>
    <w:rsid w:val="00060787"/>
    <w:rsid w:val="000616FB"/>
    <w:rsid w:val="00061A25"/>
    <w:rsid w:val="00061BA5"/>
    <w:rsid w:val="00064090"/>
    <w:rsid w:val="0007022F"/>
    <w:rsid w:val="000718BD"/>
    <w:rsid w:val="00071EBA"/>
    <w:rsid w:val="000723FA"/>
    <w:rsid w:val="000731E4"/>
    <w:rsid w:val="000732D6"/>
    <w:rsid w:val="00073CE8"/>
    <w:rsid w:val="000749EF"/>
    <w:rsid w:val="000751F6"/>
    <w:rsid w:val="00075548"/>
    <w:rsid w:val="00075F7E"/>
    <w:rsid w:val="000768B9"/>
    <w:rsid w:val="000768FC"/>
    <w:rsid w:val="00076B6E"/>
    <w:rsid w:val="00077081"/>
    <w:rsid w:val="00077766"/>
    <w:rsid w:val="000802CC"/>
    <w:rsid w:val="00080E92"/>
    <w:rsid w:val="000823A5"/>
    <w:rsid w:val="00082AFF"/>
    <w:rsid w:val="000837A1"/>
    <w:rsid w:val="00085191"/>
    <w:rsid w:val="00085421"/>
    <w:rsid w:val="00085584"/>
    <w:rsid w:val="000858D9"/>
    <w:rsid w:val="000859D6"/>
    <w:rsid w:val="0008632D"/>
    <w:rsid w:val="00086B5D"/>
    <w:rsid w:val="000874A5"/>
    <w:rsid w:val="00090077"/>
    <w:rsid w:val="000912D6"/>
    <w:rsid w:val="0009237D"/>
    <w:rsid w:val="000928D4"/>
    <w:rsid w:val="00093B2C"/>
    <w:rsid w:val="00094076"/>
    <w:rsid w:val="000944D2"/>
    <w:rsid w:val="00094761"/>
    <w:rsid w:val="000949C9"/>
    <w:rsid w:val="000956A6"/>
    <w:rsid w:val="0009577F"/>
    <w:rsid w:val="00095D80"/>
    <w:rsid w:val="000962BC"/>
    <w:rsid w:val="00096DAB"/>
    <w:rsid w:val="00097047"/>
    <w:rsid w:val="000971AD"/>
    <w:rsid w:val="000A038F"/>
    <w:rsid w:val="000A096C"/>
    <w:rsid w:val="000A0996"/>
    <w:rsid w:val="000A12C8"/>
    <w:rsid w:val="000A2076"/>
    <w:rsid w:val="000A20C5"/>
    <w:rsid w:val="000A26CB"/>
    <w:rsid w:val="000A35CA"/>
    <w:rsid w:val="000A47D1"/>
    <w:rsid w:val="000A4ABB"/>
    <w:rsid w:val="000A5AFF"/>
    <w:rsid w:val="000A5EDF"/>
    <w:rsid w:val="000A6112"/>
    <w:rsid w:val="000A6DC2"/>
    <w:rsid w:val="000A7EB2"/>
    <w:rsid w:val="000A7F0F"/>
    <w:rsid w:val="000B040E"/>
    <w:rsid w:val="000B0585"/>
    <w:rsid w:val="000B0AEC"/>
    <w:rsid w:val="000B2100"/>
    <w:rsid w:val="000B3F5C"/>
    <w:rsid w:val="000B49B9"/>
    <w:rsid w:val="000B4D28"/>
    <w:rsid w:val="000B53F5"/>
    <w:rsid w:val="000B5A88"/>
    <w:rsid w:val="000B5B11"/>
    <w:rsid w:val="000B5F24"/>
    <w:rsid w:val="000B7EB9"/>
    <w:rsid w:val="000C07E4"/>
    <w:rsid w:val="000C1408"/>
    <w:rsid w:val="000C29B5"/>
    <w:rsid w:val="000C3B10"/>
    <w:rsid w:val="000C3C94"/>
    <w:rsid w:val="000C4298"/>
    <w:rsid w:val="000C5483"/>
    <w:rsid w:val="000C555A"/>
    <w:rsid w:val="000C5C47"/>
    <w:rsid w:val="000C6E19"/>
    <w:rsid w:val="000C77FA"/>
    <w:rsid w:val="000C7A37"/>
    <w:rsid w:val="000C7E21"/>
    <w:rsid w:val="000D0168"/>
    <w:rsid w:val="000D01F8"/>
    <w:rsid w:val="000D035D"/>
    <w:rsid w:val="000D0BD4"/>
    <w:rsid w:val="000D0CA0"/>
    <w:rsid w:val="000D1151"/>
    <w:rsid w:val="000D2D76"/>
    <w:rsid w:val="000D300C"/>
    <w:rsid w:val="000D3F91"/>
    <w:rsid w:val="000D55B7"/>
    <w:rsid w:val="000D6436"/>
    <w:rsid w:val="000D6C14"/>
    <w:rsid w:val="000D7A8A"/>
    <w:rsid w:val="000E105A"/>
    <w:rsid w:val="000E145E"/>
    <w:rsid w:val="000E2275"/>
    <w:rsid w:val="000E3FD6"/>
    <w:rsid w:val="000E444E"/>
    <w:rsid w:val="000E44A3"/>
    <w:rsid w:val="000E58B6"/>
    <w:rsid w:val="000E6964"/>
    <w:rsid w:val="000E6C33"/>
    <w:rsid w:val="000E7353"/>
    <w:rsid w:val="000F0146"/>
    <w:rsid w:val="000F0A00"/>
    <w:rsid w:val="000F12F8"/>
    <w:rsid w:val="000F1452"/>
    <w:rsid w:val="000F1DD8"/>
    <w:rsid w:val="000F20AE"/>
    <w:rsid w:val="000F20B0"/>
    <w:rsid w:val="000F2537"/>
    <w:rsid w:val="000F2736"/>
    <w:rsid w:val="000F2B77"/>
    <w:rsid w:val="000F34E4"/>
    <w:rsid w:val="000F4063"/>
    <w:rsid w:val="000F4AEC"/>
    <w:rsid w:val="000F4B3C"/>
    <w:rsid w:val="000F51EC"/>
    <w:rsid w:val="000F555A"/>
    <w:rsid w:val="000F57BB"/>
    <w:rsid w:val="000F5863"/>
    <w:rsid w:val="000F59F0"/>
    <w:rsid w:val="000F5B97"/>
    <w:rsid w:val="000F606E"/>
    <w:rsid w:val="000F617D"/>
    <w:rsid w:val="000F6A6F"/>
    <w:rsid w:val="000F6C80"/>
    <w:rsid w:val="000F7C0E"/>
    <w:rsid w:val="0010150C"/>
    <w:rsid w:val="00101789"/>
    <w:rsid w:val="00102E8E"/>
    <w:rsid w:val="00104041"/>
    <w:rsid w:val="001045B0"/>
    <w:rsid w:val="001046CF"/>
    <w:rsid w:val="00104814"/>
    <w:rsid w:val="00104A60"/>
    <w:rsid w:val="00104FBE"/>
    <w:rsid w:val="00107057"/>
    <w:rsid w:val="001076EA"/>
    <w:rsid w:val="00107832"/>
    <w:rsid w:val="00110493"/>
    <w:rsid w:val="001104F1"/>
    <w:rsid w:val="00110649"/>
    <w:rsid w:val="00110798"/>
    <w:rsid w:val="00110CCE"/>
    <w:rsid w:val="0011114E"/>
    <w:rsid w:val="00111A72"/>
    <w:rsid w:val="0011214D"/>
    <w:rsid w:val="00114393"/>
    <w:rsid w:val="001147E5"/>
    <w:rsid w:val="0011522B"/>
    <w:rsid w:val="001154A2"/>
    <w:rsid w:val="00116113"/>
    <w:rsid w:val="00116183"/>
    <w:rsid w:val="00116CA6"/>
    <w:rsid w:val="0011729D"/>
    <w:rsid w:val="001179A7"/>
    <w:rsid w:val="00117CB5"/>
    <w:rsid w:val="00120210"/>
    <w:rsid w:val="0012105A"/>
    <w:rsid w:val="0012341E"/>
    <w:rsid w:val="0012350D"/>
    <w:rsid w:val="001241AA"/>
    <w:rsid w:val="001271B2"/>
    <w:rsid w:val="0013055B"/>
    <w:rsid w:val="0013113B"/>
    <w:rsid w:val="0013120D"/>
    <w:rsid w:val="0013196B"/>
    <w:rsid w:val="00131C11"/>
    <w:rsid w:val="0013278A"/>
    <w:rsid w:val="00132C6E"/>
    <w:rsid w:val="00134336"/>
    <w:rsid w:val="001352C7"/>
    <w:rsid w:val="00135CD7"/>
    <w:rsid w:val="00135F4D"/>
    <w:rsid w:val="001361B1"/>
    <w:rsid w:val="0013769B"/>
    <w:rsid w:val="00137734"/>
    <w:rsid w:val="001377A4"/>
    <w:rsid w:val="00137E25"/>
    <w:rsid w:val="00140062"/>
    <w:rsid w:val="001409E3"/>
    <w:rsid w:val="00141375"/>
    <w:rsid w:val="001416B9"/>
    <w:rsid w:val="00141B48"/>
    <w:rsid w:val="00141F2F"/>
    <w:rsid w:val="00142929"/>
    <w:rsid w:val="00142D21"/>
    <w:rsid w:val="001432A3"/>
    <w:rsid w:val="0014487D"/>
    <w:rsid w:val="00145422"/>
    <w:rsid w:val="001456E9"/>
    <w:rsid w:val="00146316"/>
    <w:rsid w:val="00147848"/>
    <w:rsid w:val="00147BB2"/>
    <w:rsid w:val="00147E49"/>
    <w:rsid w:val="00150496"/>
    <w:rsid w:val="00150E20"/>
    <w:rsid w:val="00150E80"/>
    <w:rsid w:val="00150FED"/>
    <w:rsid w:val="00151132"/>
    <w:rsid w:val="00152557"/>
    <w:rsid w:val="00152847"/>
    <w:rsid w:val="00152C4E"/>
    <w:rsid w:val="00153073"/>
    <w:rsid w:val="0015326A"/>
    <w:rsid w:val="001534F0"/>
    <w:rsid w:val="00154355"/>
    <w:rsid w:val="001544A6"/>
    <w:rsid w:val="00155333"/>
    <w:rsid w:val="001564EB"/>
    <w:rsid w:val="00156DF2"/>
    <w:rsid w:val="00157650"/>
    <w:rsid w:val="001578BD"/>
    <w:rsid w:val="00157A7D"/>
    <w:rsid w:val="00157BCB"/>
    <w:rsid w:val="00157C01"/>
    <w:rsid w:val="00160353"/>
    <w:rsid w:val="00160428"/>
    <w:rsid w:val="001604F8"/>
    <w:rsid w:val="0016075D"/>
    <w:rsid w:val="00161179"/>
    <w:rsid w:val="001619BB"/>
    <w:rsid w:val="00161B8D"/>
    <w:rsid w:val="0016219A"/>
    <w:rsid w:val="001626AF"/>
    <w:rsid w:val="001628DC"/>
    <w:rsid w:val="001645EF"/>
    <w:rsid w:val="00164962"/>
    <w:rsid w:val="001667C9"/>
    <w:rsid w:val="00166B0D"/>
    <w:rsid w:val="00166F8F"/>
    <w:rsid w:val="00166FDC"/>
    <w:rsid w:val="001670CA"/>
    <w:rsid w:val="001677EA"/>
    <w:rsid w:val="00167E64"/>
    <w:rsid w:val="00170380"/>
    <w:rsid w:val="00171FFC"/>
    <w:rsid w:val="00172069"/>
    <w:rsid w:val="00172880"/>
    <w:rsid w:val="00172F2E"/>
    <w:rsid w:val="00173965"/>
    <w:rsid w:val="00173E30"/>
    <w:rsid w:val="00174068"/>
    <w:rsid w:val="00174793"/>
    <w:rsid w:val="00174B4C"/>
    <w:rsid w:val="00175F92"/>
    <w:rsid w:val="001761A2"/>
    <w:rsid w:val="00176293"/>
    <w:rsid w:val="00177149"/>
    <w:rsid w:val="001779EB"/>
    <w:rsid w:val="00177C01"/>
    <w:rsid w:val="00180305"/>
    <w:rsid w:val="0018037A"/>
    <w:rsid w:val="00180677"/>
    <w:rsid w:val="001807D1"/>
    <w:rsid w:val="00180897"/>
    <w:rsid w:val="00181398"/>
    <w:rsid w:val="001814AC"/>
    <w:rsid w:val="00181DDF"/>
    <w:rsid w:val="00183A81"/>
    <w:rsid w:val="00183EF3"/>
    <w:rsid w:val="0018474D"/>
    <w:rsid w:val="00184B02"/>
    <w:rsid w:val="00184DD5"/>
    <w:rsid w:val="001856F2"/>
    <w:rsid w:val="00185843"/>
    <w:rsid w:val="00185B21"/>
    <w:rsid w:val="001865A6"/>
    <w:rsid w:val="001869BC"/>
    <w:rsid w:val="00187357"/>
    <w:rsid w:val="00187EFB"/>
    <w:rsid w:val="001911DD"/>
    <w:rsid w:val="00191A3E"/>
    <w:rsid w:val="00192014"/>
    <w:rsid w:val="00192659"/>
    <w:rsid w:val="00192C67"/>
    <w:rsid w:val="0019354C"/>
    <w:rsid w:val="001935C2"/>
    <w:rsid w:val="00194449"/>
    <w:rsid w:val="00196484"/>
    <w:rsid w:val="00196803"/>
    <w:rsid w:val="00196EFC"/>
    <w:rsid w:val="00197CD5"/>
    <w:rsid w:val="001A01BD"/>
    <w:rsid w:val="001A04CB"/>
    <w:rsid w:val="001A0792"/>
    <w:rsid w:val="001A134D"/>
    <w:rsid w:val="001A1FE8"/>
    <w:rsid w:val="001A394E"/>
    <w:rsid w:val="001A3EFD"/>
    <w:rsid w:val="001A4CF6"/>
    <w:rsid w:val="001A500D"/>
    <w:rsid w:val="001A52D8"/>
    <w:rsid w:val="001A57C2"/>
    <w:rsid w:val="001A5943"/>
    <w:rsid w:val="001A6CB8"/>
    <w:rsid w:val="001A7392"/>
    <w:rsid w:val="001A7906"/>
    <w:rsid w:val="001A7A3F"/>
    <w:rsid w:val="001B0CCD"/>
    <w:rsid w:val="001B17E6"/>
    <w:rsid w:val="001B1898"/>
    <w:rsid w:val="001B2065"/>
    <w:rsid w:val="001B24F1"/>
    <w:rsid w:val="001B2E42"/>
    <w:rsid w:val="001B389D"/>
    <w:rsid w:val="001B3DCB"/>
    <w:rsid w:val="001B4543"/>
    <w:rsid w:val="001B4835"/>
    <w:rsid w:val="001B487F"/>
    <w:rsid w:val="001B4A23"/>
    <w:rsid w:val="001B5F3B"/>
    <w:rsid w:val="001B6116"/>
    <w:rsid w:val="001B613C"/>
    <w:rsid w:val="001B6BEF"/>
    <w:rsid w:val="001B72D0"/>
    <w:rsid w:val="001B7F17"/>
    <w:rsid w:val="001C10B6"/>
    <w:rsid w:val="001C1201"/>
    <w:rsid w:val="001C1764"/>
    <w:rsid w:val="001C262D"/>
    <w:rsid w:val="001C384E"/>
    <w:rsid w:val="001C4EB1"/>
    <w:rsid w:val="001C601B"/>
    <w:rsid w:val="001C6264"/>
    <w:rsid w:val="001C6B70"/>
    <w:rsid w:val="001C7AD0"/>
    <w:rsid w:val="001C7E10"/>
    <w:rsid w:val="001D0761"/>
    <w:rsid w:val="001D0ADE"/>
    <w:rsid w:val="001D1881"/>
    <w:rsid w:val="001D1951"/>
    <w:rsid w:val="001D198B"/>
    <w:rsid w:val="001D1A9E"/>
    <w:rsid w:val="001D1EC2"/>
    <w:rsid w:val="001D2A6B"/>
    <w:rsid w:val="001D2F89"/>
    <w:rsid w:val="001D462D"/>
    <w:rsid w:val="001D49C3"/>
    <w:rsid w:val="001D699B"/>
    <w:rsid w:val="001D6ADB"/>
    <w:rsid w:val="001D79D7"/>
    <w:rsid w:val="001E0460"/>
    <w:rsid w:val="001E0749"/>
    <w:rsid w:val="001E10F3"/>
    <w:rsid w:val="001E1297"/>
    <w:rsid w:val="001E184C"/>
    <w:rsid w:val="001E2249"/>
    <w:rsid w:val="001E2ADF"/>
    <w:rsid w:val="001E2D34"/>
    <w:rsid w:val="001E32CB"/>
    <w:rsid w:val="001E47F6"/>
    <w:rsid w:val="001E5B12"/>
    <w:rsid w:val="001E5F7E"/>
    <w:rsid w:val="001E62A5"/>
    <w:rsid w:val="001E69A6"/>
    <w:rsid w:val="001E72CF"/>
    <w:rsid w:val="001E77D5"/>
    <w:rsid w:val="001F160B"/>
    <w:rsid w:val="001F257F"/>
    <w:rsid w:val="001F2864"/>
    <w:rsid w:val="001F2907"/>
    <w:rsid w:val="001F3E38"/>
    <w:rsid w:val="001F44F4"/>
    <w:rsid w:val="001F5771"/>
    <w:rsid w:val="001F6103"/>
    <w:rsid w:val="001F6826"/>
    <w:rsid w:val="001F6B9E"/>
    <w:rsid w:val="001F6E2A"/>
    <w:rsid w:val="001F74D9"/>
    <w:rsid w:val="0020024C"/>
    <w:rsid w:val="002003AA"/>
    <w:rsid w:val="00200664"/>
    <w:rsid w:val="00200A1B"/>
    <w:rsid w:val="00202E1B"/>
    <w:rsid w:val="002034BF"/>
    <w:rsid w:val="00203FAB"/>
    <w:rsid w:val="00204F8E"/>
    <w:rsid w:val="0020552C"/>
    <w:rsid w:val="00205BC2"/>
    <w:rsid w:val="00206353"/>
    <w:rsid w:val="00206ABA"/>
    <w:rsid w:val="00206BD8"/>
    <w:rsid w:val="002110E9"/>
    <w:rsid w:val="002119A2"/>
    <w:rsid w:val="00212356"/>
    <w:rsid w:val="002123C3"/>
    <w:rsid w:val="00212D44"/>
    <w:rsid w:val="002134F1"/>
    <w:rsid w:val="002150C4"/>
    <w:rsid w:val="0021519B"/>
    <w:rsid w:val="00216426"/>
    <w:rsid w:val="00217069"/>
    <w:rsid w:val="0021710B"/>
    <w:rsid w:val="00217F4F"/>
    <w:rsid w:val="00221368"/>
    <w:rsid w:val="00221580"/>
    <w:rsid w:val="0022197B"/>
    <w:rsid w:val="00222384"/>
    <w:rsid w:val="00222554"/>
    <w:rsid w:val="0022267F"/>
    <w:rsid w:val="00222744"/>
    <w:rsid w:val="002243C7"/>
    <w:rsid w:val="0022578E"/>
    <w:rsid w:val="002263AA"/>
    <w:rsid w:val="002275F9"/>
    <w:rsid w:val="00227688"/>
    <w:rsid w:val="00227A40"/>
    <w:rsid w:val="00227D9D"/>
    <w:rsid w:val="002304E4"/>
    <w:rsid w:val="00230EC0"/>
    <w:rsid w:val="002313A9"/>
    <w:rsid w:val="00231B41"/>
    <w:rsid w:val="0023219C"/>
    <w:rsid w:val="00232555"/>
    <w:rsid w:val="00232AD9"/>
    <w:rsid w:val="00232E21"/>
    <w:rsid w:val="00233D8B"/>
    <w:rsid w:val="0023476F"/>
    <w:rsid w:val="00236306"/>
    <w:rsid w:val="00236742"/>
    <w:rsid w:val="00236B9F"/>
    <w:rsid w:val="00236CF4"/>
    <w:rsid w:val="0023741E"/>
    <w:rsid w:val="00237B12"/>
    <w:rsid w:val="00237E52"/>
    <w:rsid w:val="00240ED7"/>
    <w:rsid w:val="0024180E"/>
    <w:rsid w:val="00242432"/>
    <w:rsid w:val="0024263C"/>
    <w:rsid w:val="00242C41"/>
    <w:rsid w:val="00243206"/>
    <w:rsid w:val="00243339"/>
    <w:rsid w:val="00243342"/>
    <w:rsid w:val="00243A25"/>
    <w:rsid w:val="00244736"/>
    <w:rsid w:val="00246488"/>
    <w:rsid w:val="00246827"/>
    <w:rsid w:val="00246AE1"/>
    <w:rsid w:val="002473C4"/>
    <w:rsid w:val="002507E2"/>
    <w:rsid w:val="00251512"/>
    <w:rsid w:val="0025171A"/>
    <w:rsid w:val="00251E78"/>
    <w:rsid w:val="00251F70"/>
    <w:rsid w:val="002524AB"/>
    <w:rsid w:val="00252E0A"/>
    <w:rsid w:val="00254795"/>
    <w:rsid w:val="00254D12"/>
    <w:rsid w:val="00255227"/>
    <w:rsid w:val="0025776E"/>
    <w:rsid w:val="00260477"/>
    <w:rsid w:val="0026054F"/>
    <w:rsid w:val="0026073B"/>
    <w:rsid w:val="00261328"/>
    <w:rsid w:val="002613B4"/>
    <w:rsid w:val="00261B25"/>
    <w:rsid w:val="002622CB"/>
    <w:rsid w:val="00262D0F"/>
    <w:rsid w:val="00264585"/>
    <w:rsid w:val="002649BC"/>
    <w:rsid w:val="00264ADC"/>
    <w:rsid w:val="0026588E"/>
    <w:rsid w:val="00265EB1"/>
    <w:rsid w:val="00265ED2"/>
    <w:rsid w:val="002670F7"/>
    <w:rsid w:val="002671A1"/>
    <w:rsid w:val="0027062A"/>
    <w:rsid w:val="00270708"/>
    <w:rsid w:val="0027101F"/>
    <w:rsid w:val="00271AFB"/>
    <w:rsid w:val="002738D5"/>
    <w:rsid w:val="00273932"/>
    <w:rsid w:val="002741B0"/>
    <w:rsid w:val="0027475E"/>
    <w:rsid w:val="0027569E"/>
    <w:rsid w:val="00276202"/>
    <w:rsid w:val="0027685E"/>
    <w:rsid w:val="00276DDE"/>
    <w:rsid w:val="0028042C"/>
    <w:rsid w:val="0028099B"/>
    <w:rsid w:val="00280BF3"/>
    <w:rsid w:val="002813B5"/>
    <w:rsid w:val="002816AC"/>
    <w:rsid w:val="00281F40"/>
    <w:rsid w:val="00281F93"/>
    <w:rsid w:val="002823B0"/>
    <w:rsid w:val="00282438"/>
    <w:rsid w:val="002831EC"/>
    <w:rsid w:val="002844EE"/>
    <w:rsid w:val="00285326"/>
    <w:rsid w:val="00285987"/>
    <w:rsid w:val="00287AF3"/>
    <w:rsid w:val="00290AAA"/>
    <w:rsid w:val="00291351"/>
    <w:rsid w:val="00291522"/>
    <w:rsid w:val="002919EE"/>
    <w:rsid w:val="00291D1E"/>
    <w:rsid w:val="00291F16"/>
    <w:rsid w:val="002925AC"/>
    <w:rsid w:val="00293B43"/>
    <w:rsid w:val="00294588"/>
    <w:rsid w:val="0029589E"/>
    <w:rsid w:val="00297578"/>
    <w:rsid w:val="00297865"/>
    <w:rsid w:val="002A0CE4"/>
    <w:rsid w:val="002A0D1F"/>
    <w:rsid w:val="002A1272"/>
    <w:rsid w:val="002A1CB0"/>
    <w:rsid w:val="002A1DC7"/>
    <w:rsid w:val="002A3551"/>
    <w:rsid w:val="002A4678"/>
    <w:rsid w:val="002A4C8D"/>
    <w:rsid w:val="002A52BE"/>
    <w:rsid w:val="002A58FE"/>
    <w:rsid w:val="002A69DF"/>
    <w:rsid w:val="002A6A69"/>
    <w:rsid w:val="002A73DF"/>
    <w:rsid w:val="002B0FCD"/>
    <w:rsid w:val="002B20D3"/>
    <w:rsid w:val="002B22DD"/>
    <w:rsid w:val="002B5438"/>
    <w:rsid w:val="002B595C"/>
    <w:rsid w:val="002B5A24"/>
    <w:rsid w:val="002B6AF0"/>
    <w:rsid w:val="002B7110"/>
    <w:rsid w:val="002B76B8"/>
    <w:rsid w:val="002B76CB"/>
    <w:rsid w:val="002C1BA0"/>
    <w:rsid w:val="002C20E3"/>
    <w:rsid w:val="002C2BE2"/>
    <w:rsid w:val="002C2EA4"/>
    <w:rsid w:val="002C2FB4"/>
    <w:rsid w:val="002C4840"/>
    <w:rsid w:val="002C5342"/>
    <w:rsid w:val="002C5CB1"/>
    <w:rsid w:val="002C6984"/>
    <w:rsid w:val="002C6AB2"/>
    <w:rsid w:val="002C6D09"/>
    <w:rsid w:val="002C7E3C"/>
    <w:rsid w:val="002D09AF"/>
    <w:rsid w:val="002D0FFC"/>
    <w:rsid w:val="002D137C"/>
    <w:rsid w:val="002D147E"/>
    <w:rsid w:val="002D1C41"/>
    <w:rsid w:val="002D1F90"/>
    <w:rsid w:val="002D238A"/>
    <w:rsid w:val="002D34EF"/>
    <w:rsid w:val="002D48A7"/>
    <w:rsid w:val="002D5581"/>
    <w:rsid w:val="002D6146"/>
    <w:rsid w:val="002D6AAE"/>
    <w:rsid w:val="002D6DD5"/>
    <w:rsid w:val="002D734D"/>
    <w:rsid w:val="002D76AC"/>
    <w:rsid w:val="002D7C6D"/>
    <w:rsid w:val="002E0527"/>
    <w:rsid w:val="002E1470"/>
    <w:rsid w:val="002E1953"/>
    <w:rsid w:val="002E30DC"/>
    <w:rsid w:val="002E351C"/>
    <w:rsid w:val="002E40EC"/>
    <w:rsid w:val="002E44FD"/>
    <w:rsid w:val="002E492B"/>
    <w:rsid w:val="002E4A79"/>
    <w:rsid w:val="002E4B5D"/>
    <w:rsid w:val="002E7560"/>
    <w:rsid w:val="002E7A6F"/>
    <w:rsid w:val="002F0FE0"/>
    <w:rsid w:val="002F138D"/>
    <w:rsid w:val="002F1A47"/>
    <w:rsid w:val="002F1C3A"/>
    <w:rsid w:val="002F1EE0"/>
    <w:rsid w:val="002F25E0"/>
    <w:rsid w:val="002F4224"/>
    <w:rsid w:val="002F4A6F"/>
    <w:rsid w:val="002F4FC4"/>
    <w:rsid w:val="002F6989"/>
    <w:rsid w:val="002F7B8E"/>
    <w:rsid w:val="003001D0"/>
    <w:rsid w:val="00300B78"/>
    <w:rsid w:val="00300ED8"/>
    <w:rsid w:val="00301088"/>
    <w:rsid w:val="003014F8"/>
    <w:rsid w:val="0030177D"/>
    <w:rsid w:val="00302611"/>
    <w:rsid w:val="00302A56"/>
    <w:rsid w:val="00302EFE"/>
    <w:rsid w:val="00303AF8"/>
    <w:rsid w:val="00304413"/>
    <w:rsid w:val="003048FC"/>
    <w:rsid w:val="0030494B"/>
    <w:rsid w:val="00305317"/>
    <w:rsid w:val="003053D0"/>
    <w:rsid w:val="0030540C"/>
    <w:rsid w:val="00305842"/>
    <w:rsid w:val="003062E7"/>
    <w:rsid w:val="003065EB"/>
    <w:rsid w:val="003068C1"/>
    <w:rsid w:val="003069FA"/>
    <w:rsid w:val="003105F8"/>
    <w:rsid w:val="00310B35"/>
    <w:rsid w:val="00310EB9"/>
    <w:rsid w:val="003121BC"/>
    <w:rsid w:val="00312762"/>
    <w:rsid w:val="00313894"/>
    <w:rsid w:val="003141D5"/>
    <w:rsid w:val="003144D4"/>
    <w:rsid w:val="00315402"/>
    <w:rsid w:val="00315A8A"/>
    <w:rsid w:val="00315B1E"/>
    <w:rsid w:val="003162C0"/>
    <w:rsid w:val="003166E9"/>
    <w:rsid w:val="0031757B"/>
    <w:rsid w:val="0032062D"/>
    <w:rsid w:val="00320C1C"/>
    <w:rsid w:val="00321471"/>
    <w:rsid w:val="00321D6F"/>
    <w:rsid w:val="00323023"/>
    <w:rsid w:val="0032352A"/>
    <w:rsid w:val="00323673"/>
    <w:rsid w:val="00323AEC"/>
    <w:rsid w:val="00323D60"/>
    <w:rsid w:val="003243EC"/>
    <w:rsid w:val="0032599E"/>
    <w:rsid w:val="00325B88"/>
    <w:rsid w:val="00325EED"/>
    <w:rsid w:val="0032639D"/>
    <w:rsid w:val="00326881"/>
    <w:rsid w:val="00327098"/>
    <w:rsid w:val="003270E0"/>
    <w:rsid w:val="00327CB0"/>
    <w:rsid w:val="0033058B"/>
    <w:rsid w:val="003307D7"/>
    <w:rsid w:val="00330EB2"/>
    <w:rsid w:val="00332035"/>
    <w:rsid w:val="0033352B"/>
    <w:rsid w:val="0033404E"/>
    <w:rsid w:val="00334A07"/>
    <w:rsid w:val="00334DA0"/>
    <w:rsid w:val="00335805"/>
    <w:rsid w:val="00335B05"/>
    <w:rsid w:val="0033673A"/>
    <w:rsid w:val="0034141A"/>
    <w:rsid w:val="00341913"/>
    <w:rsid w:val="003426D0"/>
    <w:rsid w:val="003432EB"/>
    <w:rsid w:val="003436CD"/>
    <w:rsid w:val="00344549"/>
    <w:rsid w:val="003453DB"/>
    <w:rsid w:val="003466A2"/>
    <w:rsid w:val="00346BA2"/>
    <w:rsid w:val="00350DFF"/>
    <w:rsid w:val="003517C0"/>
    <w:rsid w:val="00352B3E"/>
    <w:rsid w:val="00352CD5"/>
    <w:rsid w:val="0035331E"/>
    <w:rsid w:val="00354422"/>
    <w:rsid w:val="00354A79"/>
    <w:rsid w:val="00354C6E"/>
    <w:rsid w:val="00355929"/>
    <w:rsid w:val="0035613C"/>
    <w:rsid w:val="00357084"/>
    <w:rsid w:val="00357686"/>
    <w:rsid w:val="003579B5"/>
    <w:rsid w:val="00357CE1"/>
    <w:rsid w:val="00360584"/>
    <w:rsid w:val="0036085C"/>
    <w:rsid w:val="0036091A"/>
    <w:rsid w:val="00360AB4"/>
    <w:rsid w:val="00361073"/>
    <w:rsid w:val="00361A9A"/>
    <w:rsid w:val="00361B99"/>
    <w:rsid w:val="00362095"/>
    <w:rsid w:val="003621D6"/>
    <w:rsid w:val="003621F0"/>
    <w:rsid w:val="00363868"/>
    <w:rsid w:val="00363DD0"/>
    <w:rsid w:val="003641B8"/>
    <w:rsid w:val="00365D27"/>
    <w:rsid w:val="003669BC"/>
    <w:rsid w:val="00366F68"/>
    <w:rsid w:val="003703B1"/>
    <w:rsid w:val="003705E0"/>
    <w:rsid w:val="0037084F"/>
    <w:rsid w:val="00370FED"/>
    <w:rsid w:val="003710AE"/>
    <w:rsid w:val="0037259D"/>
    <w:rsid w:val="00373A17"/>
    <w:rsid w:val="00373A60"/>
    <w:rsid w:val="00373F4D"/>
    <w:rsid w:val="00374ADB"/>
    <w:rsid w:val="0037505C"/>
    <w:rsid w:val="003767FF"/>
    <w:rsid w:val="00376ED3"/>
    <w:rsid w:val="00377EC1"/>
    <w:rsid w:val="0038020F"/>
    <w:rsid w:val="0038042F"/>
    <w:rsid w:val="00380A2D"/>
    <w:rsid w:val="003813B1"/>
    <w:rsid w:val="00382177"/>
    <w:rsid w:val="00385645"/>
    <w:rsid w:val="003865BC"/>
    <w:rsid w:val="0038690B"/>
    <w:rsid w:val="00386D4C"/>
    <w:rsid w:val="00386E6E"/>
    <w:rsid w:val="0039216A"/>
    <w:rsid w:val="00392211"/>
    <w:rsid w:val="0039307F"/>
    <w:rsid w:val="00393402"/>
    <w:rsid w:val="00394721"/>
    <w:rsid w:val="00394F0F"/>
    <w:rsid w:val="00395ED7"/>
    <w:rsid w:val="003964FF"/>
    <w:rsid w:val="00396AE5"/>
    <w:rsid w:val="003974AA"/>
    <w:rsid w:val="00397596"/>
    <w:rsid w:val="00397F5A"/>
    <w:rsid w:val="003A1089"/>
    <w:rsid w:val="003A14D6"/>
    <w:rsid w:val="003A160E"/>
    <w:rsid w:val="003A3006"/>
    <w:rsid w:val="003A35BA"/>
    <w:rsid w:val="003A42F8"/>
    <w:rsid w:val="003A453D"/>
    <w:rsid w:val="003A4D18"/>
    <w:rsid w:val="003A5915"/>
    <w:rsid w:val="003A5951"/>
    <w:rsid w:val="003A5D7C"/>
    <w:rsid w:val="003A5E1E"/>
    <w:rsid w:val="003A6995"/>
    <w:rsid w:val="003A707D"/>
    <w:rsid w:val="003A7B36"/>
    <w:rsid w:val="003A7E9E"/>
    <w:rsid w:val="003B0093"/>
    <w:rsid w:val="003B09F2"/>
    <w:rsid w:val="003B0D1F"/>
    <w:rsid w:val="003B2118"/>
    <w:rsid w:val="003B2551"/>
    <w:rsid w:val="003B28DB"/>
    <w:rsid w:val="003B2FA1"/>
    <w:rsid w:val="003B3A4F"/>
    <w:rsid w:val="003B428C"/>
    <w:rsid w:val="003B58CC"/>
    <w:rsid w:val="003B5BC6"/>
    <w:rsid w:val="003B698C"/>
    <w:rsid w:val="003B6EB9"/>
    <w:rsid w:val="003B7C55"/>
    <w:rsid w:val="003C01A6"/>
    <w:rsid w:val="003C026F"/>
    <w:rsid w:val="003C068A"/>
    <w:rsid w:val="003C1651"/>
    <w:rsid w:val="003C1806"/>
    <w:rsid w:val="003C3114"/>
    <w:rsid w:val="003C6319"/>
    <w:rsid w:val="003C7CBC"/>
    <w:rsid w:val="003D11A3"/>
    <w:rsid w:val="003D1911"/>
    <w:rsid w:val="003D1AAE"/>
    <w:rsid w:val="003D1E1F"/>
    <w:rsid w:val="003D2E7F"/>
    <w:rsid w:val="003D2F52"/>
    <w:rsid w:val="003D376D"/>
    <w:rsid w:val="003D394D"/>
    <w:rsid w:val="003D42D8"/>
    <w:rsid w:val="003D4F72"/>
    <w:rsid w:val="003D5A23"/>
    <w:rsid w:val="003D5BFF"/>
    <w:rsid w:val="003D5D84"/>
    <w:rsid w:val="003D60D3"/>
    <w:rsid w:val="003D62C4"/>
    <w:rsid w:val="003D67C6"/>
    <w:rsid w:val="003E04D7"/>
    <w:rsid w:val="003E0802"/>
    <w:rsid w:val="003E1ADD"/>
    <w:rsid w:val="003E1CA6"/>
    <w:rsid w:val="003E349E"/>
    <w:rsid w:val="003E37EC"/>
    <w:rsid w:val="003E3B80"/>
    <w:rsid w:val="003E46D7"/>
    <w:rsid w:val="003E578D"/>
    <w:rsid w:val="003E67DC"/>
    <w:rsid w:val="003E6FDC"/>
    <w:rsid w:val="003E71AB"/>
    <w:rsid w:val="003E79E3"/>
    <w:rsid w:val="003F07C6"/>
    <w:rsid w:val="003F0BEB"/>
    <w:rsid w:val="003F14B9"/>
    <w:rsid w:val="003F2874"/>
    <w:rsid w:val="003F28B4"/>
    <w:rsid w:val="003F3162"/>
    <w:rsid w:val="003F4E88"/>
    <w:rsid w:val="003F5955"/>
    <w:rsid w:val="003F5F91"/>
    <w:rsid w:val="003F6286"/>
    <w:rsid w:val="003F6A94"/>
    <w:rsid w:val="003F7243"/>
    <w:rsid w:val="004018DD"/>
    <w:rsid w:val="004021FE"/>
    <w:rsid w:val="00402B7A"/>
    <w:rsid w:val="00402D38"/>
    <w:rsid w:val="00403C3F"/>
    <w:rsid w:val="004046EE"/>
    <w:rsid w:val="00404CF4"/>
    <w:rsid w:val="004050A3"/>
    <w:rsid w:val="00405514"/>
    <w:rsid w:val="004055C1"/>
    <w:rsid w:val="00405CFA"/>
    <w:rsid w:val="004065C5"/>
    <w:rsid w:val="00406FBC"/>
    <w:rsid w:val="00407E5C"/>
    <w:rsid w:val="0041086E"/>
    <w:rsid w:val="004108E2"/>
    <w:rsid w:val="0041115C"/>
    <w:rsid w:val="004118F3"/>
    <w:rsid w:val="00411EF2"/>
    <w:rsid w:val="004134D8"/>
    <w:rsid w:val="004134EB"/>
    <w:rsid w:val="00414A2D"/>
    <w:rsid w:val="0041510A"/>
    <w:rsid w:val="00415D6C"/>
    <w:rsid w:val="00416DD0"/>
    <w:rsid w:val="00417077"/>
    <w:rsid w:val="00420EF8"/>
    <w:rsid w:val="00421CC3"/>
    <w:rsid w:val="00424A8F"/>
    <w:rsid w:val="00424BFD"/>
    <w:rsid w:val="0042548C"/>
    <w:rsid w:val="0042571E"/>
    <w:rsid w:val="00425ED0"/>
    <w:rsid w:val="004275CC"/>
    <w:rsid w:val="00427818"/>
    <w:rsid w:val="00427A59"/>
    <w:rsid w:val="00431112"/>
    <w:rsid w:val="0043161B"/>
    <w:rsid w:val="00432268"/>
    <w:rsid w:val="00433567"/>
    <w:rsid w:val="00433B08"/>
    <w:rsid w:val="00433E11"/>
    <w:rsid w:val="00434303"/>
    <w:rsid w:val="004348CE"/>
    <w:rsid w:val="00435F54"/>
    <w:rsid w:val="00435FFD"/>
    <w:rsid w:val="0043692B"/>
    <w:rsid w:val="00436EF2"/>
    <w:rsid w:val="004375B9"/>
    <w:rsid w:val="00440039"/>
    <w:rsid w:val="004403B1"/>
    <w:rsid w:val="004404B2"/>
    <w:rsid w:val="00440F33"/>
    <w:rsid w:val="00442961"/>
    <w:rsid w:val="00442EF5"/>
    <w:rsid w:val="00443515"/>
    <w:rsid w:val="00443AA1"/>
    <w:rsid w:val="00443E5E"/>
    <w:rsid w:val="004440CF"/>
    <w:rsid w:val="00444176"/>
    <w:rsid w:val="004454F7"/>
    <w:rsid w:val="00446796"/>
    <w:rsid w:val="00446959"/>
    <w:rsid w:val="004469D8"/>
    <w:rsid w:val="00446A43"/>
    <w:rsid w:val="00447C06"/>
    <w:rsid w:val="0045015A"/>
    <w:rsid w:val="004506AF"/>
    <w:rsid w:val="00450F88"/>
    <w:rsid w:val="004516ED"/>
    <w:rsid w:val="00451785"/>
    <w:rsid w:val="004521D4"/>
    <w:rsid w:val="00452B25"/>
    <w:rsid w:val="00453998"/>
    <w:rsid w:val="00453D27"/>
    <w:rsid w:val="00454327"/>
    <w:rsid w:val="00455979"/>
    <w:rsid w:val="00455A8B"/>
    <w:rsid w:val="00456846"/>
    <w:rsid w:val="00456996"/>
    <w:rsid w:val="004569F3"/>
    <w:rsid w:val="00457934"/>
    <w:rsid w:val="0046016E"/>
    <w:rsid w:val="00460D39"/>
    <w:rsid w:val="00461653"/>
    <w:rsid w:val="00462CB9"/>
    <w:rsid w:val="0046322E"/>
    <w:rsid w:val="004632D2"/>
    <w:rsid w:val="00463754"/>
    <w:rsid w:val="00463CBE"/>
    <w:rsid w:val="00463F5D"/>
    <w:rsid w:val="0046486A"/>
    <w:rsid w:val="00464DB6"/>
    <w:rsid w:val="00464EE8"/>
    <w:rsid w:val="0046594E"/>
    <w:rsid w:val="004660AE"/>
    <w:rsid w:val="00466B8D"/>
    <w:rsid w:val="00470020"/>
    <w:rsid w:val="004701F7"/>
    <w:rsid w:val="004704E3"/>
    <w:rsid w:val="00470821"/>
    <w:rsid w:val="004712A0"/>
    <w:rsid w:val="00473103"/>
    <w:rsid w:val="0047327E"/>
    <w:rsid w:val="004734E9"/>
    <w:rsid w:val="00473717"/>
    <w:rsid w:val="00473E07"/>
    <w:rsid w:val="004744A3"/>
    <w:rsid w:val="0047495D"/>
    <w:rsid w:val="0047597C"/>
    <w:rsid w:val="004759E4"/>
    <w:rsid w:val="00475B2B"/>
    <w:rsid w:val="004769A4"/>
    <w:rsid w:val="00480312"/>
    <w:rsid w:val="00480D81"/>
    <w:rsid w:val="00480FE7"/>
    <w:rsid w:val="00482068"/>
    <w:rsid w:val="00482774"/>
    <w:rsid w:val="0048292C"/>
    <w:rsid w:val="00482DA4"/>
    <w:rsid w:val="004839DF"/>
    <w:rsid w:val="00483C76"/>
    <w:rsid w:val="00483E67"/>
    <w:rsid w:val="00484723"/>
    <w:rsid w:val="004848AC"/>
    <w:rsid w:val="0048659C"/>
    <w:rsid w:val="004874EB"/>
    <w:rsid w:val="00487774"/>
    <w:rsid w:val="004879DD"/>
    <w:rsid w:val="004907E0"/>
    <w:rsid w:val="0049315B"/>
    <w:rsid w:val="004938B9"/>
    <w:rsid w:val="00493C09"/>
    <w:rsid w:val="00493D69"/>
    <w:rsid w:val="0049558E"/>
    <w:rsid w:val="00495682"/>
    <w:rsid w:val="00495684"/>
    <w:rsid w:val="00495EA2"/>
    <w:rsid w:val="00496262"/>
    <w:rsid w:val="0049663C"/>
    <w:rsid w:val="00496693"/>
    <w:rsid w:val="00496DDF"/>
    <w:rsid w:val="00497BB7"/>
    <w:rsid w:val="004A036F"/>
    <w:rsid w:val="004A1007"/>
    <w:rsid w:val="004A1655"/>
    <w:rsid w:val="004A17EE"/>
    <w:rsid w:val="004A2D3C"/>
    <w:rsid w:val="004A33AB"/>
    <w:rsid w:val="004A3F49"/>
    <w:rsid w:val="004A5580"/>
    <w:rsid w:val="004A6F72"/>
    <w:rsid w:val="004A77C7"/>
    <w:rsid w:val="004B0A24"/>
    <w:rsid w:val="004B18D3"/>
    <w:rsid w:val="004B208E"/>
    <w:rsid w:val="004B2174"/>
    <w:rsid w:val="004B21DD"/>
    <w:rsid w:val="004B24DE"/>
    <w:rsid w:val="004B3165"/>
    <w:rsid w:val="004B31D9"/>
    <w:rsid w:val="004B33D2"/>
    <w:rsid w:val="004B357D"/>
    <w:rsid w:val="004B413C"/>
    <w:rsid w:val="004B418E"/>
    <w:rsid w:val="004B435A"/>
    <w:rsid w:val="004B437B"/>
    <w:rsid w:val="004B6868"/>
    <w:rsid w:val="004B6F87"/>
    <w:rsid w:val="004C141E"/>
    <w:rsid w:val="004C1E1B"/>
    <w:rsid w:val="004C4651"/>
    <w:rsid w:val="004C654B"/>
    <w:rsid w:val="004C6A4B"/>
    <w:rsid w:val="004C6D0A"/>
    <w:rsid w:val="004C75F6"/>
    <w:rsid w:val="004C789B"/>
    <w:rsid w:val="004C7EE5"/>
    <w:rsid w:val="004D041F"/>
    <w:rsid w:val="004D1052"/>
    <w:rsid w:val="004D1A55"/>
    <w:rsid w:val="004D1D10"/>
    <w:rsid w:val="004D21B3"/>
    <w:rsid w:val="004D25A8"/>
    <w:rsid w:val="004D2ED1"/>
    <w:rsid w:val="004D3343"/>
    <w:rsid w:val="004D3897"/>
    <w:rsid w:val="004D5541"/>
    <w:rsid w:val="004D5FC9"/>
    <w:rsid w:val="004D6842"/>
    <w:rsid w:val="004D71F1"/>
    <w:rsid w:val="004D75C7"/>
    <w:rsid w:val="004E0B31"/>
    <w:rsid w:val="004E0CBA"/>
    <w:rsid w:val="004E1A63"/>
    <w:rsid w:val="004E1FF1"/>
    <w:rsid w:val="004E303A"/>
    <w:rsid w:val="004E3EDC"/>
    <w:rsid w:val="004E4600"/>
    <w:rsid w:val="004E474E"/>
    <w:rsid w:val="004E5A3A"/>
    <w:rsid w:val="004E65BB"/>
    <w:rsid w:val="004E6A77"/>
    <w:rsid w:val="004E7DDA"/>
    <w:rsid w:val="004F0454"/>
    <w:rsid w:val="004F0AB2"/>
    <w:rsid w:val="004F218A"/>
    <w:rsid w:val="004F2236"/>
    <w:rsid w:val="004F37AA"/>
    <w:rsid w:val="004F3B93"/>
    <w:rsid w:val="004F3C2C"/>
    <w:rsid w:val="004F3E9B"/>
    <w:rsid w:val="004F4F91"/>
    <w:rsid w:val="004F5144"/>
    <w:rsid w:val="004F53BB"/>
    <w:rsid w:val="004F6C98"/>
    <w:rsid w:val="00500316"/>
    <w:rsid w:val="00500AAE"/>
    <w:rsid w:val="005011C1"/>
    <w:rsid w:val="00501C45"/>
    <w:rsid w:val="00502144"/>
    <w:rsid w:val="00502274"/>
    <w:rsid w:val="00502E6A"/>
    <w:rsid w:val="00503BEB"/>
    <w:rsid w:val="00504F20"/>
    <w:rsid w:val="00505589"/>
    <w:rsid w:val="005056FF"/>
    <w:rsid w:val="0050579C"/>
    <w:rsid w:val="005065C0"/>
    <w:rsid w:val="00506906"/>
    <w:rsid w:val="00506CA5"/>
    <w:rsid w:val="005100FA"/>
    <w:rsid w:val="00510323"/>
    <w:rsid w:val="0051063B"/>
    <w:rsid w:val="00510F7D"/>
    <w:rsid w:val="00511573"/>
    <w:rsid w:val="005118DE"/>
    <w:rsid w:val="005131E3"/>
    <w:rsid w:val="005154B3"/>
    <w:rsid w:val="0051615F"/>
    <w:rsid w:val="005164AF"/>
    <w:rsid w:val="00516545"/>
    <w:rsid w:val="00516CFD"/>
    <w:rsid w:val="00516D3D"/>
    <w:rsid w:val="00517232"/>
    <w:rsid w:val="00517AF0"/>
    <w:rsid w:val="00520363"/>
    <w:rsid w:val="00520BBF"/>
    <w:rsid w:val="005223C7"/>
    <w:rsid w:val="00522AE6"/>
    <w:rsid w:val="005231D5"/>
    <w:rsid w:val="005240F5"/>
    <w:rsid w:val="005245C7"/>
    <w:rsid w:val="0052494C"/>
    <w:rsid w:val="00524A40"/>
    <w:rsid w:val="00524C9B"/>
    <w:rsid w:val="00525256"/>
    <w:rsid w:val="005266B2"/>
    <w:rsid w:val="005273AF"/>
    <w:rsid w:val="0052751F"/>
    <w:rsid w:val="00527832"/>
    <w:rsid w:val="00530E8E"/>
    <w:rsid w:val="00531BB0"/>
    <w:rsid w:val="00533070"/>
    <w:rsid w:val="0053326B"/>
    <w:rsid w:val="0053564E"/>
    <w:rsid w:val="00536871"/>
    <w:rsid w:val="00536A26"/>
    <w:rsid w:val="00536B0D"/>
    <w:rsid w:val="0053772E"/>
    <w:rsid w:val="00540127"/>
    <w:rsid w:val="00541981"/>
    <w:rsid w:val="00542101"/>
    <w:rsid w:val="0054278C"/>
    <w:rsid w:val="0054314E"/>
    <w:rsid w:val="00543523"/>
    <w:rsid w:val="00543605"/>
    <w:rsid w:val="00545325"/>
    <w:rsid w:val="005501EA"/>
    <w:rsid w:val="0055067D"/>
    <w:rsid w:val="0055205D"/>
    <w:rsid w:val="005523AD"/>
    <w:rsid w:val="005524D9"/>
    <w:rsid w:val="00552AAE"/>
    <w:rsid w:val="00553247"/>
    <w:rsid w:val="00554E1F"/>
    <w:rsid w:val="00556620"/>
    <w:rsid w:val="00556F5D"/>
    <w:rsid w:val="005575F3"/>
    <w:rsid w:val="0055793E"/>
    <w:rsid w:val="00557B51"/>
    <w:rsid w:val="00560F01"/>
    <w:rsid w:val="00561141"/>
    <w:rsid w:val="005611F9"/>
    <w:rsid w:val="00561B12"/>
    <w:rsid w:val="00563729"/>
    <w:rsid w:val="00564182"/>
    <w:rsid w:val="00564BA7"/>
    <w:rsid w:val="005655B8"/>
    <w:rsid w:val="00565D66"/>
    <w:rsid w:val="005664E4"/>
    <w:rsid w:val="00566BFF"/>
    <w:rsid w:val="0056777D"/>
    <w:rsid w:val="0057011B"/>
    <w:rsid w:val="0057036E"/>
    <w:rsid w:val="0057040B"/>
    <w:rsid w:val="00570897"/>
    <w:rsid w:val="00570920"/>
    <w:rsid w:val="00570A63"/>
    <w:rsid w:val="00570AC1"/>
    <w:rsid w:val="00571352"/>
    <w:rsid w:val="005724A2"/>
    <w:rsid w:val="0057291A"/>
    <w:rsid w:val="005736CA"/>
    <w:rsid w:val="0057456A"/>
    <w:rsid w:val="00575F73"/>
    <w:rsid w:val="005770F4"/>
    <w:rsid w:val="005773C4"/>
    <w:rsid w:val="00577D91"/>
    <w:rsid w:val="0058014D"/>
    <w:rsid w:val="00581BDD"/>
    <w:rsid w:val="00581CC5"/>
    <w:rsid w:val="00581E38"/>
    <w:rsid w:val="0058278C"/>
    <w:rsid w:val="005828F1"/>
    <w:rsid w:val="005834C2"/>
    <w:rsid w:val="00583741"/>
    <w:rsid w:val="00583810"/>
    <w:rsid w:val="00583D28"/>
    <w:rsid w:val="005844AD"/>
    <w:rsid w:val="0058457E"/>
    <w:rsid w:val="00584AAA"/>
    <w:rsid w:val="0058633E"/>
    <w:rsid w:val="005866A7"/>
    <w:rsid w:val="00586B94"/>
    <w:rsid w:val="0058765E"/>
    <w:rsid w:val="005879D3"/>
    <w:rsid w:val="00590426"/>
    <w:rsid w:val="0059093F"/>
    <w:rsid w:val="00590C80"/>
    <w:rsid w:val="00590E2E"/>
    <w:rsid w:val="00591357"/>
    <w:rsid w:val="00591750"/>
    <w:rsid w:val="005917BA"/>
    <w:rsid w:val="00591D9C"/>
    <w:rsid w:val="00591F97"/>
    <w:rsid w:val="00592018"/>
    <w:rsid w:val="00592974"/>
    <w:rsid w:val="00592F18"/>
    <w:rsid w:val="0059369A"/>
    <w:rsid w:val="00593BE4"/>
    <w:rsid w:val="005944B6"/>
    <w:rsid w:val="005947E3"/>
    <w:rsid w:val="00595F37"/>
    <w:rsid w:val="00596415"/>
    <w:rsid w:val="005A1230"/>
    <w:rsid w:val="005A173F"/>
    <w:rsid w:val="005A1EFE"/>
    <w:rsid w:val="005A28E5"/>
    <w:rsid w:val="005A2CBB"/>
    <w:rsid w:val="005A37F9"/>
    <w:rsid w:val="005A4000"/>
    <w:rsid w:val="005A4251"/>
    <w:rsid w:val="005A43BD"/>
    <w:rsid w:val="005A5072"/>
    <w:rsid w:val="005A618E"/>
    <w:rsid w:val="005A631D"/>
    <w:rsid w:val="005A75AF"/>
    <w:rsid w:val="005A7702"/>
    <w:rsid w:val="005A7A0A"/>
    <w:rsid w:val="005A7D0C"/>
    <w:rsid w:val="005A7D19"/>
    <w:rsid w:val="005B005F"/>
    <w:rsid w:val="005B04F2"/>
    <w:rsid w:val="005B090B"/>
    <w:rsid w:val="005B231C"/>
    <w:rsid w:val="005B26B4"/>
    <w:rsid w:val="005B33F1"/>
    <w:rsid w:val="005B3764"/>
    <w:rsid w:val="005B3CDD"/>
    <w:rsid w:val="005B4346"/>
    <w:rsid w:val="005B4517"/>
    <w:rsid w:val="005B4C7F"/>
    <w:rsid w:val="005B52C2"/>
    <w:rsid w:val="005B563E"/>
    <w:rsid w:val="005B596D"/>
    <w:rsid w:val="005B6220"/>
    <w:rsid w:val="005B662D"/>
    <w:rsid w:val="005B74F4"/>
    <w:rsid w:val="005C113B"/>
    <w:rsid w:val="005C16D8"/>
    <w:rsid w:val="005C1C6F"/>
    <w:rsid w:val="005C358D"/>
    <w:rsid w:val="005C3C72"/>
    <w:rsid w:val="005C426C"/>
    <w:rsid w:val="005C4907"/>
    <w:rsid w:val="005C4ACC"/>
    <w:rsid w:val="005C5C8F"/>
    <w:rsid w:val="005C6049"/>
    <w:rsid w:val="005C6B66"/>
    <w:rsid w:val="005C6DD3"/>
    <w:rsid w:val="005C74EC"/>
    <w:rsid w:val="005D038C"/>
    <w:rsid w:val="005D0937"/>
    <w:rsid w:val="005D0B5B"/>
    <w:rsid w:val="005D0E0A"/>
    <w:rsid w:val="005D20A6"/>
    <w:rsid w:val="005D516F"/>
    <w:rsid w:val="005D64BB"/>
    <w:rsid w:val="005D6518"/>
    <w:rsid w:val="005D6B7E"/>
    <w:rsid w:val="005E153E"/>
    <w:rsid w:val="005E348E"/>
    <w:rsid w:val="005E3620"/>
    <w:rsid w:val="005E45AD"/>
    <w:rsid w:val="005E4854"/>
    <w:rsid w:val="005E588D"/>
    <w:rsid w:val="005E5EC9"/>
    <w:rsid w:val="005E6206"/>
    <w:rsid w:val="005E6381"/>
    <w:rsid w:val="005E641E"/>
    <w:rsid w:val="005E6554"/>
    <w:rsid w:val="005E680E"/>
    <w:rsid w:val="005F041A"/>
    <w:rsid w:val="005F1036"/>
    <w:rsid w:val="005F2C42"/>
    <w:rsid w:val="005F2F4A"/>
    <w:rsid w:val="005F33B7"/>
    <w:rsid w:val="005F4C8F"/>
    <w:rsid w:val="005F4F8B"/>
    <w:rsid w:val="005F5262"/>
    <w:rsid w:val="005F7272"/>
    <w:rsid w:val="005F7422"/>
    <w:rsid w:val="005F7BA3"/>
    <w:rsid w:val="00600BA9"/>
    <w:rsid w:val="00600CDB"/>
    <w:rsid w:val="00600CE4"/>
    <w:rsid w:val="00600EEE"/>
    <w:rsid w:val="006019F6"/>
    <w:rsid w:val="00601B5F"/>
    <w:rsid w:val="00601C66"/>
    <w:rsid w:val="00602277"/>
    <w:rsid w:val="0060298D"/>
    <w:rsid w:val="00603D8B"/>
    <w:rsid w:val="00604410"/>
    <w:rsid w:val="00604D5F"/>
    <w:rsid w:val="006053AD"/>
    <w:rsid w:val="00605447"/>
    <w:rsid w:val="006057A9"/>
    <w:rsid w:val="00605ED7"/>
    <w:rsid w:val="00607467"/>
    <w:rsid w:val="00607499"/>
    <w:rsid w:val="0060780F"/>
    <w:rsid w:val="00610638"/>
    <w:rsid w:val="00610C61"/>
    <w:rsid w:val="00610CC8"/>
    <w:rsid w:val="006119AB"/>
    <w:rsid w:val="00611E88"/>
    <w:rsid w:val="006136DB"/>
    <w:rsid w:val="00613B3D"/>
    <w:rsid w:val="00613D7B"/>
    <w:rsid w:val="00613F8C"/>
    <w:rsid w:val="0061455B"/>
    <w:rsid w:val="00615298"/>
    <w:rsid w:val="00615656"/>
    <w:rsid w:val="00615957"/>
    <w:rsid w:val="0061620A"/>
    <w:rsid w:val="00616432"/>
    <w:rsid w:val="00616A59"/>
    <w:rsid w:val="00616DD0"/>
    <w:rsid w:val="00616FB3"/>
    <w:rsid w:val="00617AA3"/>
    <w:rsid w:val="00617F3E"/>
    <w:rsid w:val="00620210"/>
    <w:rsid w:val="0062170E"/>
    <w:rsid w:val="00622297"/>
    <w:rsid w:val="00622A37"/>
    <w:rsid w:val="00624497"/>
    <w:rsid w:val="0062557C"/>
    <w:rsid w:val="00625E3C"/>
    <w:rsid w:val="00625EE2"/>
    <w:rsid w:val="006263C4"/>
    <w:rsid w:val="006263E6"/>
    <w:rsid w:val="00626AB8"/>
    <w:rsid w:val="0062740A"/>
    <w:rsid w:val="00627D18"/>
    <w:rsid w:val="006306F4"/>
    <w:rsid w:val="00630788"/>
    <w:rsid w:val="006307FA"/>
    <w:rsid w:val="00631C7A"/>
    <w:rsid w:val="00631F2D"/>
    <w:rsid w:val="00633B7C"/>
    <w:rsid w:val="0063425C"/>
    <w:rsid w:val="00634351"/>
    <w:rsid w:val="006348AD"/>
    <w:rsid w:val="00635192"/>
    <w:rsid w:val="00635979"/>
    <w:rsid w:val="0063673F"/>
    <w:rsid w:val="00636CA5"/>
    <w:rsid w:val="00636D3D"/>
    <w:rsid w:val="006372A2"/>
    <w:rsid w:val="0063742C"/>
    <w:rsid w:val="006374BE"/>
    <w:rsid w:val="00637C3A"/>
    <w:rsid w:val="006406F5"/>
    <w:rsid w:val="0064118C"/>
    <w:rsid w:val="0064120E"/>
    <w:rsid w:val="00641A21"/>
    <w:rsid w:val="006423BC"/>
    <w:rsid w:val="00642AC1"/>
    <w:rsid w:val="00643914"/>
    <w:rsid w:val="00643EF9"/>
    <w:rsid w:val="00644272"/>
    <w:rsid w:val="00644BDD"/>
    <w:rsid w:val="0064505A"/>
    <w:rsid w:val="00645632"/>
    <w:rsid w:val="00645BFB"/>
    <w:rsid w:val="0064649A"/>
    <w:rsid w:val="00647F75"/>
    <w:rsid w:val="0065060F"/>
    <w:rsid w:val="00650815"/>
    <w:rsid w:val="00650BB7"/>
    <w:rsid w:val="0065153D"/>
    <w:rsid w:val="006519DA"/>
    <w:rsid w:val="00652681"/>
    <w:rsid w:val="00654D50"/>
    <w:rsid w:val="00655459"/>
    <w:rsid w:val="00655C21"/>
    <w:rsid w:val="006563D9"/>
    <w:rsid w:val="006567CD"/>
    <w:rsid w:val="00656C80"/>
    <w:rsid w:val="006570AA"/>
    <w:rsid w:val="0066057E"/>
    <w:rsid w:val="00660AAB"/>
    <w:rsid w:val="00660D8C"/>
    <w:rsid w:val="00662DAE"/>
    <w:rsid w:val="0066519D"/>
    <w:rsid w:val="006676B2"/>
    <w:rsid w:val="00670609"/>
    <w:rsid w:val="00670743"/>
    <w:rsid w:val="00670FC5"/>
    <w:rsid w:val="0067435D"/>
    <w:rsid w:val="00674CB2"/>
    <w:rsid w:val="00674F8B"/>
    <w:rsid w:val="006751AC"/>
    <w:rsid w:val="00675FA4"/>
    <w:rsid w:val="00676449"/>
    <w:rsid w:val="00676F4B"/>
    <w:rsid w:val="00677C85"/>
    <w:rsid w:val="00677F40"/>
    <w:rsid w:val="006815FA"/>
    <w:rsid w:val="00681883"/>
    <w:rsid w:val="00681DA9"/>
    <w:rsid w:val="0068222C"/>
    <w:rsid w:val="0068231A"/>
    <w:rsid w:val="0068256C"/>
    <w:rsid w:val="006826D4"/>
    <w:rsid w:val="006827FE"/>
    <w:rsid w:val="00683530"/>
    <w:rsid w:val="0068456A"/>
    <w:rsid w:val="006846CD"/>
    <w:rsid w:val="00685977"/>
    <w:rsid w:val="00685DE2"/>
    <w:rsid w:val="00687E0C"/>
    <w:rsid w:val="0069000B"/>
    <w:rsid w:val="00690AD1"/>
    <w:rsid w:val="00691F23"/>
    <w:rsid w:val="00693495"/>
    <w:rsid w:val="006936B9"/>
    <w:rsid w:val="00693C1A"/>
    <w:rsid w:val="006940F6"/>
    <w:rsid w:val="00694323"/>
    <w:rsid w:val="00694970"/>
    <w:rsid w:val="00694E79"/>
    <w:rsid w:val="00694F4D"/>
    <w:rsid w:val="00695948"/>
    <w:rsid w:val="00695C44"/>
    <w:rsid w:val="00695D76"/>
    <w:rsid w:val="00696F55"/>
    <w:rsid w:val="0069716C"/>
    <w:rsid w:val="006A0702"/>
    <w:rsid w:val="006A0BBB"/>
    <w:rsid w:val="006A0CAC"/>
    <w:rsid w:val="006A1754"/>
    <w:rsid w:val="006A2067"/>
    <w:rsid w:val="006A2BAA"/>
    <w:rsid w:val="006A3050"/>
    <w:rsid w:val="006A393E"/>
    <w:rsid w:val="006A4351"/>
    <w:rsid w:val="006A465C"/>
    <w:rsid w:val="006A49AF"/>
    <w:rsid w:val="006A4C6C"/>
    <w:rsid w:val="006A4E20"/>
    <w:rsid w:val="006A5275"/>
    <w:rsid w:val="006A57F5"/>
    <w:rsid w:val="006A5DD3"/>
    <w:rsid w:val="006A5E60"/>
    <w:rsid w:val="006A61DF"/>
    <w:rsid w:val="006B073B"/>
    <w:rsid w:val="006B08DB"/>
    <w:rsid w:val="006B0ABC"/>
    <w:rsid w:val="006B3452"/>
    <w:rsid w:val="006B3543"/>
    <w:rsid w:val="006B38B9"/>
    <w:rsid w:val="006B3D67"/>
    <w:rsid w:val="006B60B4"/>
    <w:rsid w:val="006B61CF"/>
    <w:rsid w:val="006B69D8"/>
    <w:rsid w:val="006C07AA"/>
    <w:rsid w:val="006C1E80"/>
    <w:rsid w:val="006C3C6A"/>
    <w:rsid w:val="006C4026"/>
    <w:rsid w:val="006C44E7"/>
    <w:rsid w:val="006C4762"/>
    <w:rsid w:val="006C5392"/>
    <w:rsid w:val="006C5FEA"/>
    <w:rsid w:val="006C6176"/>
    <w:rsid w:val="006C6252"/>
    <w:rsid w:val="006C63D2"/>
    <w:rsid w:val="006C6F8A"/>
    <w:rsid w:val="006C7865"/>
    <w:rsid w:val="006D144E"/>
    <w:rsid w:val="006D2D00"/>
    <w:rsid w:val="006D2DD0"/>
    <w:rsid w:val="006D3571"/>
    <w:rsid w:val="006D3B40"/>
    <w:rsid w:val="006D3F35"/>
    <w:rsid w:val="006D4F8B"/>
    <w:rsid w:val="006D5CA9"/>
    <w:rsid w:val="006D5F33"/>
    <w:rsid w:val="006D718C"/>
    <w:rsid w:val="006D7433"/>
    <w:rsid w:val="006D782D"/>
    <w:rsid w:val="006D7EB5"/>
    <w:rsid w:val="006E0067"/>
    <w:rsid w:val="006E0684"/>
    <w:rsid w:val="006E090F"/>
    <w:rsid w:val="006E25DA"/>
    <w:rsid w:val="006E25E7"/>
    <w:rsid w:val="006E3BE1"/>
    <w:rsid w:val="006E4060"/>
    <w:rsid w:val="006E4603"/>
    <w:rsid w:val="006E616E"/>
    <w:rsid w:val="006E6957"/>
    <w:rsid w:val="006E6BCF"/>
    <w:rsid w:val="006E6F5C"/>
    <w:rsid w:val="006E6FBB"/>
    <w:rsid w:val="006F0942"/>
    <w:rsid w:val="006F131A"/>
    <w:rsid w:val="006F1F9F"/>
    <w:rsid w:val="006F24E7"/>
    <w:rsid w:val="006F28D9"/>
    <w:rsid w:val="006F2CB7"/>
    <w:rsid w:val="006F30C9"/>
    <w:rsid w:val="006F3F27"/>
    <w:rsid w:val="006F4469"/>
    <w:rsid w:val="006F449E"/>
    <w:rsid w:val="006F45AC"/>
    <w:rsid w:val="006F5081"/>
    <w:rsid w:val="006F53C6"/>
    <w:rsid w:val="006F6099"/>
    <w:rsid w:val="006F6949"/>
    <w:rsid w:val="006F709C"/>
    <w:rsid w:val="00700918"/>
    <w:rsid w:val="00700DEF"/>
    <w:rsid w:val="00700FDA"/>
    <w:rsid w:val="007011F9"/>
    <w:rsid w:val="00701F9D"/>
    <w:rsid w:val="00702C65"/>
    <w:rsid w:val="00702EDB"/>
    <w:rsid w:val="00702FDF"/>
    <w:rsid w:val="007044B7"/>
    <w:rsid w:val="0070508D"/>
    <w:rsid w:val="0070531E"/>
    <w:rsid w:val="00706951"/>
    <w:rsid w:val="00706BC5"/>
    <w:rsid w:val="00706BE0"/>
    <w:rsid w:val="007074C3"/>
    <w:rsid w:val="007076DB"/>
    <w:rsid w:val="0070771A"/>
    <w:rsid w:val="00710196"/>
    <w:rsid w:val="007113C9"/>
    <w:rsid w:val="00711AC8"/>
    <w:rsid w:val="00712C0D"/>
    <w:rsid w:val="007139CF"/>
    <w:rsid w:val="00714233"/>
    <w:rsid w:val="007143FD"/>
    <w:rsid w:val="00714708"/>
    <w:rsid w:val="007149BA"/>
    <w:rsid w:val="007156F8"/>
    <w:rsid w:val="0071580C"/>
    <w:rsid w:val="007167EB"/>
    <w:rsid w:val="00716C3B"/>
    <w:rsid w:val="00717C30"/>
    <w:rsid w:val="0072017B"/>
    <w:rsid w:val="00721130"/>
    <w:rsid w:val="00721BC4"/>
    <w:rsid w:val="00721FB3"/>
    <w:rsid w:val="00722454"/>
    <w:rsid w:val="0072246E"/>
    <w:rsid w:val="007225AE"/>
    <w:rsid w:val="0072301F"/>
    <w:rsid w:val="00723277"/>
    <w:rsid w:val="00723681"/>
    <w:rsid w:val="007236FE"/>
    <w:rsid w:val="0072437D"/>
    <w:rsid w:val="00724852"/>
    <w:rsid w:val="00724DE4"/>
    <w:rsid w:val="00725258"/>
    <w:rsid w:val="00725BC5"/>
    <w:rsid w:val="00726663"/>
    <w:rsid w:val="00726A58"/>
    <w:rsid w:val="007271FA"/>
    <w:rsid w:val="007279DA"/>
    <w:rsid w:val="007301F9"/>
    <w:rsid w:val="007320D5"/>
    <w:rsid w:val="007323B1"/>
    <w:rsid w:val="007328AC"/>
    <w:rsid w:val="007330BD"/>
    <w:rsid w:val="0073379A"/>
    <w:rsid w:val="007356B6"/>
    <w:rsid w:val="00735B34"/>
    <w:rsid w:val="00735F0A"/>
    <w:rsid w:val="00736001"/>
    <w:rsid w:val="0073674F"/>
    <w:rsid w:val="0073681E"/>
    <w:rsid w:val="00736A1C"/>
    <w:rsid w:val="00736D83"/>
    <w:rsid w:val="00740087"/>
    <w:rsid w:val="0074035A"/>
    <w:rsid w:val="00740C22"/>
    <w:rsid w:val="0074153A"/>
    <w:rsid w:val="0074173E"/>
    <w:rsid w:val="007418D0"/>
    <w:rsid w:val="007428DE"/>
    <w:rsid w:val="007428E3"/>
    <w:rsid w:val="00744692"/>
    <w:rsid w:val="00744970"/>
    <w:rsid w:val="00745A93"/>
    <w:rsid w:val="00745F71"/>
    <w:rsid w:val="00750794"/>
    <w:rsid w:val="00751116"/>
    <w:rsid w:val="00752331"/>
    <w:rsid w:val="0075248B"/>
    <w:rsid w:val="00752E19"/>
    <w:rsid w:val="00755890"/>
    <w:rsid w:val="00756D13"/>
    <w:rsid w:val="007570FF"/>
    <w:rsid w:val="00757FA8"/>
    <w:rsid w:val="00761431"/>
    <w:rsid w:val="00764B7D"/>
    <w:rsid w:val="007660AA"/>
    <w:rsid w:val="007677A2"/>
    <w:rsid w:val="007700AB"/>
    <w:rsid w:val="007702D2"/>
    <w:rsid w:val="00771696"/>
    <w:rsid w:val="00772233"/>
    <w:rsid w:val="0077252E"/>
    <w:rsid w:val="007728EC"/>
    <w:rsid w:val="007732C0"/>
    <w:rsid w:val="007736C3"/>
    <w:rsid w:val="00774D7A"/>
    <w:rsid w:val="007752F9"/>
    <w:rsid w:val="00777246"/>
    <w:rsid w:val="00777698"/>
    <w:rsid w:val="00777F82"/>
    <w:rsid w:val="00780414"/>
    <w:rsid w:val="007806A0"/>
    <w:rsid w:val="007806DB"/>
    <w:rsid w:val="0078088F"/>
    <w:rsid w:val="00781271"/>
    <w:rsid w:val="00782724"/>
    <w:rsid w:val="0078275D"/>
    <w:rsid w:val="00782797"/>
    <w:rsid w:val="0078290A"/>
    <w:rsid w:val="007832D5"/>
    <w:rsid w:val="007835CC"/>
    <w:rsid w:val="00785EFE"/>
    <w:rsid w:val="00785FFE"/>
    <w:rsid w:val="007863E4"/>
    <w:rsid w:val="007869EE"/>
    <w:rsid w:val="00786B6F"/>
    <w:rsid w:val="00790B7D"/>
    <w:rsid w:val="00790E79"/>
    <w:rsid w:val="0079381C"/>
    <w:rsid w:val="00794FE4"/>
    <w:rsid w:val="007952FD"/>
    <w:rsid w:val="00795EB1"/>
    <w:rsid w:val="007962FA"/>
    <w:rsid w:val="007972D3"/>
    <w:rsid w:val="007A1599"/>
    <w:rsid w:val="007A1A89"/>
    <w:rsid w:val="007A1E7B"/>
    <w:rsid w:val="007A2577"/>
    <w:rsid w:val="007A260A"/>
    <w:rsid w:val="007A2C9A"/>
    <w:rsid w:val="007A314E"/>
    <w:rsid w:val="007A3A5C"/>
    <w:rsid w:val="007A3CE7"/>
    <w:rsid w:val="007A40AD"/>
    <w:rsid w:val="007A4C6C"/>
    <w:rsid w:val="007A4CF2"/>
    <w:rsid w:val="007A5DB3"/>
    <w:rsid w:val="007A64F8"/>
    <w:rsid w:val="007A69C4"/>
    <w:rsid w:val="007B0DDC"/>
    <w:rsid w:val="007B0FE3"/>
    <w:rsid w:val="007B1B7B"/>
    <w:rsid w:val="007B2043"/>
    <w:rsid w:val="007B2B70"/>
    <w:rsid w:val="007B33E3"/>
    <w:rsid w:val="007B3AEC"/>
    <w:rsid w:val="007B40AF"/>
    <w:rsid w:val="007B4593"/>
    <w:rsid w:val="007B47A6"/>
    <w:rsid w:val="007B4DE9"/>
    <w:rsid w:val="007B637F"/>
    <w:rsid w:val="007B640E"/>
    <w:rsid w:val="007B6CF1"/>
    <w:rsid w:val="007B7358"/>
    <w:rsid w:val="007B7813"/>
    <w:rsid w:val="007C01A7"/>
    <w:rsid w:val="007C0824"/>
    <w:rsid w:val="007C0A94"/>
    <w:rsid w:val="007C1BB3"/>
    <w:rsid w:val="007C2268"/>
    <w:rsid w:val="007C22E0"/>
    <w:rsid w:val="007C2972"/>
    <w:rsid w:val="007C3238"/>
    <w:rsid w:val="007C4389"/>
    <w:rsid w:val="007C4B9A"/>
    <w:rsid w:val="007C4CD5"/>
    <w:rsid w:val="007C4D7C"/>
    <w:rsid w:val="007C5CEB"/>
    <w:rsid w:val="007C6262"/>
    <w:rsid w:val="007C64B8"/>
    <w:rsid w:val="007C7C52"/>
    <w:rsid w:val="007C7D3F"/>
    <w:rsid w:val="007D06FB"/>
    <w:rsid w:val="007D09FF"/>
    <w:rsid w:val="007D0DCA"/>
    <w:rsid w:val="007D1F85"/>
    <w:rsid w:val="007D23EA"/>
    <w:rsid w:val="007D2F28"/>
    <w:rsid w:val="007D31A9"/>
    <w:rsid w:val="007D39FB"/>
    <w:rsid w:val="007D510E"/>
    <w:rsid w:val="007D5B31"/>
    <w:rsid w:val="007D6925"/>
    <w:rsid w:val="007D7237"/>
    <w:rsid w:val="007D73C3"/>
    <w:rsid w:val="007D7A65"/>
    <w:rsid w:val="007E0C59"/>
    <w:rsid w:val="007E1500"/>
    <w:rsid w:val="007E1596"/>
    <w:rsid w:val="007E27EC"/>
    <w:rsid w:val="007E3CF0"/>
    <w:rsid w:val="007E4F80"/>
    <w:rsid w:val="007E6019"/>
    <w:rsid w:val="007E6BB8"/>
    <w:rsid w:val="007E7BA9"/>
    <w:rsid w:val="007F0510"/>
    <w:rsid w:val="007F18A7"/>
    <w:rsid w:val="007F18F8"/>
    <w:rsid w:val="007F275C"/>
    <w:rsid w:val="007F2B54"/>
    <w:rsid w:val="007F44D1"/>
    <w:rsid w:val="007F4ED0"/>
    <w:rsid w:val="007F6378"/>
    <w:rsid w:val="007F65F0"/>
    <w:rsid w:val="007F7C52"/>
    <w:rsid w:val="00801152"/>
    <w:rsid w:val="00801453"/>
    <w:rsid w:val="008021C5"/>
    <w:rsid w:val="008023CC"/>
    <w:rsid w:val="00803B44"/>
    <w:rsid w:val="00804773"/>
    <w:rsid w:val="00804B35"/>
    <w:rsid w:val="00804D79"/>
    <w:rsid w:val="00804DED"/>
    <w:rsid w:val="00804E98"/>
    <w:rsid w:val="0080512F"/>
    <w:rsid w:val="00805DD4"/>
    <w:rsid w:val="00805F67"/>
    <w:rsid w:val="00806B7B"/>
    <w:rsid w:val="00810FED"/>
    <w:rsid w:val="00811821"/>
    <w:rsid w:val="008128E5"/>
    <w:rsid w:val="00814062"/>
    <w:rsid w:val="0081422A"/>
    <w:rsid w:val="008147FA"/>
    <w:rsid w:val="00814AE4"/>
    <w:rsid w:val="00814FC3"/>
    <w:rsid w:val="008158B5"/>
    <w:rsid w:val="00816608"/>
    <w:rsid w:val="00816B71"/>
    <w:rsid w:val="0081737D"/>
    <w:rsid w:val="00817383"/>
    <w:rsid w:val="0081751F"/>
    <w:rsid w:val="0082009C"/>
    <w:rsid w:val="00820768"/>
    <w:rsid w:val="008219B4"/>
    <w:rsid w:val="00821B00"/>
    <w:rsid w:val="0082201E"/>
    <w:rsid w:val="00822E82"/>
    <w:rsid w:val="008247ED"/>
    <w:rsid w:val="00825CCC"/>
    <w:rsid w:val="00825E9E"/>
    <w:rsid w:val="008261C6"/>
    <w:rsid w:val="008266B1"/>
    <w:rsid w:val="00827977"/>
    <w:rsid w:val="008301F2"/>
    <w:rsid w:val="008303C4"/>
    <w:rsid w:val="00831C09"/>
    <w:rsid w:val="008321DA"/>
    <w:rsid w:val="00832A7E"/>
    <w:rsid w:val="00832C94"/>
    <w:rsid w:val="00832F47"/>
    <w:rsid w:val="00833633"/>
    <w:rsid w:val="008338C4"/>
    <w:rsid w:val="00833DFD"/>
    <w:rsid w:val="00834C3D"/>
    <w:rsid w:val="00836E75"/>
    <w:rsid w:val="00837522"/>
    <w:rsid w:val="008378A1"/>
    <w:rsid w:val="00840207"/>
    <w:rsid w:val="00840DF4"/>
    <w:rsid w:val="008412F1"/>
    <w:rsid w:val="00842061"/>
    <w:rsid w:val="008423DA"/>
    <w:rsid w:val="00843592"/>
    <w:rsid w:val="00843BD2"/>
    <w:rsid w:val="008445FC"/>
    <w:rsid w:val="00844865"/>
    <w:rsid w:val="00844F97"/>
    <w:rsid w:val="008450B4"/>
    <w:rsid w:val="00845C25"/>
    <w:rsid w:val="008461EC"/>
    <w:rsid w:val="0084674E"/>
    <w:rsid w:val="008470A1"/>
    <w:rsid w:val="00850ED3"/>
    <w:rsid w:val="00851867"/>
    <w:rsid w:val="00851A5C"/>
    <w:rsid w:val="00852060"/>
    <w:rsid w:val="008523E5"/>
    <w:rsid w:val="00852A01"/>
    <w:rsid w:val="00852D8B"/>
    <w:rsid w:val="00852FCA"/>
    <w:rsid w:val="008530CC"/>
    <w:rsid w:val="00853488"/>
    <w:rsid w:val="0085518A"/>
    <w:rsid w:val="00855204"/>
    <w:rsid w:val="00856D85"/>
    <w:rsid w:val="00856D9B"/>
    <w:rsid w:val="00857A2B"/>
    <w:rsid w:val="00857D60"/>
    <w:rsid w:val="008602BF"/>
    <w:rsid w:val="00861059"/>
    <w:rsid w:val="0086189E"/>
    <w:rsid w:val="00862F10"/>
    <w:rsid w:val="00863BA0"/>
    <w:rsid w:val="008641E3"/>
    <w:rsid w:val="008669B7"/>
    <w:rsid w:val="00866C7A"/>
    <w:rsid w:val="008678FF"/>
    <w:rsid w:val="008704A2"/>
    <w:rsid w:val="00871230"/>
    <w:rsid w:val="00873418"/>
    <w:rsid w:val="008742C5"/>
    <w:rsid w:val="00874D0A"/>
    <w:rsid w:val="008755C3"/>
    <w:rsid w:val="00876261"/>
    <w:rsid w:val="0087641A"/>
    <w:rsid w:val="00877ABF"/>
    <w:rsid w:val="0088011C"/>
    <w:rsid w:val="008802B5"/>
    <w:rsid w:val="008803B3"/>
    <w:rsid w:val="00880E24"/>
    <w:rsid w:val="00880FD8"/>
    <w:rsid w:val="00882E3C"/>
    <w:rsid w:val="00883435"/>
    <w:rsid w:val="0088441B"/>
    <w:rsid w:val="0088525A"/>
    <w:rsid w:val="00885A44"/>
    <w:rsid w:val="00886293"/>
    <w:rsid w:val="008866C0"/>
    <w:rsid w:val="00887A82"/>
    <w:rsid w:val="008916BD"/>
    <w:rsid w:val="008917BF"/>
    <w:rsid w:val="00891A93"/>
    <w:rsid w:val="00891F53"/>
    <w:rsid w:val="00893232"/>
    <w:rsid w:val="00893756"/>
    <w:rsid w:val="0089543B"/>
    <w:rsid w:val="008954BD"/>
    <w:rsid w:val="00895899"/>
    <w:rsid w:val="00895923"/>
    <w:rsid w:val="008959A9"/>
    <w:rsid w:val="00896446"/>
    <w:rsid w:val="0089646B"/>
    <w:rsid w:val="008965A9"/>
    <w:rsid w:val="008A095B"/>
    <w:rsid w:val="008A0C39"/>
    <w:rsid w:val="008A22F1"/>
    <w:rsid w:val="008A2FAA"/>
    <w:rsid w:val="008A347C"/>
    <w:rsid w:val="008A38F4"/>
    <w:rsid w:val="008A4508"/>
    <w:rsid w:val="008A48EE"/>
    <w:rsid w:val="008A4B0E"/>
    <w:rsid w:val="008A4F53"/>
    <w:rsid w:val="008A5522"/>
    <w:rsid w:val="008B035D"/>
    <w:rsid w:val="008B1327"/>
    <w:rsid w:val="008B1F75"/>
    <w:rsid w:val="008B2E10"/>
    <w:rsid w:val="008B2E99"/>
    <w:rsid w:val="008B3542"/>
    <w:rsid w:val="008B46A6"/>
    <w:rsid w:val="008B4924"/>
    <w:rsid w:val="008B4B9E"/>
    <w:rsid w:val="008B5005"/>
    <w:rsid w:val="008B519D"/>
    <w:rsid w:val="008B534F"/>
    <w:rsid w:val="008B5BB8"/>
    <w:rsid w:val="008B6147"/>
    <w:rsid w:val="008B63E6"/>
    <w:rsid w:val="008B6D68"/>
    <w:rsid w:val="008C00FC"/>
    <w:rsid w:val="008C0219"/>
    <w:rsid w:val="008C0266"/>
    <w:rsid w:val="008C1222"/>
    <w:rsid w:val="008C172C"/>
    <w:rsid w:val="008C1C37"/>
    <w:rsid w:val="008C201A"/>
    <w:rsid w:val="008C22AF"/>
    <w:rsid w:val="008C2800"/>
    <w:rsid w:val="008C4539"/>
    <w:rsid w:val="008C461C"/>
    <w:rsid w:val="008C48C4"/>
    <w:rsid w:val="008C4D5C"/>
    <w:rsid w:val="008C51BA"/>
    <w:rsid w:val="008C5586"/>
    <w:rsid w:val="008C584D"/>
    <w:rsid w:val="008C5E5B"/>
    <w:rsid w:val="008C6E83"/>
    <w:rsid w:val="008C7359"/>
    <w:rsid w:val="008D106B"/>
    <w:rsid w:val="008D2DE7"/>
    <w:rsid w:val="008D32F5"/>
    <w:rsid w:val="008D3730"/>
    <w:rsid w:val="008D432E"/>
    <w:rsid w:val="008D4DAD"/>
    <w:rsid w:val="008D4E01"/>
    <w:rsid w:val="008D5793"/>
    <w:rsid w:val="008D57E9"/>
    <w:rsid w:val="008D59FA"/>
    <w:rsid w:val="008D680B"/>
    <w:rsid w:val="008D72ED"/>
    <w:rsid w:val="008D7F5A"/>
    <w:rsid w:val="008E0DAF"/>
    <w:rsid w:val="008E1AAB"/>
    <w:rsid w:val="008E1E19"/>
    <w:rsid w:val="008E21B0"/>
    <w:rsid w:val="008E2FB1"/>
    <w:rsid w:val="008E424C"/>
    <w:rsid w:val="008E452F"/>
    <w:rsid w:val="008E4543"/>
    <w:rsid w:val="008E4582"/>
    <w:rsid w:val="008E56C2"/>
    <w:rsid w:val="008E6873"/>
    <w:rsid w:val="008E7586"/>
    <w:rsid w:val="008F0264"/>
    <w:rsid w:val="008F0FCA"/>
    <w:rsid w:val="008F112B"/>
    <w:rsid w:val="008F1825"/>
    <w:rsid w:val="008F1B2C"/>
    <w:rsid w:val="008F29CC"/>
    <w:rsid w:val="008F3D18"/>
    <w:rsid w:val="008F3DA1"/>
    <w:rsid w:val="008F3F04"/>
    <w:rsid w:val="008F47E7"/>
    <w:rsid w:val="008F4C81"/>
    <w:rsid w:val="008F68B0"/>
    <w:rsid w:val="008F7A19"/>
    <w:rsid w:val="008F7D7C"/>
    <w:rsid w:val="008F7DA7"/>
    <w:rsid w:val="00900175"/>
    <w:rsid w:val="009002CF"/>
    <w:rsid w:val="009008A5"/>
    <w:rsid w:val="00900DE9"/>
    <w:rsid w:val="0090188D"/>
    <w:rsid w:val="00901D13"/>
    <w:rsid w:val="00902130"/>
    <w:rsid w:val="009028E3"/>
    <w:rsid w:val="00902AF1"/>
    <w:rsid w:val="00902C9B"/>
    <w:rsid w:val="00902F5F"/>
    <w:rsid w:val="009031E3"/>
    <w:rsid w:val="0090348B"/>
    <w:rsid w:val="009036D6"/>
    <w:rsid w:val="00903BA2"/>
    <w:rsid w:val="009053E7"/>
    <w:rsid w:val="009054EA"/>
    <w:rsid w:val="009065B5"/>
    <w:rsid w:val="009073B4"/>
    <w:rsid w:val="009105ED"/>
    <w:rsid w:val="00910B68"/>
    <w:rsid w:val="00911356"/>
    <w:rsid w:val="009116D0"/>
    <w:rsid w:val="0091226E"/>
    <w:rsid w:val="00912729"/>
    <w:rsid w:val="0091275E"/>
    <w:rsid w:val="00912F39"/>
    <w:rsid w:val="00913D2A"/>
    <w:rsid w:val="00913FD2"/>
    <w:rsid w:val="009156E8"/>
    <w:rsid w:val="00915BCC"/>
    <w:rsid w:val="00915FD8"/>
    <w:rsid w:val="009173F3"/>
    <w:rsid w:val="009200F6"/>
    <w:rsid w:val="009202D5"/>
    <w:rsid w:val="00920477"/>
    <w:rsid w:val="00920B8F"/>
    <w:rsid w:val="0092213E"/>
    <w:rsid w:val="00922188"/>
    <w:rsid w:val="009230F6"/>
    <w:rsid w:val="009247CA"/>
    <w:rsid w:val="00926EA5"/>
    <w:rsid w:val="0092746C"/>
    <w:rsid w:val="0092756A"/>
    <w:rsid w:val="00927F5B"/>
    <w:rsid w:val="0093075F"/>
    <w:rsid w:val="00930A98"/>
    <w:rsid w:val="00930FEE"/>
    <w:rsid w:val="00931902"/>
    <w:rsid w:val="00931ACF"/>
    <w:rsid w:val="0093269A"/>
    <w:rsid w:val="00932AC5"/>
    <w:rsid w:val="00932F0D"/>
    <w:rsid w:val="00933324"/>
    <w:rsid w:val="009333F2"/>
    <w:rsid w:val="0093533D"/>
    <w:rsid w:val="009356D2"/>
    <w:rsid w:val="00935AB4"/>
    <w:rsid w:val="00935DCA"/>
    <w:rsid w:val="0093609B"/>
    <w:rsid w:val="009363C7"/>
    <w:rsid w:val="00936BD7"/>
    <w:rsid w:val="0093722B"/>
    <w:rsid w:val="00937B90"/>
    <w:rsid w:val="00937EA9"/>
    <w:rsid w:val="00943365"/>
    <w:rsid w:val="00943D2D"/>
    <w:rsid w:val="00944C5D"/>
    <w:rsid w:val="00945564"/>
    <w:rsid w:val="009457F9"/>
    <w:rsid w:val="00945AAA"/>
    <w:rsid w:val="00946400"/>
    <w:rsid w:val="00946824"/>
    <w:rsid w:val="00947B2F"/>
    <w:rsid w:val="0095065A"/>
    <w:rsid w:val="009511FA"/>
    <w:rsid w:val="00951E73"/>
    <w:rsid w:val="009523E6"/>
    <w:rsid w:val="00952C46"/>
    <w:rsid w:val="00955DD9"/>
    <w:rsid w:val="00956414"/>
    <w:rsid w:val="00956764"/>
    <w:rsid w:val="00956DE1"/>
    <w:rsid w:val="009571C1"/>
    <w:rsid w:val="00960119"/>
    <w:rsid w:val="00960652"/>
    <w:rsid w:val="00961BC5"/>
    <w:rsid w:val="0096299B"/>
    <w:rsid w:val="00963C01"/>
    <w:rsid w:val="00963DD7"/>
    <w:rsid w:val="00963E35"/>
    <w:rsid w:val="009646BE"/>
    <w:rsid w:val="009647E8"/>
    <w:rsid w:val="009649E2"/>
    <w:rsid w:val="00964F66"/>
    <w:rsid w:val="00965863"/>
    <w:rsid w:val="00966CCB"/>
    <w:rsid w:val="00970177"/>
    <w:rsid w:val="0097043F"/>
    <w:rsid w:val="009709F3"/>
    <w:rsid w:val="00970C71"/>
    <w:rsid w:val="009715D4"/>
    <w:rsid w:val="00971DF0"/>
    <w:rsid w:val="00971E04"/>
    <w:rsid w:val="00971EBD"/>
    <w:rsid w:val="00972C92"/>
    <w:rsid w:val="009730CB"/>
    <w:rsid w:val="009738D6"/>
    <w:rsid w:val="00974B01"/>
    <w:rsid w:val="00974B24"/>
    <w:rsid w:val="00975157"/>
    <w:rsid w:val="009760AD"/>
    <w:rsid w:val="00976285"/>
    <w:rsid w:val="009762C7"/>
    <w:rsid w:val="00976483"/>
    <w:rsid w:val="009773EA"/>
    <w:rsid w:val="009777E1"/>
    <w:rsid w:val="00977C16"/>
    <w:rsid w:val="00980473"/>
    <w:rsid w:val="009805AD"/>
    <w:rsid w:val="00980754"/>
    <w:rsid w:val="00982D77"/>
    <w:rsid w:val="00983179"/>
    <w:rsid w:val="009834E4"/>
    <w:rsid w:val="0098381A"/>
    <w:rsid w:val="009842CA"/>
    <w:rsid w:val="009845E9"/>
    <w:rsid w:val="00984947"/>
    <w:rsid w:val="00984F6E"/>
    <w:rsid w:val="009854A4"/>
    <w:rsid w:val="0098574F"/>
    <w:rsid w:val="00986562"/>
    <w:rsid w:val="009866F9"/>
    <w:rsid w:val="009868DE"/>
    <w:rsid w:val="009871EA"/>
    <w:rsid w:val="009879C1"/>
    <w:rsid w:val="00987CC0"/>
    <w:rsid w:val="0099005F"/>
    <w:rsid w:val="00990EFC"/>
    <w:rsid w:val="0099176A"/>
    <w:rsid w:val="00991BA6"/>
    <w:rsid w:val="00992C07"/>
    <w:rsid w:val="00992C16"/>
    <w:rsid w:val="009930A1"/>
    <w:rsid w:val="009951FF"/>
    <w:rsid w:val="0099599D"/>
    <w:rsid w:val="00996E30"/>
    <w:rsid w:val="00997652"/>
    <w:rsid w:val="0099790B"/>
    <w:rsid w:val="00997DA6"/>
    <w:rsid w:val="00997E1E"/>
    <w:rsid w:val="00997EA5"/>
    <w:rsid w:val="009A11E5"/>
    <w:rsid w:val="009A2EC4"/>
    <w:rsid w:val="009A3F2D"/>
    <w:rsid w:val="009A4743"/>
    <w:rsid w:val="009A6074"/>
    <w:rsid w:val="009A61E5"/>
    <w:rsid w:val="009A63E6"/>
    <w:rsid w:val="009A67B7"/>
    <w:rsid w:val="009A69EC"/>
    <w:rsid w:val="009A6C49"/>
    <w:rsid w:val="009A7FAE"/>
    <w:rsid w:val="009B1196"/>
    <w:rsid w:val="009B1352"/>
    <w:rsid w:val="009B18E8"/>
    <w:rsid w:val="009B414E"/>
    <w:rsid w:val="009B49D8"/>
    <w:rsid w:val="009B5673"/>
    <w:rsid w:val="009B5709"/>
    <w:rsid w:val="009B625D"/>
    <w:rsid w:val="009B72A5"/>
    <w:rsid w:val="009B7434"/>
    <w:rsid w:val="009B78C4"/>
    <w:rsid w:val="009B7F2E"/>
    <w:rsid w:val="009B7F50"/>
    <w:rsid w:val="009C170A"/>
    <w:rsid w:val="009C1CF8"/>
    <w:rsid w:val="009C21C5"/>
    <w:rsid w:val="009C2962"/>
    <w:rsid w:val="009C2B4B"/>
    <w:rsid w:val="009C31D5"/>
    <w:rsid w:val="009C329E"/>
    <w:rsid w:val="009C35EB"/>
    <w:rsid w:val="009C46FA"/>
    <w:rsid w:val="009C59D0"/>
    <w:rsid w:val="009C5C75"/>
    <w:rsid w:val="009C7F49"/>
    <w:rsid w:val="009D0328"/>
    <w:rsid w:val="009D069B"/>
    <w:rsid w:val="009D0C2E"/>
    <w:rsid w:val="009D10C7"/>
    <w:rsid w:val="009D13D1"/>
    <w:rsid w:val="009D1FC1"/>
    <w:rsid w:val="009D22C8"/>
    <w:rsid w:val="009D29AD"/>
    <w:rsid w:val="009D30CE"/>
    <w:rsid w:val="009D3146"/>
    <w:rsid w:val="009D43D2"/>
    <w:rsid w:val="009D48C9"/>
    <w:rsid w:val="009D596D"/>
    <w:rsid w:val="009D5A1A"/>
    <w:rsid w:val="009D5A95"/>
    <w:rsid w:val="009D5B35"/>
    <w:rsid w:val="009D5E66"/>
    <w:rsid w:val="009D5F85"/>
    <w:rsid w:val="009D6717"/>
    <w:rsid w:val="009D68AD"/>
    <w:rsid w:val="009D6A55"/>
    <w:rsid w:val="009D71E2"/>
    <w:rsid w:val="009D7757"/>
    <w:rsid w:val="009D7C14"/>
    <w:rsid w:val="009E020B"/>
    <w:rsid w:val="009E1297"/>
    <w:rsid w:val="009E1C20"/>
    <w:rsid w:val="009E2023"/>
    <w:rsid w:val="009E2FC1"/>
    <w:rsid w:val="009E3542"/>
    <w:rsid w:val="009E3C33"/>
    <w:rsid w:val="009E4D29"/>
    <w:rsid w:val="009E535E"/>
    <w:rsid w:val="009E58E1"/>
    <w:rsid w:val="009E5FCB"/>
    <w:rsid w:val="009F0B36"/>
    <w:rsid w:val="009F13CE"/>
    <w:rsid w:val="009F28C1"/>
    <w:rsid w:val="009F2B37"/>
    <w:rsid w:val="009F315E"/>
    <w:rsid w:val="009F4072"/>
    <w:rsid w:val="009F6043"/>
    <w:rsid w:val="009F6A49"/>
    <w:rsid w:val="009F782E"/>
    <w:rsid w:val="00A017FA"/>
    <w:rsid w:val="00A018C0"/>
    <w:rsid w:val="00A0212A"/>
    <w:rsid w:val="00A0218B"/>
    <w:rsid w:val="00A02280"/>
    <w:rsid w:val="00A0352F"/>
    <w:rsid w:val="00A05E09"/>
    <w:rsid w:val="00A066DE"/>
    <w:rsid w:val="00A06BB7"/>
    <w:rsid w:val="00A079AE"/>
    <w:rsid w:val="00A07BBA"/>
    <w:rsid w:val="00A10912"/>
    <w:rsid w:val="00A11312"/>
    <w:rsid w:val="00A1149F"/>
    <w:rsid w:val="00A114B7"/>
    <w:rsid w:val="00A136B8"/>
    <w:rsid w:val="00A1414B"/>
    <w:rsid w:val="00A15D56"/>
    <w:rsid w:val="00A16788"/>
    <w:rsid w:val="00A17041"/>
    <w:rsid w:val="00A170FF"/>
    <w:rsid w:val="00A211FB"/>
    <w:rsid w:val="00A213BB"/>
    <w:rsid w:val="00A216C0"/>
    <w:rsid w:val="00A21B12"/>
    <w:rsid w:val="00A2212C"/>
    <w:rsid w:val="00A23C74"/>
    <w:rsid w:val="00A23D0C"/>
    <w:rsid w:val="00A24AF5"/>
    <w:rsid w:val="00A260D9"/>
    <w:rsid w:val="00A26BAD"/>
    <w:rsid w:val="00A26D47"/>
    <w:rsid w:val="00A27A30"/>
    <w:rsid w:val="00A30AFC"/>
    <w:rsid w:val="00A30C27"/>
    <w:rsid w:val="00A3112F"/>
    <w:rsid w:val="00A31719"/>
    <w:rsid w:val="00A32202"/>
    <w:rsid w:val="00A333B7"/>
    <w:rsid w:val="00A33560"/>
    <w:rsid w:val="00A34045"/>
    <w:rsid w:val="00A34456"/>
    <w:rsid w:val="00A346C2"/>
    <w:rsid w:val="00A34A0E"/>
    <w:rsid w:val="00A34BD3"/>
    <w:rsid w:val="00A35DFC"/>
    <w:rsid w:val="00A3615A"/>
    <w:rsid w:val="00A37FA6"/>
    <w:rsid w:val="00A40BB4"/>
    <w:rsid w:val="00A41C73"/>
    <w:rsid w:val="00A41D0B"/>
    <w:rsid w:val="00A420AA"/>
    <w:rsid w:val="00A4292D"/>
    <w:rsid w:val="00A429C5"/>
    <w:rsid w:val="00A42BC1"/>
    <w:rsid w:val="00A42DB3"/>
    <w:rsid w:val="00A43056"/>
    <w:rsid w:val="00A4354B"/>
    <w:rsid w:val="00A438E0"/>
    <w:rsid w:val="00A43BD6"/>
    <w:rsid w:val="00A44077"/>
    <w:rsid w:val="00A44764"/>
    <w:rsid w:val="00A449F0"/>
    <w:rsid w:val="00A451D7"/>
    <w:rsid w:val="00A462E2"/>
    <w:rsid w:val="00A46426"/>
    <w:rsid w:val="00A511E4"/>
    <w:rsid w:val="00A51A28"/>
    <w:rsid w:val="00A51C8F"/>
    <w:rsid w:val="00A53720"/>
    <w:rsid w:val="00A546BB"/>
    <w:rsid w:val="00A54A7C"/>
    <w:rsid w:val="00A556A6"/>
    <w:rsid w:val="00A55D3F"/>
    <w:rsid w:val="00A561E2"/>
    <w:rsid w:val="00A56355"/>
    <w:rsid w:val="00A567F9"/>
    <w:rsid w:val="00A56DB0"/>
    <w:rsid w:val="00A57029"/>
    <w:rsid w:val="00A57126"/>
    <w:rsid w:val="00A57208"/>
    <w:rsid w:val="00A57B3C"/>
    <w:rsid w:val="00A60156"/>
    <w:rsid w:val="00A601A9"/>
    <w:rsid w:val="00A6084C"/>
    <w:rsid w:val="00A60BAC"/>
    <w:rsid w:val="00A61210"/>
    <w:rsid w:val="00A61674"/>
    <w:rsid w:val="00A617FB"/>
    <w:rsid w:val="00A61BF1"/>
    <w:rsid w:val="00A6200F"/>
    <w:rsid w:val="00A620AD"/>
    <w:rsid w:val="00A62313"/>
    <w:rsid w:val="00A623A1"/>
    <w:rsid w:val="00A635A8"/>
    <w:rsid w:val="00A6390B"/>
    <w:rsid w:val="00A63CCC"/>
    <w:rsid w:val="00A64329"/>
    <w:rsid w:val="00A65A9A"/>
    <w:rsid w:val="00A662E0"/>
    <w:rsid w:val="00A6641C"/>
    <w:rsid w:val="00A6678F"/>
    <w:rsid w:val="00A6720B"/>
    <w:rsid w:val="00A67562"/>
    <w:rsid w:val="00A67BE8"/>
    <w:rsid w:val="00A67E6E"/>
    <w:rsid w:val="00A70B7E"/>
    <w:rsid w:val="00A710F3"/>
    <w:rsid w:val="00A717B8"/>
    <w:rsid w:val="00A721C4"/>
    <w:rsid w:val="00A722BE"/>
    <w:rsid w:val="00A7263F"/>
    <w:rsid w:val="00A72D47"/>
    <w:rsid w:val="00A734E1"/>
    <w:rsid w:val="00A735F2"/>
    <w:rsid w:val="00A7361F"/>
    <w:rsid w:val="00A73E5A"/>
    <w:rsid w:val="00A750F7"/>
    <w:rsid w:val="00A75B91"/>
    <w:rsid w:val="00A77B84"/>
    <w:rsid w:val="00A800FF"/>
    <w:rsid w:val="00A8036A"/>
    <w:rsid w:val="00A809F5"/>
    <w:rsid w:val="00A815F4"/>
    <w:rsid w:val="00A82A9B"/>
    <w:rsid w:val="00A843B1"/>
    <w:rsid w:val="00A865B9"/>
    <w:rsid w:val="00A86676"/>
    <w:rsid w:val="00A87284"/>
    <w:rsid w:val="00A905A3"/>
    <w:rsid w:val="00A908E7"/>
    <w:rsid w:val="00A90F3A"/>
    <w:rsid w:val="00A91D4D"/>
    <w:rsid w:val="00A92617"/>
    <w:rsid w:val="00A92A1A"/>
    <w:rsid w:val="00A930D8"/>
    <w:rsid w:val="00A93555"/>
    <w:rsid w:val="00A93568"/>
    <w:rsid w:val="00A93729"/>
    <w:rsid w:val="00A9447E"/>
    <w:rsid w:val="00A95346"/>
    <w:rsid w:val="00A95894"/>
    <w:rsid w:val="00A96771"/>
    <w:rsid w:val="00A968A3"/>
    <w:rsid w:val="00A968D6"/>
    <w:rsid w:val="00A97F11"/>
    <w:rsid w:val="00AA0107"/>
    <w:rsid w:val="00AA0887"/>
    <w:rsid w:val="00AA0C47"/>
    <w:rsid w:val="00AA11EE"/>
    <w:rsid w:val="00AA1983"/>
    <w:rsid w:val="00AA1C44"/>
    <w:rsid w:val="00AA25E7"/>
    <w:rsid w:val="00AA2A0E"/>
    <w:rsid w:val="00AA2B63"/>
    <w:rsid w:val="00AA4566"/>
    <w:rsid w:val="00AA53D1"/>
    <w:rsid w:val="00AA5B8D"/>
    <w:rsid w:val="00AA642F"/>
    <w:rsid w:val="00AA6488"/>
    <w:rsid w:val="00AA67DB"/>
    <w:rsid w:val="00AA67FA"/>
    <w:rsid w:val="00AA68DF"/>
    <w:rsid w:val="00AB06B6"/>
    <w:rsid w:val="00AB15CB"/>
    <w:rsid w:val="00AB1A94"/>
    <w:rsid w:val="00AB1B8C"/>
    <w:rsid w:val="00AB2014"/>
    <w:rsid w:val="00AB23EA"/>
    <w:rsid w:val="00AB2599"/>
    <w:rsid w:val="00AB34AD"/>
    <w:rsid w:val="00AB410B"/>
    <w:rsid w:val="00AB4F97"/>
    <w:rsid w:val="00AB519B"/>
    <w:rsid w:val="00AB6164"/>
    <w:rsid w:val="00AC030E"/>
    <w:rsid w:val="00AC0477"/>
    <w:rsid w:val="00AC1111"/>
    <w:rsid w:val="00AC14C2"/>
    <w:rsid w:val="00AC3954"/>
    <w:rsid w:val="00AC43BD"/>
    <w:rsid w:val="00AC4C75"/>
    <w:rsid w:val="00AC5A21"/>
    <w:rsid w:val="00AC5F6D"/>
    <w:rsid w:val="00AC5F73"/>
    <w:rsid w:val="00AC6262"/>
    <w:rsid w:val="00AD060B"/>
    <w:rsid w:val="00AD5892"/>
    <w:rsid w:val="00AD59B3"/>
    <w:rsid w:val="00AD612C"/>
    <w:rsid w:val="00AD6474"/>
    <w:rsid w:val="00AD7BC6"/>
    <w:rsid w:val="00AE0038"/>
    <w:rsid w:val="00AE034E"/>
    <w:rsid w:val="00AE04CF"/>
    <w:rsid w:val="00AE1240"/>
    <w:rsid w:val="00AE1D06"/>
    <w:rsid w:val="00AE1FB1"/>
    <w:rsid w:val="00AE2740"/>
    <w:rsid w:val="00AE3059"/>
    <w:rsid w:val="00AE376D"/>
    <w:rsid w:val="00AE3867"/>
    <w:rsid w:val="00AE3898"/>
    <w:rsid w:val="00AE3D92"/>
    <w:rsid w:val="00AE3F75"/>
    <w:rsid w:val="00AE459F"/>
    <w:rsid w:val="00AE49B3"/>
    <w:rsid w:val="00AE5BAC"/>
    <w:rsid w:val="00AE68F5"/>
    <w:rsid w:val="00AE7A7E"/>
    <w:rsid w:val="00AE7D66"/>
    <w:rsid w:val="00AE7D7B"/>
    <w:rsid w:val="00AF0BBA"/>
    <w:rsid w:val="00AF0D48"/>
    <w:rsid w:val="00AF0E27"/>
    <w:rsid w:val="00AF12E4"/>
    <w:rsid w:val="00AF14B4"/>
    <w:rsid w:val="00AF1E73"/>
    <w:rsid w:val="00AF210F"/>
    <w:rsid w:val="00AF2354"/>
    <w:rsid w:val="00AF2D4E"/>
    <w:rsid w:val="00AF2D5A"/>
    <w:rsid w:val="00AF32AF"/>
    <w:rsid w:val="00AF3FC7"/>
    <w:rsid w:val="00AF3FF3"/>
    <w:rsid w:val="00AF42EF"/>
    <w:rsid w:val="00AF49B2"/>
    <w:rsid w:val="00AF4DA0"/>
    <w:rsid w:val="00AF4E15"/>
    <w:rsid w:val="00AF5934"/>
    <w:rsid w:val="00AF5A3F"/>
    <w:rsid w:val="00AF5D1F"/>
    <w:rsid w:val="00AF5EBD"/>
    <w:rsid w:val="00AF78B1"/>
    <w:rsid w:val="00AF7BDF"/>
    <w:rsid w:val="00AF7BEC"/>
    <w:rsid w:val="00B005E4"/>
    <w:rsid w:val="00B01EC5"/>
    <w:rsid w:val="00B026CA"/>
    <w:rsid w:val="00B03EC2"/>
    <w:rsid w:val="00B0433C"/>
    <w:rsid w:val="00B04694"/>
    <w:rsid w:val="00B04933"/>
    <w:rsid w:val="00B04BED"/>
    <w:rsid w:val="00B04F2D"/>
    <w:rsid w:val="00B05804"/>
    <w:rsid w:val="00B068F9"/>
    <w:rsid w:val="00B0697D"/>
    <w:rsid w:val="00B06DF4"/>
    <w:rsid w:val="00B077C1"/>
    <w:rsid w:val="00B1022F"/>
    <w:rsid w:val="00B10B1F"/>
    <w:rsid w:val="00B10BA4"/>
    <w:rsid w:val="00B10DE3"/>
    <w:rsid w:val="00B12897"/>
    <w:rsid w:val="00B129FC"/>
    <w:rsid w:val="00B12EB1"/>
    <w:rsid w:val="00B130C9"/>
    <w:rsid w:val="00B13C72"/>
    <w:rsid w:val="00B1415A"/>
    <w:rsid w:val="00B1467E"/>
    <w:rsid w:val="00B1472D"/>
    <w:rsid w:val="00B147A5"/>
    <w:rsid w:val="00B14BF0"/>
    <w:rsid w:val="00B15AF4"/>
    <w:rsid w:val="00B1634E"/>
    <w:rsid w:val="00B17DBA"/>
    <w:rsid w:val="00B20D20"/>
    <w:rsid w:val="00B21AF0"/>
    <w:rsid w:val="00B21AFF"/>
    <w:rsid w:val="00B21CA0"/>
    <w:rsid w:val="00B21F51"/>
    <w:rsid w:val="00B21F64"/>
    <w:rsid w:val="00B22445"/>
    <w:rsid w:val="00B22B58"/>
    <w:rsid w:val="00B235A2"/>
    <w:rsid w:val="00B2369D"/>
    <w:rsid w:val="00B23B9B"/>
    <w:rsid w:val="00B24674"/>
    <w:rsid w:val="00B24ACE"/>
    <w:rsid w:val="00B24C8D"/>
    <w:rsid w:val="00B24DFE"/>
    <w:rsid w:val="00B257AE"/>
    <w:rsid w:val="00B27EF1"/>
    <w:rsid w:val="00B30090"/>
    <w:rsid w:val="00B30C94"/>
    <w:rsid w:val="00B31057"/>
    <w:rsid w:val="00B31067"/>
    <w:rsid w:val="00B31519"/>
    <w:rsid w:val="00B32841"/>
    <w:rsid w:val="00B330B7"/>
    <w:rsid w:val="00B3406C"/>
    <w:rsid w:val="00B34FFD"/>
    <w:rsid w:val="00B36611"/>
    <w:rsid w:val="00B367A7"/>
    <w:rsid w:val="00B36A47"/>
    <w:rsid w:val="00B37048"/>
    <w:rsid w:val="00B375F0"/>
    <w:rsid w:val="00B37BE5"/>
    <w:rsid w:val="00B37E5B"/>
    <w:rsid w:val="00B40225"/>
    <w:rsid w:val="00B4099E"/>
    <w:rsid w:val="00B40A6E"/>
    <w:rsid w:val="00B40EF8"/>
    <w:rsid w:val="00B4133F"/>
    <w:rsid w:val="00B41915"/>
    <w:rsid w:val="00B42CF1"/>
    <w:rsid w:val="00B42FD2"/>
    <w:rsid w:val="00B43E57"/>
    <w:rsid w:val="00B44382"/>
    <w:rsid w:val="00B45B08"/>
    <w:rsid w:val="00B46282"/>
    <w:rsid w:val="00B470AC"/>
    <w:rsid w:val="00B47766"/>
    <w:rsid w:val="00B47954"/>
    <w:rsid w:val="00B47D63"/>
    <w:rsid w:val="00B50E3C"/>
    <w:rsid w:val="00B510E3"/>
    <w:rsid w:val="00B518D4"/>
    <w:rsid w:val="00B51B70"/>
    <w:rsid w:val="00B52091"/>
    <w:rsid w:val="00B54FEC"/>
    <w:rsid w:val="00B552E5"/>
    <w:rsid w:val="00B55873"/>
    <w:rsid w:val="00B55B69"/>
    <w:rsid w:val="00B55C03"/>
    <w:rsid w:val="00B5655F"/>
    <w:rsid w:val="00B569F1"/>
    <w:rsid w:val="00B56B0E"/>
    <w:rsid w:val="00B575DD"/>
    <w:rsid w:val="00B60C01"/>
    <w:rsid w:val="00B61188"/>
    <w:rsid w:val="00B62140"/>
    <w:rsid w:val="00B6298E"/>
    <w:rsid w:val="00B62F80"/>
    <w:rsid w:val="00B62FD0"/>
    <w:rsid w:val="00B634D8"/>
    <w:rsid w:val="00B63505"/>
    <w:rsid w:val="00B64B8F"/>
    <w:rsid w:val="00B64D5E"/>
    <w:rsid w:val="00B65A3B"/>
    <w:rsid w:val="00B65DA7"/>
    <w:rsid w:val="00B6655E"/>
    <w:rsid w:val="00B66968"/>
    <w:rsid w:val="00B66A7A"/>
    <w:rsid w:val="00B66AD5"/>
    <w:rsid w:val="00B66CD1"/>
    <w:rsid w:val="00B67A80"/>
    <w:rsid w:val="00B70F58"/>
    <w:rsid w:val="00B715B4"/>
    <w:rsid w:val="00B72201"/>
    <w:rsid w:val="00B72790"/>
    <w:rsid w:val="00B74C66"/>
    <w:rsid w:val="00B74DB8"/>
    <w:rsid w:val="00B75895"/>
    <w:rsid w:val="00B75A79"/>
    <w:rsid w:val="00B75FB7"/>
    <w:rsid w:val="00B76167"/>
    <w:rsid w:val="00B76723"/>
    <w:rsid w:val="00B77BD8"/>
    <w:rsid w:val="00B77F28"/>
    <w:rsid w:val="00B80127"/>
    <w:rsid w:val="00B80AC8"/>
    <w:rsid w:val="00B80D05"/>
    <w:rsid w:val="00B83DE9"/>
    <w:rsid w:val="00B859EA"/>
    <w:rsid w:val="00B85A22"/>
    <w:rsid w:val="00B85E45"/>
    <w:rsid w:val="00B85E65"/>
    <w:rsid w:val="00B876CC"/>
    <w:rsid w:val="00B87E74"/>
    <w:rsid w:val="00B920EB"/>
    <w:rsid w:val="00B924A2"/>
    <w:rsid w:val="00B9295D"/>
    <w:rsid w:val="00B92FAE"/>
    <w:rsid w:val="00B933AB"/>
    <w:rsid w:val="00B9428E"/>
    <w:rsid w:val="00B94580"/>
    <w:rsid w:val="00B953AF"/>
    <w:rsid w:val="00B95D7C"/>
    <w:rsid w:val="00B963BF"/>
    <w:rsid w:val="00B96994"/>
    <w:rsid w:val="00B9776C"/>
    <w:rsid w:val="00BA0D75"/>
    <w:rsid w:val="00BA125F"/>
    <w:rsid w:val="00BA1451"/>
    <w:rsid w:val="00BA16FE"/>
    <w:rsid w:val="00BA178B"/>
    <w:rsid w:val="00BA2E5F"/>
    <w:rsid w:val="00BA3287"/>
    <w:rsid w:val="00BA3477"/>
    <w:rsid w:val="00BA363C"/>
    <w:rsid w:val="00BA50E8"/>
    <w:rsid w:val="00BA575C"/>
    <w:rsid w:val="00BA57A2"/>
    <w:rsid w:val="00BA5A49"/>
    <w:rsid w:val="00BA6354"/>
    <w:rsid w:val="00BA6E24"/>
    <w:rsid w:val="00BA6FA5"/>
    <w:rsid w:val="00BA7419"/>
    <w:rsid w:val="00BA759D"/>
    <w:rsid w:val="00BA7A20"/>
    <w:rsid w:val="00BB01BA"/>
    <w:rsid w:val="00BB0622"/>
    <w:rsid w:val="00BB06EB"/>
    <w:rsid w:val="00BB0DB0"/>
    <w:rsid w:val="00BB107D"/>
    <w:rsid w:val="00BB1BB5"/>
    <w:rsid w:val="00BB2927"/>
    <w:rsid w:val="00BB2F78"/>
    <w:rsid w:val="00BB3DFF"/>
    <w:rsid w:val="00BB406B"/>
    <w:rsid w:val="00BB4771"/>
    <w:rsid w:val="00BB61B9"/>
    <w:rsid w:val="00BB7064"/>
    <w:rsid w:val="00BB7C24"/>
    <w:rsid w:val="00BB7E62"/>
    <w:rsid w:val="00BC019F"/>
    <w:rsid w:val="00BC0BAE"/>
    <w:rsid w:val="00BC1DDE"/>
    <w:rsid w:val="00BC2AC2"/>
    <w:rsid w:val="00BC420E"/>
    <w:rsid w:val="00BC4E9D"/>
    <w:rsid w:val="00BC5641"/>
    <w:rsid w:val="00BC65DA"/>
    <w:rsid w:val="00BD089B"/>
    <w:rsid w:val="00BD0C69"/>
    <w:rsid w:val="00BD112D"/>
    <w:rsid w:val="00BD144C"/>
    <w:rsid w:val="00BD14F3"/>
    <w:rsid w:val="00BD1772"/>
    <w:rsid w:val="00BD265B"/>
    <w:rsid w:val="00BD294E"/>
    <w:rsid w:val="00BD35A7"/>
    <w:rsid w:val="00BD3840"/>
    <w:rsid w:val="00BD3A75"/>
    <w:rsid w:val="00BD3B28"/>
    <w:rsid w:val="00BD4573"/>
    <w:rsid w:val="00BD4767"/>
    <w:rsid w:val="00BD5162"/>
    <w:rsid w:val="00BD593A"/>
    <w:rsid w:val="00BD5D8D"/>
    <w:rsid w:val="00BD63BD"/>
    <w:rsid w:val="00BD662A"/>
    <w:rsid w:val="00BD6779"/>
    <w:rsid w:val="00BD787C"/>
    <w:rsid w:val="00BE0D86"/>
    <w:rsid w:val="00BE13AA"/>
    <w:rsid w:val="00BE2274"/>
    <w:rsid w:val="00BE4F40"/>
    <w:rsid w:val="00BE506C"/>
    <w:rsid w:val="00BE5AE0"/>
    <w:rsid w:val="00BE614A"/>
    <w:rsid w:val="00BE6773"/>
    <w:rsid w:val="00BE6975"/>
    <w:rsid w:val="00BE6ACA"/>
    <w:rsid w:val="00BE6E6A"/>
    <w:rsid w:val="00BE795A"/>
    <w:rsid w:val="00BE7A53"/>
    <w:rsid w:val="00BE7AF5"/>
    <w:rsid w:val="00BF0114"/>
    <w:rsid w:val="00BF03AE"/>
    <w:rsid w:val="00BF0C24"/>
    <w:rsid w:val="00BF0C70"/>
    <w:rsid w:val="00BF1083"/>
    <w:rsid w:val="00BF203E"/>
    <w:rsid w:val="00BF2190"/>
    <w:rsid w:val="00BF2FC1"/>
    <w:rsid w:val="00BF3A53"/>
    <w:rsid w:val="00BF4215"/>
    <w:rsid w:val="00BF424C"/>
    <w:rsid w:val="00BF4330"/>
    <w:rsid w:val="00BF451D"/>
    <w:rsid w:val="00BF4904"/>
    <w:rsid w:val="00BF492A"/>
    <w:rsid w:val="00BF6745"/>
    <w:rsid w:val="00BF67E8"/>
    <w:rsid w:val="00BF73B2"/>
    <w:rsid w:val="00BF7CA0"/>
    <w:rsid w:val="00C00431"/>
    <w:rsid w:val="00C00732"/>
    <w:rsid w:val="00C02122"/>
    <w:rsid w:val="00C031AB"/>
    <w:rsid w:val="00C042D0"/>
    <w:rsid w:val="00C043CD"/>
    <w:rsid w:val="00C05490"/>
    <w:rsid w:val="00C061C1"/>
    <w:rsid w:val="00C068E2"/>
    <w:rsid w:val="00C07671"/>
    <w:rsid w:val="00C07962"/>
    <w:rsid w:val="00C07EE7"/>
    <w:rsid w:val="00C10025"/>
    <w:rsid w:val="00C1030B"/>
    <w:rsid w:val="00C11160"/>
    <w:rsid w:val="00C1118D"/>
    <w:rsid w:val="00C11964"/>
    <w:rsid w:val="00C11D91"/>
    <w:rsid w:val="00C11DE9"/>
    <w:rsid w:val="00C128F3"/>
    <w:rsid w:val="00C134C0"/>
    <w:rsid w:val="00C13D7A"/>
    <w:rsid w:val="00C14045"/>
    <w:rsid w:val="00C1413D"/>
    <w:rsid w:val="00C1490A"/>
    <w:rsid w:val="00C1645D"/>
    <w:rsid w:val="00C16B7C"/>
    <w:rsid w:val="00C16EB7"/>
    <w:rsid w:val="00C179DD"/>
    <w:rsid w:val="00C17C21"/>
    <w:rsid w:val="00C17EFA"/>
    <w:rsid w:val="00C20367"/>
    <w:rsid w:val="00C21EF1"/>
    <w:rsid w:val="00C23A31"/>
    <w:rsid w:val="00C2449E"/>
    <w:rsid w:val="00C24B05"/>
    <w:rsid w:val="00C25CB5"/>
    <w:rsid w:val="00C262B7"/>
    <w:rsid w:val="00C26982"/>
    <w:rsid w:val="00C26D0B"/>
    <w:rsid w:val="00C27288"/>
    <w:rsid w:val="00C27FED"/>
    <w:rsid w:val="00C3021D"/>
    <w:rsid w:val="00C308E4"/>
    <w:rsid w:val="00C30E19"/>
    <w:rsid w:val="00C31442"/>
    <w:rsid w:val="00C31AAE"/>
    <w:rsid w:val="00C31F17"/>
    <w:rsid w:val="00C32141"/>
    <w:rsid w:val="00C32916"/>
    <w:rsid w:val="00C32F9F"/>
    <w:rsid w:val="00C3319E"/>
    <w:rsid w:val="00C3374E"/>
    <w:rsid w:val="00C33D68"/>
    <w:rsid w:val="00C356E6"/>
    <w:rsid w:val="00C35800"/>
    <w:rsid w:val="00C359CD"/>
    <w:rsid w:val="00C35B36"/>
    <w:rsid w:val="00C36357"/>
    <w:rsid w:val="00C37942"/>
    <w:rsid w:val="00C37B20"/>
    <w:rsid w:val="00C410F3"/>
    <w:rsid w:val="00C41FCE"/>
    <w:rsid w:val="00C4266C"/>
    <w:rsid w:val="00C434F1"/>
    <w:rsid w:val="00C43D0A"/>
    <w:rsid w:val="00C44207"/>
    <w:rsid w:val="00C45219"/>
    <w:rsid w:val="00C4579D"/>
    <w:rsid w:val="00C45AF9"/>
    <w:rsid w:val="00C45C77"/>
    <w:rsid w:val="00C461DB"/>
    <w:rsid w:val="00C465B8"/>
    <w:rsid w:val="00C466A6"/>
    <w:rsid w:val="00C46E17"/>
    <w:rsid w:val="00C476EC"/>
    <w:rsid w:val="00C47A6A"/>
    <w:rsid w:val="00C50E8D"/>
    <w:rsid w:val="00C51247"/>
    <w:rsid w:val="00C541F2"/>
    <w:rsid w:val="00C54898"/>
    <w:rsid w:val="00C5580B"/>
    <w:rsid w:val="00C55E3C"/>
    <w:rsid w:val="00C56622"/>
    <w:rsid w:val="00C57FE4"/>
    <w:rsid w:val="00C60385"/>
    <w:rsid w:val="00C6063F"/>
    <w:rsid w:val="00C609F1"/>
    <w:rsid w:val="00C60C05"/>
    <w:rsid w:val="00C61877"/>
    <w:rsid w:val="00C62245"/>
    <w:rsid w:val="00C62770"/>
    <w:rsid w:val="00C63E4A"/>
    <w:rsid w:val="00C64AFB"/>
    <w:rsid w:val="00C652E3"/>
    <w:rsid w:val="00C65754"/>
    <w:rsid w:val="00C65DB8"/>
    <w:rsid w:val="00C65E45"/>
    <w:rsid w:val="00C67181"/>
    <w:rsid w:val="00C719D9"/>
    <w:rsid w:val="00C71EAB"/>
    <w:rsid w:val="00C7211F"/>
    <w:rsid w:val="00C72F14"/>
    <w:rsid w:val="00C7311E"/>
    <w:rsid w:val="00C743CD"/>
    <w:rsid w:val="00C749EF"/>
    <w:rsid w:val="00C74AAE"/>
    <w:rsid w:val="00C75460"/>
    <w:rsid w:val="00C75877"/>
    <w:rsid w:val="00C7605D"/>
    <w:rsid w:val="00C76509"/>
    <w:rsid w:val="00C76A8D"/>
    <w:rsid w:val="00C76DD1"/>
    <w:rsid w:val="00C771FC"/>
    <w:rsid w:val="00C77619"/>
    <w:rsid w:val="00C77D1A"/>
    <w:rsid w:val="00C77E6E"/>
    <w:rsid w:val="00C80D9B"/>
    <w:rsid w:val="00C82277"/>
    <w:rsid w:val="00C8334C"/>
    <w:rsid w:val="00C83733"/>
    <w:rsid w:val="00C83A46"/>
    <w:rsid w:val="00C83EBF"/>
    <w:rsid w:val="00C840EF"/>
    <w:rsid w:val="00C84D0F"/>
    <w:rsid w:val="00C85064"/>
    <w:rsid w:val="00C85AE8"/>
    <w:rsid w:val="00C85CEA"/>
    <w:rsid w:val="00C87939"/>
    <w:rsid w:val="00C87A84"/>
    <w:rsid w:val="00C87E11"/>
    <w:rsid w:val="00C90202"/>
    <w:rsid w:val="00C924E4"/>
    <w:rsid w:val="00C9256C"/>
    <w:rsid w:val="00C92B6C"/>
    <w:rsid w:val="00C92B92"/>
    <w:rsid w:val="00C92FD0"/>
    <w:rsid w:val="00C93096"/>
    <w:rsid w:val="00C93125"/>
    <w:rsid w:val="00C93FA8"/>
    <w:rsid w:val="00C94A2E"/>
    <w:rsid w:val="00C94EDB"/>
    <w:rsid w:val="00C950D8"/>
    <w:rsid w:val="00C956DD"/>
    <w:rsid w:val="00C95712"/>
    <w:rsid w:val="00C97470"/>
    <w:rsid w:val="00CA0262"/>
    <w:rsid w:val="00CA0F1A"/>
    <w:rsid w:val="00CA1810"/>
    <w:rsid w:val="00CA1B10"/>
    <w:rsid w:val="00CA1C7C"/>
    <w:rsid w:val="00CA2812"/>
    <w:rsid w:val="00CA2A0F"/>
    <w:rsid w:val="00CA2F5C"/>
    <w:rsid w:val="00CA3B6C"/>
    <w:rsid w:val="00CA3DCF"/>
    <w:rsid w:val="00CA3E87"/>
    <w:rsid w:val="00CA5298"/>
    <w:rsid w:val="00CA588C"/>
    <w:rsid w:val="00CA6EF2"/>
    <w:rsid w:val="00CA7D9B"/>
    <w:rsid w:val="00CB11D5"/>
    <w:rsid w:val="00CB178A"/>
    <w:rsid w:val="00CB223E"/>
    <w:rsid w:val="00CB2616"/>
    <w:rsid w:val="00CB27C6"/>
    <w:rsid w:val="00CB30F6"/>
    <w:rsid w:val="00CB3CF8"/>
    <w:rsid w:val="00CB3DDC"/>
    <w:rsid w:val="00CB468D"/>
    <w:rsid w:val="00CB4C0B"/>
    <w:rsid w:val="00CB532B"/>
    <w:rsid w:val="00CB553C"/>
    <w:rsid w:val="00CB582B"/>
    <w:rsid w:val="00CB6643"/>
    <w:rsid w:val="00CB678B"/>
    <w:rsid w:val="00CB681D"/>
    <w:rsid w:val="00CB6E39"/>
    <w:rsid w:val="00CC00D8"/>
    <w:rsid w:val="00CC04C3"/>
    <w:rsid w:val="00CC060A"/>
    <w:rsid w:val="00CC0EF9"/>
    <w:rsid w:val="00CC0F6A"/>
    <w:rsid w:val="00CC25C4"/>
    <w:rsid w:val="00CC2F48"/>
    <w:rsid w:val="00CC35BA"/>
    <w:rsid w:val="00CC35D3"/>
    <w:rsid w:val="00CC39A7"/>
    <w:rsid w:val="00CC47B8"/>
    <w:rsid w:val="00CC47D6"/>
    <w:rsid w:val="00CC4FC3"/>
    <w:rsid w:val="00CC50A8"/>
    <w:rsid w:val="00CC5D3D"/>
    <w:rsid w:val="00CC638F"/>
    <w:rsid w:val="00CC7F0D"/>
    <w:rsid w:val="00CD00DB"/>
    <w:rsid w:val="00CD0671"/>
    <w:rsid w:val="00CD12DB"/>
    <w:rsid w:val="00CD1B94"/>
    <w:rsid w:val="00CD2049"/>
    <w:rsid w:val="00CD2F1C"/>
    <w:rsid w:val="00CD363F"/>
    <w:rsid w:val="00CD36C6"/>
    <w:rsid w:val="00CD3C8D"/>
    <w:rsid w:val="00CD4E27"/>
    <w:rsid w:val="00CD5309"/>
    <w:rsid w:val="00CD5746"/>
    <w:rsid w:val="00CD5B44"/>
    <w:rsid w:val="00CD74AC"/>
    <w:rsid w:val="00CD74E5"/>
    <w:rsid w:val="00CD7AD0"/>
    <w:rsid w:val="00CE002D"/>
    <w:rsid w:val="00CE05C8"/>
    <w:rsid w:val="00CE0804"/>
    <w:rsid w:val="00CE11F9"/>
    <w:rsid w:val="00CE1666"/>
    <w:rsid w:val="00CE2A51"/>
    <w:rsid w:val="00CE2AD5"/>
    <w:rsid w:val="00CE2B69"/>
    <w:rsid w:val="00CE2CA3"/>
    <w:rsid w:val="00CE3201"/>
    <w:rsid w:val="00CE3B44"/>
    <w:rsid w:val="00CE3B85"/>
    <w:rsid w:val="00CE3EF3"/>
    <w:rsid w:val="00CE4A04"/>
    <w:rsid w:val="00CE6FEC"/>
    <w:rsid w:val="00CE7232"/>
    <w:rsid w:val="00CE761F"/>
    <w:rsid w:val="00CF112E"/>
    <w:rsid w:val="00CF2ABE"/>
    <w:rsid w:val="00CF32D7"/>
    <w:rsid w:val="00CF3A76"/>
    <w:rsid w:val="00CF42A2"/>
    <w:rsid w:val="00CF584E"/>
    <w:rsid w:val="00CF5BFA"/>
    <w:rsid w:val="00CF6D87"/>
    <w:rsid w:val="00CF7CA2"/>
    <w:rsid w:val="00D01056"/>
    <w:rsid w:val="00D01169"/>
    <w:rsid w:val="00D014BE"/>
    <w:rsid w:val="00D0199B"/>
    <w:rsid w:val="00D01B15"/>
    <w:rsid w:val="00D01E7C"/>
    <w:rsid w:val="00D02152"/>
    <w:rsid w:val="00D02169"/>
    <w:rsid w:val="00D022BD"/>
    <w:rsid w:val="00D02A2A"/>
    <w:rsid w:val="00D031D5"/>
    <w:rsid w:val="00D03F94"/>
    <w:rsid w:val="00D065AA"/>
    <w:rsid w:val="00D065D2"/>
    <w:rsid w:val="00D06B7D"/>
    <w:rsid w:val="00D06B9D"/>
    <w:rsid w:val="00D07364"/>
    <w:rsid w:val="00D1083D"/>
    <w:rsid w:val="00D1163D"/>
    <w:rsid w:val="00D11F9D"/>
    <w:rsid w:val="00D136D0"/>
    <w:rsid w:val="00D14D2E"/>
    <w:rsid w:val="00D152C3"/>
    <w:rsid w:val="00D15481"/>
    <w:rsid w:val="00D162A5"/>
    <w:rsid w:val="00D169A0"/>
    <w:rsid w:val="00D16A33"/>
    <w:rsid w:val="00D16EA5"/>
    <w:rsid w:val="00D16F0D"/>
    <w:rsid w:val="00D1772F"/>
    <w:rsid w:val="00D20182"/>
    <w:rsid w:val="00D2020F"/>
    <w:rsid w:val="00D2174E"/>
    <w:rsid w:val="00D22026"/>
    <w:rsid w:val="00D222D4"/>
    <w:rsid w:val="00D22468"/>
    <w:rsid w:val="00D23048"/>
    <w:rsid w:val="00D23777"/>
    <w:rsid w:val="00D251E2"/>
    <w:rsid w:val="00D25297"/>
    <w:rsid w:val="00D25339"/>
    <w:rsid w:val="00D25439"/>
    <w:rsid w:val="00D2569E"/>
    <w:rsid w:val="00D26724"/>
    <w:rsid w:val="00D27094"/>
    <w:rsid w:val="00D2743B"/>
    <w:rsid w:val="00D27A9D"/>
    <w:rsid w:val="00D27E72"/>
    <w:rsid w:val="00D30342"/>
    <w:rsid w:val="00D30DF2"/>
    <w:rsid w:val="00D30DF6"/>
    <w:rsid w:val="00D31B6E"/>
    <w:rsid w:val="00D31CAD"/>
    <w:rsid w:val="00D32041"/>
    <w:rsid w:val="00D33193"/>
    <w:rsid w:val="00D3436F"/>
    <w:rsid w:val="00D34D31"/>
    <w:rsid w:val="00D354CC"/>
    <w:rsid w:val="00D35A85"/>
    <w:rsid w:val="00D35A92"/>
    <w:rsid w:val="00D362CC"/>
    <w:rsid w:val="00D364BA"/>
    <w:rsid w:val="00D36AAD"/>
    <w:rsid w:val="00D3716A"/>
    <w:rsid w:val="00D375DF"/>
    <w:rsid w:val="00D406FF"/>
    <w:rsid w:val="00D40C74"/>
    <w:rsid w:val="00D40CC2"/>
    <w:rsid w:val="00D41242"/>
    <w:rsid w:val="00D41436"/>
    <w:rsid w:val="00D41D38"/>
    <w:rsid w:val="00D431E6"/>
    <w:rsid w:val="00D43215"/>
    <w:rsid w:val="00D449C6"/>
    <w:rsid w:val="00D44A32"/>
    <w:rsid w:val="00D44ACE"/>
    <w:rsid w:val="00D4502B"/>
    <w:rsid w:val="00D4563D"/>
    <w:rsid w:val="00D4594E"/>
    <w:rsid w:val="00D45DC3"/>
    <w:rsid w:val="00D461C2"/>
    <w:rsid w:val="00D462D1"/>
    <w:rsid w:val="00D467B8"/>
    <w:rsid w:val="00D46908"/>
    <w:rsid w:val="00D46BC3"/>
    <w:rsid w:val="00D47076"/>
    <w:rsid w:val="00D47C80"/>
    <w:rsid w:val="00D50730"/>
    <w:rsid w:val="00D515CA"/>
    <w:rsid w:val="00D5213D"/>
    <w:rsid w:val="00D5289C"/>
    <w:rsid w:val="00D52DFB"/>
    <w:rsid w:val="00D5377E"/>
    <w:rsid w:val="00D53F6C"/>
    <w:rsid w:val="00D55DC2"/>
    <w:rsid w:val="00D55EED"/>
    <w:rsid w:val="00D56244"/>
    <w:rsid w:val="00D57B87"/>
    <w:rsid w:val="00D6053F"/>
    <w:rsid w:val="00D613FE"/>
    <w:rsid w:val="00D6283A"/>
    <w:rsid w:val="00D629F0"/>
    <w:rsid w:val="00D62DAE"/>
    <w:rsid w:val="00D63260"/>
    <w:rsid w:val="00D63BFD"/>
    <w:rsid w:val="00D63FE3"/>
    <w:rsid w:val="00D662AC"/>
    <w:rsid w:val="00D6685B"/>
    <w:rsid w:val="00D66AB0"/>
    <w:rsid w:val="00D700BE"/>
    <w:rsid w:val="00D70C54"/>
    <w:rsid w:val="00D710EE"/>
    <w:rsid w:val="00D717F2"/>
    <w:rsid w:val="00D7268C"/>
    <w:rsid w:val="00D728AE"/>
    <w:rsid w:val="00D7342B"/>
    <w:rsid w:val="00D73515"/>
    <w:rsid w:val="00D73FD2"/>
    <w:rsid w:val="00D740F3"/>
    <w:rsid w:val="00D74539"/>
    <w:rsid w:val="00D74950"/>
    <w:rsid w:val="00D749B1"/>
    <w:rsid w:val="00D74D1F"/>
    <w:rsid w:val="00D74E45"/>
    <w:rsid w:val="00D75134"/>
    <w:rsid w:val="00D75AE5"/>
    <w:rsid w:val="00D76332"/>
    <w:rsid w:val="00D763A4"/>
    <w:rsid w:val="00D76D2C"/>
    <w:rsid w:val="00D773F8"/>
    <w:rsid w:val="00D7792C"/>
    <w:rsid w:val="00D77E6A"/>
    <w:rsid w:val="00D8103C"/>
    <w:rsid w:val="00D8158D"/>
    <w:rsid w:val="00D81DB4"/>
    <w:rsid w:val="00D81EED"/>
    <w:rsid w:val="00D82792"/>
    <w:rsid w:val="00D82E31"/>
    <w:rsid w:val="00D8357B"/>
    <w:rsid w:val="00D83647"/>
    <w:rsid w:val="00D85867"/>
    <w:rsid w:val="00D85B01"/>
    <w:rsid w:val="00D862FE"/>
    <w:rsid w:val="00D8662D"/>
    <w:rsid w:val="00D86FB4"/>
    <w:rsid w:val="00D8712C"/>
    <w:rsid w:val="00D87FFE"/>
    <w:rsid w:val="00D91061"/>
    <w:rsid w:val="00D91FCC"/>
    <w:rsid w:val="00D9255A"/>
    <w:rsid w:val="00D93B25"/>
    <w:rsid w:val="00D94E8A"/>
    <w:rsid w:val="00D95BE6"/>
    <w:rsid w:val="00D95C93"/>
    <w:rsid w:val="00D96996"/>
    <w:rsid w:val="00D96FF4"/>
    <w:rsid w:val="00D97DCD"/>
    <w:rsid w:val="00DA0636"/>
    <w:rsid w:val="00DA066D"/>
    <w:rsid w:val="00DA11ED"/>
    <w:rsid w:val="00DA17EA"/>
    <w:rsid w:val="00DA219C"/>
    <w:rsid w:val="00DA23D6"/>
    <w:rsid w:val="00DA3C00"/>
    <w:rsid w:val="00DA4F05"/>
    <w:rsid w:val="00DA50D6"/>
    <w:rsid w:val="00DA58DA"/>
    <w:rsid w:val="00DA595D"/>
    <w:rsid w:val="00DA650D"/>
    <w:rsid w:val="00DA6677"/>
    <w:rsid w:val="00DB003D"/>
    <w:rsid w:val="00DB0B80"/>
    <w:rsid w:val="00DB132F"/>
    <w:rsid w:val="00DB15E2"/>
    <w:rsid w:val="00DB1A3F"/>
    <w:rsid w:val="00DB31B1"/>
    <w:rsid w:val="00DB4D2F"/>
    <w:rsid w:val="00DB5200"/>
    <w:rsid w:val="00DB55AE"/>
    <w:rsid w:val="00DB58A7"/>
    <w:rsid w:val="00DB5A41"/>
    <w:rsid w:val="00DB6A5E"/>
    <w:rsid w:val="00DB6C2A"/>
    <w:rsid w:val="00DB6C97"/>
    <w:rsid w:val="00DB6F1A"/>
    <w:rsid w:val="00DB6FC4"/>
    <w:rsid w:val="00DC061E"/>
    <w:rsid w:val="00DC0C65"/>
    <w:rsid w:val="00DC0E09"/>
    <w:rsid w:val="00DC1814"/>
    <w:rsid w:val="00DC18AD"/>
    <w:rsid w:val="00DC1ED0"/>
    <w:rsid w:val="00DC1FD9"/>
    <w:rsid w:val="00DC20C8"/>
    <w:rsid w:val="00DC2D63"/>
    <w:rsid w:val="00DC3460"/>
    <w:rsid w:val="00DC3703"/>
    <w:rsid w:val="00DC3B7D"/>
    <w:rsid w:val="00DC4A58"/>
    <w:rsid w:val="00DC4B7D"/>
    <w:rsid w:val="00DC4D0A"/>
    <w:rsid w:val="00DC58BD"/>
    <w:rsid w:val="00DC5A75"/>
    <w:rsid w:val="00DC7939"/>
    <w:rsid w:val="00DD07F2"/>
    <w:rsid w:val="00DD0E2E"/>
    <w:rsid w:val="00DD1390"/>
    <w:rsid w:val="00DD15F8"/>
    <w:rsid w:val="00DD2845"/>
    <w:rsid w:val="00DD3E7E"/>
    <w:rsid w:val="00DD3FB3"/>
    <w:rsid w:val="00DD4A55"/>
    <w:rsid w:val="00DD5455"/>
    <w:rsid w:val="00DD5A82"/>
    <w:rsid w:val="00DD5EA3"/>
    <w:rsid w:val="00DD62CB"/>
    <w:rsid w:val="00DD63A4"/>
    <w:rsid w:val="00DD64B9"/>
    <w:rsid w:val="00DD6725"/>
    <w:rsid w:val="00DD7922"/>
    <w:rsid w:val="00DE00EE"/>
    <w:rsid w:val="00DE0264"/>
    <w:rsid w:val="00DE077B"/>
    <w:rsid w:val="00DE07D9"/>
    <w:rsid w:val="00DE0C0E"/>
    <w:rsid w:val="00DE0E3F"/>
    <w:rsid w:val="00DE0F4F"/>
    <w:rsid w:val="00DE1589"/>
    <w:rsid w:val="00DE1893"/>
    <w:rsid w:val="00DE1B8F"/>
    <w:rsid w:val="00DE22C6"/>
    <w:rsid w:val="00DE275F"/>
    <w:rsid w:val="00DE3885"/>
    <w:rsid w:val="00DE3B00"/>
    <w:rsid w:val="00DE41BF"/>
    <w:rsid w:val="00DE4644"/>
    <w:rsid w:val="00DE56DA"/>
    <w:rsid w:val="00DE6392"/>
    <w:rsid w:val="00DE67E3"/>
    <w:rsid w:val="00DE775D"/>
    <w:rsid w:val="00DF1944"/>
    <w:rsid w:val="00DF1D67"/>
    <w:rsid w:val="00DF33DF"/>
    <w:rsid w:val="00DF5161"/>
    <w:rsid w:val="00DF571E"/>
    <w:rsid w:val="00DF63A1"/>
    <w:rsid w:val="00DF650D"/>
    <w:rsid w:val="00DF7A61"/>
    <w:rsid w:val="00DF7BE6"/>
    <w:rsid w:val="00DF7BF6"/>
    <w:rsid w:val="00E00096"/>
    <w:rsid w:val="00E01C40"/>
    <w:rsid w:val="00E01D4E"/>
    <w:rsid w:val="00E02F82"/>
    <w:rsid w:val="00E035C6"/>
    <w:rsid w:val="00E03D8F"/>
    <w:rsid w:val="00E03F6B"/>
    <w:rsid w:val="00E0414F"/>
    <w:rsid w:val="00E047A8"/>
    <w:rsid w:val="00E067DF"/>
    <w:rsid w:val="00E07A84"/>
    <w:rsid w:val="00E10899"/>
    <w:rsid w:val="00E11861"/>
    <w:rsid w:val="00E11DE8"/>
    <w:rsid w:val="00E11FBA"/>
    <w:rsid w:val="00E1286B"/>
    <w:rsid w:val="00E12AD2"/>
    <w:rsid w:val="00E1509B"/>
    <w:rsid w:val="00E15606"/>
    <w:rsid w:val="00E15FA1"/>
    <w:rsid w:val="00E16C63"/>
    <w:rsid w:val="00E17C52"/>
    <w:rsid w:val="00E201BA"/>
    <w:rsid w:val="00E20507"/>
    <w:rsid w:val="00E2110F"/>
    <w:rsid w:val="00E21152"/>
    <w:rsid w:val="00E21362"/>
    <w:rsid w:val="00E219B3"/>
    <w:rsid w:val="00E2220B"/>
    <w:rsid w:val="00E23388"/>
    <w:rsid w:val="00E2399C"/>
    <w:rsid w:val="00E2432E"/>
    <w:rsid w:val="00E25104"/>
    <w:rsid w:val="00E2551D"/>
    <w:rsid w:val="00E25645"/>
    <w:rsid w:val="00E258BD"/>
    <w:rsid w:val="00E258CE"/>
    <w:rsid w:val="00E25DF0"/>
    <w:rsid w:val="00E304A1"/>
    <w:rsid w:val="00E30704"/>
    <w:rsid w:val="00E30A8E"/>
    <w:rsid w:val="00E314B2"/>
    <w:rsid w:val="00E31D5D"/>
    <w:rsid w:val="00E32486"/>
    <w:rsid w:val="00E32525"/>
    <w:rsid w:val="00E32C4D"/>
    <w:rsid w:val="00E334BD"/>
    <w:rsid w:val="00E338B1"/>
    <w:rsid w:val="00E33C98"/>
    <w:rsid w:val="00E35117"/>
    <w:rsid w:val="00E35C56"/>
    <w:rsid w:val="00E35C8B"/>
    <w:rsid w:val="00E35ECE"/>
    <w:rsid w:val="00E3682C"/>
    <w:rsid w:val="00E407BD"/>
    <w:rsid w:val="00E40FCC"/>
    <w:rsid w:val="00E41061"/>
    <w:rsid w:val="00E41C93"/>
    <w:rsid w:val="00E4284A"/>
    <w:rsid w:val="00E428C2"/>
    <w:rsid w:val="00E42973"/>
    <w:rsid w:val="00E4324A"/>
    <w:rsid w:val="00E447AA"/>
    <w:rsid w:val="00E44AF4"/>
    <w:rsid w:val="00E44ECA"/>
    <w:rsid w:val="00E44F65"/>
    <w:rsid w:val="00E44F9C"/>
    <w:rsid w:val="00E45D05"/>
    <w:rsid w:val="00E474CE"/>
    <w:rsid w:val="00E479F7"/>
    <w:rsid w:val="00E504FD"/>
    <w:rsid w:val="00E50562"/>
    <w:rsid w:val="00E527DD"/>
    <w:rsid w:val="00E52814"/>
    <w:rsid w:val="00E533F5"/>
    <w:rsid w:val="00E5549D"/>
    <w:rsid w:val="00E55AFA"/>
    <w:rsid w:val="00E5642D"/>
    <w:rsid w:val="00E57C02"/>
    <w:rsid w:val="00E57CBB"/>
    <w:rsid w:val="00E60EFA"/>
    <w:rsid w:val="00E6164D"/>
    <w:rsid w:val="00E618EE"/>
    <w:rsid w:val="00E6191E"/>
    <w:rsid w:val="00E61F1B"/>
    <w:rsid w:val="00E6214E"/>
    <w:rsid w:val="00E62190"/>
    <w:rsid w:val="00E6258E"/>
    <w:rsid w:val="00E63489"/>
    <w:rsid w:val="00E63909"/>
    <w:rsid w:val="00E642F6"/>
    <w:rsid w:val="00E644A4"/>
    <w:rsid w:val="00E652FF"/>
    <w:rsid w:val="00E65752"/>
    <w:rsid w:val="00E66142"/>
    <w:rsid w:val="00E66270"/>
    <w:rsid w:val="00E66DEA"/>
    <w:rsid w:val="00E66F3E"/>
    <w:rsid w:val="00E67496"/>
    <w:rsid w:val="00E6756B"/>
    <w:rsid w:val="00E67915"/>
    <w:rsid w:val="00E67ACD"/>
    <w:rsid w:val="00E7078F"/>
    <w:rsid w:val="00E70A6E"/>
    <w:rsid w:val="00E71D8F"/>
    <w:rsid w:val="00E71F87"/>
    <w:rsid w:val="00E720BA"/>
    <w:rsid w:val="00E728B7"/>
    <w:rsid w:val="00E72AEC"/>
    <w:rsid w:val="00E72C85"/>
    <w:rsid w:val="00E737EA"/>
    <w:rsid w:val="00E73A8F"/>
    <w:rsid w:val="00E73C98"/>
    <w:rsid w:val="00E74964"/>
    <w:rsid w:val="00E749FF"/>
    <w:rsid w:val="00E74FF9"/>
    <w:rsid w:val="00E762B2"/>
    <w:rsid w:val="00E76F00"/>
    <w:rsid w:val="00E77038"/>
    <w:rsid w:val="00E77558"/>
    <w:rsid w:val="00E77CF0"/>
    <w:rsid w:val="00E77E3A"/>
    <w:rsid w:val="00E80439"/>
    <w:rsid w:val="00E805D3"/>
    <w:rsid w:val="00E80672"/>
    <w:rsid w:val="00E816B7"/>
    <w:rsid w:val="00E81913"/>
    <w:rsid w:val="00E81ADD"/>
    <w:rsid w:val="00E8218C"/>
    <w:rsid w:val="00E821E7"/>
    <w:rsid w:val="00E82B7E"/>
    <w:rsid w:val="00E82CE4"/>
    <w:rsid w:val="00E83AF3"/>
    <w:rsid w:val="00E84CA3"/>
    <w:rsid w:val="00E85209"/>
    <w:rsid w:val="00E85B50"/>
    <w:rsid w:val="00E86162"/>
    <w:rsid w:val="00E8617E"/>
    <w:rsid w:val="00E86691"/>
    <w:rsid w:val="00E86799"/>
    <w:rsid w:val="00E87263"/>
    <w:rsid w:val="00E875E8"/>
    <w:rsid w:val="00E90B3E"/>
    <w:rsid w:val="00E91BF6"/>
    <w:rsid w:val="00E92385"/>
    <w:rsid w:val="00E93A1B"/>
    <w:rsid w:val="00E93B7E"/>
    <w:rsid w:val="00E9439D"/>
    <w:rsid w:val="00E94CC4"/>
    <w:rsid w:val="00E94F60"/>
    <w:rsid w:val="00E950C3"/>
    <w:rsid w:val="00E96C6E"/>
    <w:rsid w:val="00E96D28"/>
    <w:rsid w:val="00E970D5"/>
    <w:rsid w:val="00EA0E6A"/>
    <w:rsid w:val="00EA2A99"/>
    <w:rsid w:val="00EA2E83"/>
    <w:rsid w:val="00EA2E97"/>
    <w:rsid w:val="00EA2EF5"/>
    <w:rsid w:val="00EA2F1B"/>
    <w:rsid w:val="00EA3136"/>
    <w:rsid w:val="00EA3944"/>
    <w:rsid w:val="00EA494D"/>
    <w:rsid w:val="00EA4DB4"/>
    <w:rsid w:val="00EA631A"/>
    <w:rsid w:val="00EA6796"/>
    <w:rsid w:val="00EB01BE"/>
    <w:rsid w:val="00EB01DB"/>
    <w:rsid w:val="00EB06EB"/>
    <w:rsid w:val="00EB1028"/>
    <w:rsid w:val="00EB18E2"/>
    <w:rsid w:val="00EB1A3E"/>
    <w:rsid w:val="00EB33FE"/>
    <w:rsid w:val="00EB3757"/>
    <w:rsid w:val="00EB40AC"/>
    <w:rsid w:val="00EB423A"/>
    <w:rsid w:val="00EB62DF"/>
    <w:rsid w:val="00EB7133"/>
    <w:rsid w:val="00EB7822"/>
    <w:rsid w:val="00EC0286"/>
    <w:rsid w:val="00EC1359"/>
    <w:rsid w:val="00EC4358"/>
    <w:rsid w:val="00EC47C0"/>
    <w:rsid w:val="00EC5251"/>
    <w:rsid w:val="00EC577A"/>
    <w:rsid w:val="00EC675B"/>
    <w:rsid w:val="00EC7144"/>
    <w:rsid w:val="00EC7344"/>
    <w:rsid w:val="00ED00A9"/>
    <w:rsid w:val="00ED0A9B"/>
    <w:rsid w:val="00ED12FB"/>
    <w:rsid w:val="00ED3130"/>
    <w:rsid w:val="00ED37BD"/>
    <w:rsid w:val="00ED39EA"/>
    <w:rsid w:val="00ED4094"/>
    <w:rsid w:val="00ED4819"/>
    <w:rsid w:val="00ED4F23"/>
    <w:rsid w:val="00ED635F"/>
    <w:rsid w:val="00ED69F2"/>
    <w:rsid w:val="00ED6FA0"/>
    <w:rsid w:val="00ED7018"/>
    <w:rsid w:val="00ED75CE"/>
    <w:rsid w:val="00ED7FF4"/>
    <w:rsid w:val="00EE0CCB"/>
    <w:rsid w:val="00EE0F60"/>
    <w:rsid w:val="00EE1570"/>
    <w:rsid w:val="00EE1746"/>
    <w:rsid w:val="00EE1ABB"/>
    <w:rsid w:val="00EE1B22"/>
    <w:rsid w:val="00EE1FC8"/>
    <w:rsid w:val="00EE2068"/>
    <w:rsid w:val="00EE2671"/>
    <w:rsid w:val="00EE30D4"/>
    <w:rsid w:val="00EE4489"/>
    <w:rsid w:val="00EE5AC8"/>
    <w:rsid w:val="00EE64F1"/>
    <w:rsid w:val="00EE6CDD"/>
    <w:rsid w:val="00EE6D86"/>
    <w:rsid w:val="00EF00BC"/>
    <w:rsid w:val="00EF211F"/>
    <w:rsid w:val="00EF245E"/>
    <w:rsid w:val="00EF2D9E"/>
    <w:rsid w:val="00EF2ED0"/>
    <w:rsid w:val="00EF30D5"/>
    <w:rsid w:val="00EF3AC3"/>
    <w:rsid w:val="00EF42AB"/>
    <w:rsid w:val="00EF43C9"/>
    <w:rsid w:val="00EF4608"/>
    <w:rsid w:val="00EF4B26"/>
    <w:rsid w:val="00EF504A"/>
    <w:rsid w:val="00EF62A2"/>
    <w:rsid w:val="00EF7D19"/>
    <w:rsid w:val="00F00715"/>
    <w:rsid w:val="00F00C1D"/>
    <w:rsid w:val="00F01868"/>
    <w:rsid w:val="00F01AE3"/>
    <w:rsid w:val="00F01E73"/>
    <w:rsid w:val="00F035BA"/>
    <w:rsid w:val="00F0391B"/>
    <w:rsid w:val="00F04EFD"/>
    <w:rsid w:val="00F0507B"/>
    <w:rsid w:val="00F054E7"/>
    <w:rsid w:val="00F063CD"/>
    <w:rsid w:val="00F07106"/>
    <w:rsid w:val="00F07EC9"/>
    <w:rsid w:val="00F1019D"/>
    <w:rsid w:val="00F108B1"/>
    <w:rsid w:val="00F11621"/>
    <w:rsid w:val="00F11842"/>
    <w:rsid w:val="00F12BF7"/>
    <w:rsid w:val="00F12DB9"/>
    <w:rsid w:val="00F133A0"/>
    <w:rsid w:val="00F13FB1"/>
    <w:rsid w:val="00F1406E"/>
    <w:rsid w:val="00F14429"/>
    <w:rsid w:val="00F1521E"/>
    <w:rsid w:val="00F15315"/>
    <w:rsid w:val="00F15D1E"/>
    <w:rsid w:val="00F15FA5"/>
    <w:rsid w:val="00F169CE"/>
    <w:rsid w:val="00F16C93"/>
    <w:rsid w:val="00F172EA"/>
    <w:rsid w:val="00F17AED"/>
    <w:rsid w:val="00F21132"/>
    <w:rsid w:val="00F221E5"/>
    <w:rsid w:val="00F23B23"/>
    <w:rsid w:val="00F241FE"/>
    <w:rsid w:val="00F2473C"/>
    <w:rsid w:val="00F26A57"/>
    <w:rsid w:val="00F2727A"/>
    <w:rsid w:val="00F27726"/>
    <w:rsid w:val="00F277CF"/>
    <w:rsid w:val="00F27CB0"/>
    <w:rsid w:val="00F27E61"/>
    <w:rsid w:val="00F30024"/>
    <w:rsid w:val="00F3132C"/>
    <w:rsid w:val="00F3137D"/>
    <w:rsid w:val="00F31531"/>
    <w:rsid w:val="00F32292"/>
    <w:rsid w:val="00F3262A"/>
    <w:rsid w:val="00F331BF"/>
    <w:rsid w:val="00F333C1"/>
    <w:rsid w:val="00F338FF"/>
    <w:rsid w:val="00F33BA9"/>
    <w:rsid w:val="00F33FC7"/>
    <w:rsid w:val="00F3530F"/>
    <w:rsid w:val="00F359F1"/>
    <w:rsid w:val="00F371A6"/>
    <w:rsid w:val="00F372E0"/>
    <w:rsid w:val="00F409E8"/>
    <w:rsid w:val="00F415FC"/>
    <w:rsid w:val="00F42DE0"/>
    <w:rsid w:val="00F42FD4"/>
    <w:rsid w:val="00F43B45"/>
    <w:rsid w:val="00F47308"/>
    <w:rsid w:val="00F50665"/>
    <w:rsid w:val="00F50ADD"/>
    <w:rsid w:val="00F50B88"/>
    <w:rsid w:val="00F511C8"/>
    <w:rsid w:val="00F51361"/>
    <w:rsid w:val="00F51FC4"/>
    <w:rsid w:val="00F521BC"/>
    <w:rsid w:val="00F5246E"/>
    <w:rsid w:val="00F525D3"/>
    <w:rsid w:val="00F5283A"/>
    <w:rsid w:val="00F52B9A"/>
    <w:rsid w:val="00F5323E"/>
    <w:rsid w:val="00F53D7C"/>
    <w:rsid w:val="00F53E1C"/>
    <w:rsid w:val="00F5584B"/>
    <w:rsid w:val="00F55D48"/>
    <w:rsid w:val="00F5617F"/>
    <w:rsid w:val="00F56330"/>
    <w:rsid w:val="00F564D1"/>
    <w:rsid w:val="00F57756"/>
    <w:rsid w:val="00F57A28"/>
    <w:rsid w:val="00F57BD4"/>
    <w:rsid w:val="00F57BDA"/>
    <w:rsid w:val="00F57D3B"/>
    <w:rsid w:val="00F60002"/>
    <w:rsid w:val="00F606CB"/>
    <w:rsid w:val="00F6323B"/>
    <w:rsid w:val="00F64A29"/>
    <w:rsid w:val="00F65A35"/>
    <w:rsid w:val="00F65CD3"/>
    <w:rsid w:val="00F65E12"/>
    <w:rsid w:val="00F66590"/>
    <w:rsid w:val="00F66645"/>
    <w:rsid w:val="00F667E7"/>
    <w:rsid w:val="00F66BA1"/>
    <w:rsid w:val="00F67829"/>
    <w:rsid w:val="00F701C3"/>
    <w:rsid w:val="00F708C6"/>
    <w:rsid w:val="00F70F4D"/>
    <w:rsid w:val="00F7127C"/>
    <w:rsid w:val="00F7149C"/>
    <w:rsid w:val="00F71E40"/>
    <w:rsid w:val="00F72A0E"/>
    <w:rsid w:val="00F72A91"/>
    <w:rsid w:val="00F72B0F"/>
    <w:rsid w:val="00F72FD8"/>
    <w:rsid w:val="00F73381"/>
    <w:rsid w:val="00F73FD7"/>
    <w:rsid w:val="00F75349"/>
    <w:rsid w:val="00F7543B"/>
    <w:rsid w:val="00F75680"/>
    <w:rsid w:val="00F75A91"/>
    <w:rsid w:val="00F75B9A"/>
    <w:rsid w:val="00F7628D"/>
    <w:rsid w:val="00F76A26"/>
    <w:rsid w:val="00F76E5D"/>
    <w:rsid w:val="00F77909"/>
    <w:rsid w:val="00F77EF9"/>
    <w:rsid w:val="00F77F2F"/>
    <w:rsid w:val="00F820DA"/>
    <w:rsid w:val="00F8219B"/>
    <w:rsid w:val="00F82447"/>
    <w:rsid w:val="00F82C04"/>
    <w:rsid w:val="00F84C48"/>
    <w:rsid w:val="00F85437"/>
    <w:rsid w:val="00F8572B"/>
    <w:rsid w:val="00F86689"/>
    <w:rsid w:val="00F8676A"/>
    <w:rsid w:val="00F867BC"/>
    <w:rsid w:val="00F87751"/>
    <w:rsid w:val="00F87C01"/>
    <w:rsid w:val="00F90751"/>
    <w:rsid w:val="00F91B93"/>
    <w:rsid w:val="00F93E06"/>
    <w:rsid w:val="00F94AEA"/>
    <w:rsid w:val="00F96C28"/>
    <w:rsid w:val="00F97C7A"/>
    <w:rsid w:val="00FA0B40"/>
    <w:rsid w:val="00FA1830"/>
    <w:rsid w:val="00FA4C11"/>
    <w:rsid w:val="00FA5685"/>
    <w:rsid w:val="00FA6469"/>
    <w:rsid w:val="00FA69E0"/>
    <w:rsid w:val="00FA6C0C"/>
    <w:rsid w:val="00FA7FEB"/>
    <w:rsid w:val="00FB05E7"/>
    <w:rsid w:val="00FB0A7A"/>
    <w:rsid w:val="00FB0B44"/>
    <w:rsid w:val="00FB12FE"/>
    <w:rsid w:val="00FB19F2"/>
    <w:rsid w:val="00FB261E"/>
    <w:rsid w:val="00FB287E"/>
    <w:rsid w:val="00FB2BA2"/>
    <w:rsid w:val="00FB3503"/>
    <w:rsid w:val="00FB39E0"/>
    <w:rsid w:val="00FB49DE"/>
    <w:rsid w:val="00FB4BC1"/>
    <w:rsid w:val="00FB55C1"/>
    <w:rsid w:val="00FB5B39"/>
    <w:rsid w:val="00FB6039"/>
    <w:rsid w:val="00FB6CC4"/>
    <w:rsid w:val="00FB75BE"/>
    <w:rsid w:val="00FB7B61"/>
    <w:rsid w:val="00FC0893"/>
    <w:rsid w:val="00FC1A36"/>
    <w:rsid w:val="00FC1D1E"/>
    <w:rsid w:val="00FC21D4"/>
    <w:rsid w:val="00FC2B69"/>
    <w:rsid w:val="00FC3BE0"/>
    <w:rsid w:val="00FC4466"/>
    <w:rsid w:val="00FC4508"/>
    <w:rsid w:val="00FC4656"/>
    <w:rsid w:val="00FC5BAE"/>
    <w:rsid w:val="00FC6727"/>
    <w:rsid w:val="00FC74DE"/>
    <w:rsid w:val="00FC7A5B"/>
    <w:rsid w:val="00FD041B"/>
    <w:rsid w:val="00FD25AF"/>
    <w:rsid w:val="00FD2647"/>
    <w:rsid w:val="00FD32C6"/>
    <w:rsid w:val="00FD3318"/>
    <w:rsid w:val="00FD33BF"/>
    <w:rsid w:val="00FD3445"/>
    <w:rsid w:val="00FD3513"/>
    <w:rsid w:val="00FD3641"/>
    <w:rsid w:val="00FD4264"/>
    <w:rsid w:val="00FD46D5"/>
    <w:rsid w:val="00FD5EEE"/>
    <w:rsid w:val="00FE0FD8"/>
    <w:rsid w:val="00FE15C7"/>
    <w:rsid w:val="00FE164A"/>
    <w:rsid w:val="00FE16CE"/>
    <w:rsid w:val="00FE1A02"/>
    <w:rsid w:val="00FE1C9D"/>
    <w:rsid w:val="00FE2197"/>
    <w:rsid w:val="00FE2258"/>
    <w:rsid w:val="00FE274D"/>
    <w:rsid w:val="00FE2DC1"/>
    <w:rsid w:val="00FE33F1"/>
    <w:rsid w:val="00FE36A6"/>
    <w:rsid w:val="00FE3D43"/>
    <w:rsid w:val="00FE3E75"/>
    <w:rsid w:val="00FE3F62"/>
    <w:rsid w:val="00FE50EC"/>
    <w:rsid w:val="00FE6E38"/>
    <w:rsid w:val="00FE7150"/>
    <w:rsid w:val="00FE7181"/>
    <w:rsid w:val="00FE7A82"/>
    <w:rsid w:val="00FF0604"/>
    <w:rsid w:val="00FF0658"/>
    <w:rsid w:val="00FF1C3A"/>
    <w:rsid w:val="00FF1C94"/>
    <w:rsid w:val="00FF2517"/>
    <w:rsid w:val="00FF38BC"/>
    <w:rsid w:val="00FF4277"/>
    <w:rsid w:val="00FF49F1"/>
    <w:rsid w:val="00FF4E02"/>
    <w:rsid w:val="00FF5516"/>
    <w:rsid w:val="00FF6097"/>
    <w:rsid w:val="00FF618D"/>
    <w:rsid w:val="00FF6616"/>
    <w:rsid w:val="00FF76B6"/>
    <w:rsid w:val="00FF7B4E"/>
    <w:rsid w:val="00FF7F19"/>
    <w:rsid w:val="010A59FA"/>
    <w:rsid w:val="013A7854"/>
    <w:rsid w:val="0154A796"/>
    <w:rsid w:val="01609F1D"/>
    <w:rsid w:val="01948072"/>
    <w:rsid w:val="0194BB9D"/>
    <w:rsid w:val="01B39FE6"/>
    <w:rsid w:val="01EACEA9"/>
    <w:rsid w:val="021D7805"/>
    <w:rsid w:val="024C957C"/>
    <w:rsid w:val="0297B2BE"/>
    <w:rsid w:val="02B26FFD"/>
    <w:rsid w:val="02CEA38C"/>
    <w:rsid w:val="02E9E322"/>
    <w:rsid w:val="0322AEBA"/>
    <w:rsid w:val="034D4E8F"/>
    <w:rsid w:val="0355FCB4"/>
    <w:rsid w:val="035BC5E0"/>
    <w:rsid w:val="0377169C"/>
    <w:rsid w:val="03796EDA"/>
    <w:rsid w:val="03B19143"/>
    <w:rsid w:val="03D58BBD"/>
    <w:rsid w:val="04086B88"/>
    <w:rsid w:val="040DDC9A"/>
    <w:rsid w:val="0441A227"/>
    <w:rsid w:val="04514942"/>
    <w:rsid w:val="047FEFA1"/>
    <w:rsid w:val="04E876D5"/>
    <w:rsid w:val="050339BD"/>
    <w:rsid w:val="0521D37A"/>
    <w:rsid w:val="05292BE0"/>
    <w:rsid w:val="05443AEB"/>
    <w:rsid w:val="05B82353"/>
    <w:rsid w:val="06A66AF9"/>
    <w:rsid w:val="06E92F6C"/>
    <w:rsid w:val="06F571AB"/>
    <w:rsid w:val="06FE4E58"/>
    <w:rsid w:val="071BE985"/>
    <w:rsid w:val="071F48A0"/>
    <w:rsid w:val="073BAE5E"/>
    <w:rsid w:val="0749060A"/>
    <w:rsid w:val="0772B012"/>
    <w:rsid w:val="077A252A"/>
    <w:rsid w:val="07A389BC"/>
    <w:rsid w:val="07D0713B"/>
    <w:rsid w:val="07D4F625"/>
    <w:rsid w:val="07D67BB5"/>
    <w:rsid w:val="07E9C281"/>
    <w:rsid w:val="07EEC21F"/>
    <w:rsid w:val="0844B59E"/>
    <w:rsid w:val="08572B28"/>
    <w:rsid w:val="08B27284"/>
    <w:rsid w:val="090196BA"/>
    <w:rsid w:val="09048960"/>
    <w:rsid w:val="095C47EA"/>
    <w:rsid w:val="098E2C3B"/>
    <w:rsid w:val="09BFB062"/>
    <w:rsid w:val="09EB375D"/>
    <w:rsid w:val="0A3BFE61"/>
    <w:rsid w:val="0A3CD9F3"/>
    <w:rsid w:val="0A707992"/>
    <w:rsid w:val="0AA1E379"/>
    <w:rsid w:val="0AA6C350"/>
    <w:rsid w:val="0AE3FD9B"/>
    <w:rsid w:val="0AFDAB81"/>
    <w:rsid w:val="0B1886FB"/>
    <w:rsid w:val="0B1E861D"/>
    <w:rsid w:val="0B38836F"/>
    <w:rsid w:val="0B8BC6A0"/>
    <w:rsid w:val="0BCE95A0"/>
    <w:rsid w:val="0BDB71DF"/>
    <w:rsid w:val="0BDB9EFD"/>
    <w:rsid w:val="0BE9764C"/>
    <w:rsid w:val="0C04633E"/>
    <w:rsid w:val="0C35B1BF"/>
    <w:rsid w:val="0C46D99D"/>
    <w:rsid w:val="0C6AE453"/>
    <w:rsid w:val="0CD0C0FF"/>
    <w:rsid w:val="0D2200E9"/>
    <w:rsid w:val="0DA7325F"/>
    <w:rsid w:val="0DD1BE7F"/>
    <w:rsid w:val="0DE6006A"/>
    <w:rsid w:val="0DF5A273"/>
    <w:rsid w:val="0E300FE1"/>
    <w:rsid w:val="0E35751E"/>
    <w:rsid w:val="0E4DE4AA"/>
    <w:rsid w:val="0EAC882F"/>
    <w:rsid w:val="0EB7FDF9"/>
    <w:rsid w:val="0ECF994D"/>
    <w:rsid w:val="0EF0E61D"/>
    <w:rsid w:val="0F0B979C"/>
    <w:rsid w:val="0F6A685E"/>
    <w:rsid w:val="0F8302F3"/>
    <w:rsid w:val="0FB1A81D"/>
    <w:rsid w:val="0FD48FC2"/>
    <w:rsid w:val="0FE27CBA"/>
    <w:rsid w:val="102DFE97"/>
    <w:rsid w:val="10C200E4"/>
    <w:rsid w:val="10EC9AD4"/>
    <w:rsid w:val="1136414C"/>
    <w:rsid w:val="11452319"/>
    <w:rsid w:val="115D8759"/>
    <w:rsid w:val="115E0E28"/>
    <w:rsid w:val="116F8590"/>
    <w:rsid w:val="120A121F"/>
    <w:rsid w:val="122D5538"/>
    <w:rsid w:val="12319BA1"/>
    <w:rsid w:val="12572D98"/>
    <w:rsid w:val="1260A744"/>
    <w:rsid w:val="12961F3E"/>
    <w:rsid w:val="12AD717D"/>
    <w:rsid w:val="12CD39CE"/>
    <w:rsid w:val="12F988AD"/>
    <w:rsid w:val="13199D74"/>
    <w:rsid w:val="1327CFBA"/>
    <w:rsid w:val="13382FDE"/>
    <w:rsid w:val="13469A36"/>
    <w:rsid w:val="136B251B"/>
    <w:rsid w:val="1381666D"/>
    <w:rsid w:val="13A4BF51"/>
    <w:rsid w:val="13BD5C1B"/>
    <w:rsid w:val="13CF722C"/>
    <w:rsid w:val="143F70D2"/>
    <w:rsid w:val="14575367"/>
    <w:rsid w:val="14972C03"/>
    <w:rsid w:val="14A79286"/>
    <w:rsid w:val="14EF0847"/>
    <w:rsid w:val="14F4CD10"/>
    <w:rsid w:val="150489B4"/>
    <w:rsid w:val="154BC6C3"/>
    <w:rsid w:val="1576619C"/>
    <w:rsid w:val="15881A8A"/>
    <w:rsid w:val="159033F6"/>
    <w:rsid w:val="1597786B"/>
    <w:rsid w:val="159AE59D"/>
    <w:rsid w:val="15C36134"/>
    <w:rsid w:val="16134D31"/>
    <w:rsid w:val="16205A3C"/>
    <w:rsid w:val="16320C70"/>
    <w:rsid w:val="16760D2C"/>
    <w:rsid w:val="16BC738C"/>
    <w:rsid w:val="16DE0485"/>
    <w:rsid w:val="16F56922"/>
    <w:rsid w:val="17025699"/>
    <w:rsid w:val="174FF943"/>
    <w:rsid w:val="178E3869"/>
    <w:rsid w:val="17CF1982"/>
    <w:rsid w:val="17F8ACB2"/>
    <w:rsid w:val="18286303"/>
    <w:rsid w:val="184D3966"/>
    <w:rsid w:val="186DE6E6"/>
    <w:rsid w:val="1875561F"/>
    <w:rsid w:val="1902E1C9"/>
    <w:rsid w:val="1937B094"/>
    <w:rsid w:val="1972CF86"/>
    <w:rsid w:val="197DFAD6"/>
    <w:rsid w:val="1980CAB8"/>
    <w:rsid w:val="19BBE8BA"/>
    <w:rsid w:val="19EACBE0"/>
    <w:rsid w:val="1A146C94"/>
    <w:rsid w:val="1AA34774"/>
    <w:rsid w:val="1B1B65AC"/>
    <w:rsid w:val="1B50EADE"/>
    <w:rsid w:val="1B75B480"/>
    <w:rsid w:val="1B78F9BC"/>
    <w:rsid w:val="1C00ED04"/>
    <w:rsid w:val="1C25D369"/>
    <w:rsid w:val="1C39D2C7"/>
    <w:rsid w:val="1CB1D80C"/>
    <w:rsid w:val="1D0ABF41"/>
    <w:rsid w:val="1D174520"/>
    <w:rsid w:val="1D535CFA"/>
    <w:rsid w:val="1D914865"/>
    <w:rsid w:val="1DA87AEB"/>
    <w:rsid w:val="1DC3010F"/>
    <w:rsid w:val="1DC7F3E9"/>
    <w:rsid w:val="1E12EB7C"/>
    <w:rsid w:val="1E8F58A4"/>
    <w:rsid w:val="1EA49476"/>
    <w:rsid w:val="1EA7E326"/>
    <w:rsid w:val="1EB04A47"/>
    <w:rsid w:val="1EB08133"/>
    <w:rsid w:val="1EBFB16C"/>
    <w:rsid w:val="1F73FE4F"/>
    <w:rsid w:val="1F8B26F9"/>
    <w:rsid w:val="1FDDFA00"/>
    <w:rsid w:val="2014D5EB"/>
    <w:rsid w:val="20272886"/>
    <w:rsid w:val="2040E9B2"/>
    <w:rsid w:val="204CE175"/>
    <w:rsid w:val="204D34F8"/>
    <w:rsid w:val="2057A45D"/>
    <w:rsid w:val="206563B1"/>
    <w:rsid w:val="20A3BF91"/>
    <w:rsid w:val="20B139E2"/>
    <w:rsid w:val="20D08F90"/>
    <w:rsid w:val="21232C35"/>
    <w:rsid w:val="214EBFAE"/>
    <w:rsid w:val="21ACE5C1"/>
    <w:rsid w:val="21B62C42"/>
    <w:rsid w:val="21D2AEDB"/>
    <w:rsid w:val="21E93264"/>
    <w:rsid w:val="2203D578"/>
    <w:rsid w:val="221EE861"/>
    <w:rsid w:val="223BD81A"/>
    <w:rsid w:val="2261240C"/>
    <w:rsid w:val="2265C0F8"/>
    <w:rsid w:val="2271D08B"/>
    <w:rsid w:val="22844422"/>
    <w:rsid w:val="229B3E63"/>
    <w:rsid w:val="22A136C1"/>
    <w:rsid w:val="22E6CDD4"/>
    <w:rsid w:val="22EB31AD"/>
    <w:rsid w:val="22F19B93"/>
    <w:rsid w:val="2330D0A8"/>
    <w:rsid w:val="23CAF7FC"/>
    <w:rsid w:val="2415A258"/>
    <w:rsid w:val="2424E58E"/>
    <w:rsid w:val="24335A41"/>
    <w:rsid w:val="2466604A"/>
    <w:rsid w:val="24747319"/>
    <w:rsid w:val="248F2F4A"/>
    <w:rsid w:val="249777DB"/>
    <w:rsid w:val="24D3AA81"/>
    <w:rsid w:val="24F3DE25"/>
    <w:rsid w:val="255D89EB"/>
    <w:rsid w:val="258730D9"/>
    <w:rsid w:val="25A11405"/>
    <w:rsid w:val="25A4BE96"/>
    <w:rsid w:val="25C4A02D"/>
    <w:rsid w:val="25D5C74C"/>
    <w:rsid w:val="25DC39AD"/>
    <w:rsid w:val="2608BA8D"/>
    <w:rsid w:val="26369AB8"/>
    <w:rsid w:val="26513525"/>
    <w:rsid w:val="265BA886"/>
    <w:rsid w:val="26C675AE"/>
    <w:rsid w:val="26C70FB0"/>
    <w:rsid w:val="26DD5138"/>
    <w:rsid w:val="26E87158"/>
    <w:rsid w:val="2704F7EF"/>
    <w:rsid w:val="273C23F9"/>
    <w:rsid w:val="276E7F97"/>
    <w:rsid w:val="2774F4BB"/>
    <w:rsid w:val="2781FADB"/>
    <w:rsid w:val="2791A520"/>
    <w:rsid w:val="27B4D203"/>
    <w:rsid w:val="27BFDF86"/>
    <w:rsid w:val="27D9D97D"/>
    <w:rsid w:val="27FBA2FF"/>
    <w:rsid w:val="281DDD0A"/>
    <w:rsid w:val="282E8C76"/>
    <w:rsid w:val="288C9179"/>
    <w:rsid w:val="2897F99B"/>
    <w:rsid w:val="28A3062F"/>
    <w:rsid w:val="28D3E313"/>
    <w:rsid w:val="28DBA4DA"/>
    <w:rsid w:val="28EAE9D6"/>
    <w:rsid w:val="2912D7FB"/>
    <w:rsid w:val="295E863B"/>
    <w:rsid w:val="29BF1E6D"/>
    <w:rsid w:val="2A04CE75"/>
    <w:rsid w:val="2A7F4111"/>
    <w:rsid w:val="2A864AE6"/>
    <w:rsid w:val="2A88DD81"/>
    <w:rsid w:val="2A8AFF90"/>
    <w:rsid w:val="2A985763"/>
    <w:rsid w:val="2AA58529"/>
    <w:rsid w:val="2AD08A78"/>
    <w:rsid w:val="2B037026"/>
    <w:rsid w:val="2B10043B"/>
    <w:rsid w:val="2B26A404"/>
    <w:rsid w:val="2B353EF0"/>
    <w:rsid w:val="2B5AE627"/>
    <w:rsid w:val="2B6E62FF"/>
    <w:rsid w:val="2B891481"/>
    <w:rsid w:val="2BE718F7"/>
    <w:rsid w:val="2C160421"/>
    <w:rsid w:val="2C7704FE"/>
    <w:rsid w:val="2C8B2B68"/>
    <w:rsid w:val="2CF7B86D"/>
    <w:rsid w:val="2D172D7F"/>
    <w:rsid w:val="2D1865DD"/>
    <w:rsid w:val="2D2C517D"/>
    <w:rsid w:val="2D309693"/>
    <w:rsid w:val="2D5EF691"/>
    <w:rsid w:val="2D6F20C7"/>
    <w:rsid w:val="2D84CA70"/>
    <w:rsid w:val="2DCB3D37"/>
    <w:rsid w:val="2E056193"/>
    <w:rsid w:val="2E1F8C3E"/>
    <w:rsid w:val="2E3BCD7C"/>
    <w:rsid w:val="2E4688E0"/>
    <w:rsid w:val="2EBE2C5A"/>
    <w:rsid w:val="2ED13FA3"/>
    <w:rsid w:val="2EF94B18"/>
    <w:rsid w:val="2F4B76D7"/>
    <w:rsid w:val="2F550BBC"/>
    <w:rsid w:val="2F69CA70"/>
    <w:rsid w:val="2FA5C54B"/>
    <w:rsid w:val="2FBF340E"/>
    <w:rsid w:val="2FF91FCF"/>
    <w:rsid w:val="3005EE97"/>
    <w:rsid w:val="3055F0CF"/>
    <w:rsid w:val="308F1CA8"/>
    <w:rsid w:val="3095DDBD"/>
    <w:rsid w:val="30962663"/>
    <w:rsid w:val="30C4D706"/>
    <w:rsid w:val="30DC0D05"/>
    <w:rsid w:val="310554A7"/>
    <w:rsid w:val="31768A2D"/>
    <w:rsid w:val="3182B974"/>
    <w:rsid w:val="3196B4A0"/>
    <w:rsid w:val="31A83BA3"/>
    <w:rsid w:val="31C180E8"/>
    <w:rsid w:val="3219C5B2"/>
    <w:rsid w:val="321D384C"/>
    <w:rsid w:val="321DA8B0"/>
    <w:rsid w:val="3231F0C9"/>
    <w:rsid w:val="326D587B"/>
    <w:rsid w:val="32831635"/>
    <w:rsid w:val="32CC6F99"/>
    <w:rsid w:val="32E265F5"/>
    <w:rsid w:val="32EF0814"/>
    <w:rsid w:val="33419000"/>
    <w:rsid w:val="3364E002"/>
    <w:rsid w:val="33B019B0"/>
    <w:rsid w:val="33B3B319"/>
    <w:rsid w:val="33B57445"/>
    <w:rsid w:val="33DA8731"/>
    <w:rsid w:val="33F04B8B"/>
    <w:rsid w:val="33FEE78D"/>
    <w:rsid w:val="3442E4BD"/>
    <w:rsid w:val="345FD2E3"/>
    <w:rsid w:val="347EAF4E"/>
    <w:rsid w:val="34856EDD"/>
    <w:rsid w:val="34B1E546"/>
    <w:rsid w:val="34F14ADB"/>
    <w:rsid w:val="35348259"/>
    <w:rsid w:val="35494099"/>
    <w:rsid w:val="3563886E"/>
    <w:rsid w:val="35738953"/>
    <w:rsid w:val="357F6D1F"/>
    <w:rsid w:val="35BE8C48"/>
    <w:rsid w:val="363D57A1"/>
    <w:rsid w:val="364DDF7C"/>
    <w:rsid w:val="3660D943"/>
    <w:rsid w:val="366ED743"/>
    <w:rsid w:val="3691A519"/>
    <w:rsid w:val="36B1FE14"/>
    <w:rsid w:val="36B5C16C"/>
    <w:rsid w:val="36E1D85D"/>
    <w:rsid w:val="37047285"/>
    <w:rsid w:val="37149286"/>
    <w:rsid w:val="3722FD4B"/>
    <w:rsid w:val="372CB9B3"/>
    <w:rsid w:val="3742C6C0"/>
    <w:rsid w:val="377F0795"/>
    <w:rsid w:val="377F322B"/>
    <w:rsid w:val="379E8359"/>
    <w:rsid w:val="37A057A1"/>
    <w:rsid w:val="37A833C6"/>
    <w:rsid w:val="37BAD0B3"/>
    <w:rsid w:val="37C17C09"/>
    <w:rsid w:val="37ECD021"/>
    <w:rsid w:val="381FE2EB"/>
    <w:rsid w:val="3824B90D"/>
    <w:rsid w:val="387815E5"/>
    <w:rsid w:val="3887FEF0"/>
    <w:rsid w:val="38E7D690"/>
    <w:rsid w:val="39198BBB"/>
    <w:rsid w:val="3945A62C"/>
    <w:rsid w:val="39F88A9F"/>
    <w:rsid w:val="3A096196"/>
    <w:rsid w:val="3A0CC75A"/>
    <w:rsid w:val="3A2BAB13"/>
    <w:rsid w:val="3A2BF105"/>
    <w:rsid w:val="3A2C1BEA"/>
    <w:rsid w:val="3A31A27E"/>
    <w:rsid w:val="3A429EC9"/>
    <w:rsid w:val="3A5E82B9"/>
    <w:rsid w:val="3A99AE13"/>
    <w:rsid w:val="3AA70F09"/>
    <w:rsid w:val="3AEE1657"/>
    <w:rsid w:val="3B202255"/>
    <w:rsid w:val="3B6A7BDB"/>
    <w:rsid w:val="3BCF3A3A"/>
    <w:rsid w:val="3BF82FD6"/>
    <w:rsid w:val="3C14F6F0"/>
    <w:rsid w:val="3C317148"/>
    <w:rsid w:val="3C50B979"/>
    <w:rsid w:val="3C81D3CD"/>
    <w:rsid w:val="3C9B7833"/>
    <w:rsid w:val="3CB4FAB7"/>
    <w:rsid w:val="3D181E7F"/>
    <w:rsid w:val="3D2D3BED"/>
    <w:rsid w:val="3D302AE4"/>
    <w:rsid w:val="3D45D6D7"/>
    <w:rsid w:val="3D50A995"/>
    <w:rsid w:val="3D5A8FA6"/>
    <w:rsid w:val="3D7335FE"/>
    <w:rsid w:val="3D7FD8A8"/>
    <w:rsid w:val="3D87784C"/>
    <w:rsid w:val="3D92B96A"/>
    <w:rsid w:val="3DAB025A"/>
    <w:rsid w:val="3DBF031D"/>
    <w:rsid w:val="3DDC9069"/>
    <w:rsid w:val="3DF1F1E9"/>
    <w:rsid w:val="3E63EBF6"/>
    <w:rsid w:val="3ED1984B"/>
    <w:rsid w:val="3EF3E92B"/>
    <w:rsid w:val="3F326CFA"/>
    <w:rsid w:val="3F7065A4"/>
    <w:rsid w:val="3F836CC4"/>
    <w:rsid w:val="3F8CDB44"/>
    <w:rsid w:val="4001FDFC"/>
    <w:rsid w:val="400DFDFE"/>
    <w:rsid w:val="403BFABE"/>
    <w:rsid w:val="4040BCFC"/>
    <w:rsid w:val="4045CB3E"/>
    <w:rsid w:val="4057687A"/>
    <w:rsid w:val="40AA4767"/>
    <w:rsid w:val="40ADD96B"/>
    <w:rsid w:val="40AE2F2A"/>
    <w:rsid w:val="40B1320D"/>
    <w:rsid w:val="40DFA0CB"/>
    <w:rsid w:val="40E4F121"/>
    <w:rsid w:val="411461BB"/>
    <w:rsid w:val="411A0E5C"/>
    <w:rsid w:val="4121A553"/>
    <w:rsid w:val="41364359"/>
    <w:rsid w:val="413A67F6"/>
    <w:rsid w:val="41BAD46B"/>
    <w:rsid w:val="42160321"/>
    <w:rsid w:val="422FCC09"/>
    <w:rsid w:val="42493415"/>
    <w:rsid w:val="424987D2"/>
    <w:rsid w:val="433BBA3F"/>
    <w:rsid w:val="433D4F92"/>
    <w:rsid w:val="43586B68"/>
    <w:rsid w:val="4363C96D"/>
    <w:rsid w:val="43A6DDBB"/>
    <w:rsid w:val="43CCDFAC"/>
    <w:rsid w:val="4436C443"/>
    <w:rsid w:val="44D60860"/>
    <w:rsid w:val="44FDBDB1"/>
    <w:rsid w:val="452E7F50"/>
    <w:rsid w:val="45A96D2F"/>
    <w:rsid w:val="45CB9DEC"/>
    <w:rsid w:val="460AFFB7"/>
    <w:rsid w:val="462896DE"/>
    <w:rsid w:val="4694C869"/>
    <w:rsid w:val="46997387"/>
    <w:rsid w:val="46ABF2B0"/>
    <w:rsid w:val="46B62210"/>
    <w:rsid w:val="46C3832F"/>
    <w:rsid w:val="475792A0"/>
    <w:rsid w:val="475F5BFB"/>
    <w:rsid w:val="4773C0B9"/>
    <w:rsid w:val="4787DF6A"/>
    <w:rsid w:val="4797D8A2"/>
    <w:rsid w:val="47E11F4F"/>
    <w:rsid w:val="47E28102"/>
    <w:rsid w:val="47EEC506"/>
    <w:rsid w:val="480645A1"/>
    <w:rsid w:val="4835484F"/>
    <w:rsid w:val="48428D88"/>
    <w:rsid w:val="48745315"/>
    <w:rsid w:val="4882C31C"/>
    <w:rsid w:val="48FE0C40"/>
    <w:rsid w:val="492D0011"/>
    <w:rsid w:val="494E5267"/>
    <w:rsid w:val="499CBA77"/>
    <w:rsid w:val="4A25A6FB"/>
    <w:rsid w:val="4A5A8FAA"/>
    <w:rsid w:val="4A674C97"/>
    <w:rsid w:val="4AA0160A"/>
    <w:rsid w:val="4AF07E0F"/>
    <w:rsid w:val="4B01424C"/>
    <w:rsid w:val="4B47CB1D"/>
    <w:rsid w:val="4B4B0102"/>
    <w:rsid w:val="4B6D373D"/>
    <w:rsid w:val="4B9D3BC6"/>
    <w:rsid w:val="4BC759C0"/>
    <w:rsid w:val="4BE9E01C"/>
    <w:rsid w:val="4C0BA70C"/>
    <w:rsid w:val="4C3C38DC"/>
    <w:rsid w:val="4C530E19"/>
    <w:rsid w:val="4C9C6164"/>
    <w:rsid w:val="4CC1EE6E"/>
    <w:rsid w:val="4CE41439"/>
    <w:rsid w:val="4D18F5F7"/>
    <w:rsid w:val="4D84E9CE"/>
    <w:rsid w:val="4D9F5798"/>
    <w:rsid w:val="4DA0E07C"/>
    <w:rsid w:val="4DAD851D"/>
    <w:rsid w:val="4DD34FEB"/>
    <w:rsid w:val="4DE57555"/>
    <w:rsid w:val="4E45C08F"/>
    <w:rsid w:val="4E9E2E77"/>
    <w:rsid w:val="4EDE9E25"/>
    <w:rsid w:val="4F2FA13B"/>
    <w:rsid w:val="4F40CAF7"/>
    <w:rsid w:val="4F4F8AA6"/>
    <w:rsid w:val="4F9740F4"/>
    <w:rsid w:val="5016593C"/>
    <w:rsid w:val="5028CEB6"/>
    <w:rsid w:val="502FB07A"/>
    <w:rsid w:val="5045B388"/>
    <w:rsid w:val="509517C8"/>
    <w:rsid w:val="5109D576"/>
    <w:rsid w:val="512C9087"/>
    <w:rsid w:val="514F78E2"/>
    <w:rsid w:val="519D7745"/>
    <w:rsid w:val="519FD03F"/>
    <w:rsid w:val="51A36A34"/>
    <w:rsid w:val="51F5FCF8"/>
    <w:rsid w:val="5209D5E5"/>
    <w:rsid w:val="525A1044"/>
    <w:rsid w:val="525C77DF"/>
    <w:rsid w:val="526C955F"/>
    <w:rsid w:val="5294EADB"/>
    <w:rsid w:val="52AE9913"/>
    <w:rsid w:val="52C974B3"/>
    <w:rsid w:val="52E455FB"/>
    <w:rsid w:val="5302024B"/>
    <w:rsid w:val="530906F2"/>
    <w:rsid w:val="53090F69"/>
    <w:rsid w:val="5333C01B"/>
    <w:rsid w:val="533485D5"/>
    <w:rsid w:val="533636E3"/>
    <w:rsid w:val="534E2FB0"/>
    <w:rsid w:val="53AAA362"/>
    <w:rsid w:val="540121A6"/>
    <w:rsid w:val="543197EA"/>
    <w:rsid w:val="5482770C"/>
    <w:rsid w:val="549A4648"/>
    <w:rsid w:val="54AB932A"/>
    <w:rsid w:val="54C6EAE5"/>
    <w:rsid w:val="54F0C175"/>
    <w:rsid w:val="54F5C084"/>
    <w:rsid w:val="54F9F7BF"/>
    <w:rsid w:val="550FFFD0"/>
    <w:rsid w:val="55268A1E"/>
    <w:rsid w:val="55720B32"/>
    <w:rsid w:val="557333C9"/>
    <w:rsid w:val="5591FC32"/>
    <w:rsid w:val="55F05038"/>
    <w:rsid w:val="55F0F9DD"/>
    <w:rsid w:val="564805CA"/>
    <w:rsid w:val="56492B87"/>
    <w:rsid w:val="5672C00F"/>
    <w:rsid w:val="569D57FB"/>
    <w:rsid w:val="56AFDE7C"/>
    <w:rsid w:val="56B021B6"/>
    <w:rsid w:val="56B9DDC5"/>
    <w:rsid w:val="56CC0515"/>
    <w:rsid w:val="571437A9"/>
    <w:rsid w:val="5736F0B1"/>
    <w:rsid w:val="577B11C4"/>
    <w:rsid w:val="57A7E6B7"/>
    <w:rsid w:val="57F6DE33"/>
    <w:rsid w:val="5812EE58"/>
    <w:rsid w:val="584CB14E"/>
    <w:rsid w:val="58921A36"/>
    <w:rsid w:val="58D6BF20"/>
    <w:rsid w:val="592A40C9"/>
    <w:rsid w:val="592A896B"/>
    <w:rsid w:val="5961BA26"/>
    <w:rsid w:val="59BAE51A"/>
    <w:rsid w:val="59CDAA77"/>
    <w:rsid w:val="59D9A44F"/>
    <w:rsid w:val="59E7F665"/>
    <w:rsid w:val="5A1CCFC7"/>
    <w:rsid w:val="5A2E8AA5"/>
    <w:rsid w:val="5A84B005"/>
    <w:rsid w:val="5A96F59E"/>
    <w:rsid w:val="5AA898D7"/>
    <w:rsid w:val="5B098949"/>
    <w:rsid w:val="5B1CB9C0"/>
    <w:rsid w:val="5B1E5208"/>
    <w:rsid w:val="5B90522C"/>
    <w:rsid w:val="5BDEEFAF"/>
    <w:rsid w:val="5C1CE339"/>
    <w:rsid w:val="5C3C91BC"/>
    <w:rsid w:val="5C49D7E0"/>
    <w:rsid w:val="5C587CE6"/>
    <w:rsid w:val="5C6FED7F"/>
    <w:rsid w:val="5C7BCFE3"/>
    <w:rsid w:val="5CF0EA52"/>
    <w:rsid w:val="5CF48C81"/>
    <w:rsid w:val="5D017AE9"/>
    <w:rsid w:val="5D0D1093"/>
    <w:rsid w:val="5D5EFA8C"/>
    <w:rsid w:val="5D5EFE2C"/>
    <w:rsid w:val="5D81C9D4"/>
    <w:rsid w:val="5E094F43"/>
    <w:rsid w:val="5E311902"/>
    <w:rsid w:val="5E520D4F"/>
    <w:rsid w:val="5E7ECA58"/>
    <w:rsid w:val="5EACFC84"/>
    <w:rsid w:val="5ED11F34"/>
    <w:rsid w:val="5EF5553D"/>
    <w:rsid w:val="5EF641A5"/>
    <w:rsid w:val="5F1477AF"/>
    <w:rsid w:val="5F88C645"/>
    <w:rsid w:val="5F8C4703"/>
    <w:rsid w:val="5F97F9EF"/>
    <w:rsid w:val="5FD6D709"/>
    <w:rsid w:val="6040973B"/>
    <w:rsid w:val="604D57B2"/>
    <w:rsid w:val="605191D9"/>
    <w:rsid w:val="607BF3EC"/>
    <w:rsid w:val="60D6A5EE"/>
    <w:rsid w:val="612AF9E8"/>
    <w:rsid w:val="61760B5A"/>
    <w:rsid w:val="617D713B"/>
    <w:rsid w:val="62184DAE"/>
    <w:rsid w:val="62B2F3CC"/>
    <w:rsid w:val="62FEFF26"/>
    <w:rsid w:val="6303C6FE"/>
    <w:rsid w:val="634B0CE4"/>
    <w:rsid w:val="63D4D0CF"/>
    <w:rsid w:val="63FB736A"/>
    <w:rsid w:val="64B7AE9F"/>
    <w:rsid w:val="64F47BF6"/>
    <w:rsid w:val="6501A3A3"/>
    <w:rsid w:val="652CC830"/>
    <w:rsid w:val="652F6B8C"/>
    <w:rsid w:val="6539D7D2"/>
    <w:rsid w:val="654B5C0B"/>
    <w:rsid w:val="65539B59"/>
    <w:rsid w:val="65829C00"/>
    <w:rsid w:val="65C13F52"/>
    <w:rsid w:val="65D79CB2"/>
    <w:rsid w:val="65D84AAE"/>
    <w:rsid w:val="6640FDBD"/>
    <w:rsid w:val="66438A30"/>
    <w:rsid w:val="665EEEC9"/>
    <w:rsid w:val="66758147"/>
    <w:rsid w:val="66A59EE9"/>
    <w:rsid w:val="672138FF"/>
    <w:rsid w:val="672BC675"/>
    <w:rsid w:val="6768F579"/>
    <w:rsid w:val="6780E9C6"/>
    <w:rsid w:val="67A59BFD"/>
    <w:rsid w:val="67AD13E2"/>
    <w:rsid w:val="67B7B8D6"/>
    <w:rsid w:val="68199B19"/>
    <w:rsid w:val="68293D31"/>
    <w:rsid w:val="686BA1BB"/>
    <w:rsid w:val="687AABAD"/>
    <w:rsid w:val="6881834D"/>
    <w:rsid w:val="6899DEB2"/>
    <w:rsid w:val="691F8737"/>
    <w:rsid w:val="695671A1"/>
    <w:rsid w:val="695802C6"/>
    <w:rsid w:val="695B7FF0"/>
    <w:rsid w:val="69F45252"/>
    <w:rsid w:val="6A867B07"/>
    <w:rsid w:val="6A89168E"/>
    <w:rsid w:val="6A98DC89"/>
    <w:rsid w:val="6AAE11BA"/>
    <w:rsid w:val="6AC500A0"/>
    <w:rsid w:val="6AEBBC16"/>
    <w:rsid w:val="6AFEE243"/>
    <w:rsid w:val="6B73284A"/>
    <w:rsid w:val="6B75F215"/>
    <w:rsid w:val="6B9DCE0B"/>
    <w:rsid w:val="6BB04564"/>
    <w:rsid w:val="6BB5E041"/>
    <w:rsid w:val="6BC6BC8F"/>
    <w:rsid w:val="6BCD513C"/>
    <w:rsid w:val="6BD60794"/>
    <w:rsid w:val="6BFB082E"/>
    <w:rsid w:val="6C12B2BA"/>
    <w:rsid w:val="6C14D01E"/>
    <w:rsid w:val="6C1B8436"/>
    <w:rsid w:val="6C2A9DF9"/>
    <w:rsid w:val="6C2DC806"/>
    <w:rsid w:val="6C3EC57A"/>
    <w:rsid w:val="6C4E465D"/>
    <w:rsid w:val="6C5834B7"/>
    <w:rsid w:val="6C99560D"/>
    <w:rsid w:val="6CA19571"/>
    <w:rsid w:val="6CFC63F0"/>
    <w:rsid w:val="6D073C83"/>
    <w:rsid w:val="6D6EE94B"/>
    <w:rsid w:val="6D727988"/>
    <w:rsid w:val="6D767D82"/>
    <w:rsid w:val="6D9C2BC3"/>
    <w:rsid w:val="6DA7FECB"/>
    <w:rsid w:val="6DBFFC87"/>
    <w:rsid w:val="6DD4F6FC"/>
    <w:rsid w:val="6DF779CC"/>
    <w:rsid w:val="6E0A1A43"/>
    <w:rsid w:val="6E43C02E"/>
    <w:rsid w:val="6E5CC6CF"/>
    <w:rsid w:val="6E8E3FAD"/>
    <w:rsid w:val="6E97A6C4"/>
    <w:rsid w:val="6EACA94B"/>
    <w:rsid w:val="6EC8FF0C"/>
    <w:rsid w:val="6EF75E67"/>
    <w:rsid w:val="6FDAF430"/>
    <w:rsid w:val="6FDBCF03"/>
    <w:rsid w:val="6FDE8346"/>
    <w:rsid w:val="6FEDBE63"/>
    <w:rsid w:val="70070B9C"/>
    <w:rsid w:val="705193A5"/>
    <w:rsid w:val="706DB979"/>
    <w:rsid w:val="7085A016"/>
    <w:rsid w:val="70E67126"/>
    <w:rsid w:val="70E82BA2"/>
    <w:rsid w:val="7109A2ED"/>
    <w:rsid w:val="716672DD"/>
    <w:rsid w:val="716FCC70"/>
    <w:rsid w:val="71987028"/>
    <w:rsid w:val="71CE539F"/>
    <w:rsid w:val="71CEDA73"/>
    <w:rsid w:val="71D4FC19"/>
    <w:rsid w:val="71F9091C"/>
    <w:rsid w:val="7208584D"/>
    <w:rsid w:val="7210BAF4"/>
    <w:rsid w:val="723DD553"/>
    <w:rsid w:val="727EDCD9"/>
    <w:rsid w:val="72B176DC"/>
    <w:rsid w:val="72F99895"/>
    <w:rsid w:val="7326855D"/>
    <w:rsid w:val="7337B83B"/>
    <w:rsid w:val="738DEA7B"/>
    <w:rsid w:val="739D6663"/>
    <w:rsid w:val="73A27796"/>
    <w:rsid w:val="73C93351"/>
    <w:rsid w:val="73DDC3E6"/>
    <w:rsid w:val="73F70FE1"/>
    <w:rsid w:val="740893E2"/>
    <w:rsid w:val="74A6193B"/>
    <w:rsid w:val="74B82BAF"/>
    <w:rsid w:val="74E1C5EA"/>
    <w:rsid w:val="74E67B77"/>
    <w:rsid w:val="7543F362"/>
    <w:rsid w:val="75449ECB"/>
    <w:rsid w:val="75628797"/>
    <w:rsid w:val="756940DD"/>
    <w:rsid w:val="757A9C3F"/>
    <w:rsid w:val="758A08EA"/>
    <w:rsid w:val="759904B9"/>
    <w:rsid w:val="75B07DF0"/>
    <w:rsid w:val="75D37BDD"/>
    <w:rsid w:val="75EC765C"/>
    <w:rsid w:val="75F423EB"/>
    <w:rsid w:val="76097C12"/>
    <w:rsid w:val="7642BE45"/>
    <w:rsid w:val="765DBD0A"/>
    <w:rsid w:val="765EF4A9"/>
    <w:rsid w:val="76AE8E87"/>
    <w:rsid w:val="774429AD"/>
    <w:rsid w:val="77762CAF"/>
    <w:rsid w:val="77B0B355"/>
    <w:rsid w:val="77F84C95"/>
    <w:rsid w:val="781CFA0F"/>
    <w:rsid w:val="7837244D"/>
    <w:rsid w:val="784C0B96"/>
    <w:rsid w:val="788C0A55"/>
    <w:rsid w:val="7898CE94"/>
    <w:rsid w:val="789D87B3"/>
    <w:rsid w:val="78B34E88"/>
    <w:rsid w:val="790C0A56"/>
    <w:rsid w:val="7929DBBB"/>
    <w:rsid w:val="796DCD40"/>
    <w:rsid w:val="79850790"/>
    <w:rsid w:val="79A2BB54"/>
    <w:rsid w:val="7A0BE072"/>
    <w:rsid w:val="7A91057D"/>
    <w:rsid w:val="7AA38BFC"/>
    <w:rsid w:val="7ABC0414"/>
    <w:rsid w:val="7AE9A9A3"/>
    <w:rsid w:val="7B0AFE81"/>
    <w:rsid w:val="7B3B06C4"/>
    <w:rsid w:val="7B4E894B"/>
    <w:rsid w:val="7B5B01F8"/>
    <w:rsid w:val="7B85C842"/>
    <w:rsid w:val="7B924A71"/>
    <w:rsid w:val="7B9348EE"/>
    <w:rsid w:val="7BBDC733"/>
    <w:rsid w:val="7BC53911"/>
    <w:rsid w:val="7BC5C058"/>
    <w:rsid w:val="7C436266"/>
    <w:rsid w:val="7C675F6D"/>
    <w:rsid w:val="7C6E1B7A"/>
    <w:rsid w:val="7CADDAA2"/>
    <w:rsid w:val="7CB98A1B"/>
    <w:rsid w:val="7D16DCAE"/>
    <w:rsid w:val="7D35113D"/>
    <w:rsid w:val="7D357EBF"/>
    <w:rsid w:val="7D46005A"/>
    <w:rsid w:val="7D4D8BBE"/>
    <w:rsid w:val="7D4F1113"/>
    <w:rsid w:val="7D5447FA"/>
    <w:rsid w:val="7D6D8B1C"/>
    <w:rsid w:val="7D7BD31C"/>
    <w:rsid w:val="7D91ABC4"/>
    <w:rsid w:val="7D9510F5"/>
    <w:rsid w:val="7DE4CF4E"/>
    <w:rsid w:val="7DEB7128"/>
    <w:rsid w:val="7E21B143"/>
    <w:rsid w:val="7E570FA4"/>
    <w:rsid w:val="7E6884C5"/>
    <w:rsid w:val="7E858394"/>
    <w:rsid w:val="7E993282"/>
    <w:rsid w:val="7EB3EADA"/>
    <w:rsid w:val="7ED6EF44"/>
    <w:rsid w:val="7F0BA92F"/>
    <w:rsid w:val="7F3CA14F"/>
    <w:rsid w:val="7F4AC983"/>
    <w:rsid w:val="7F5F0774"/>
    <w:rsid w:val="7F718431"/>
    <w:rsid w:val="7F9DCDC9"/>
    <w:rsid w:val="7FABDB47"/>
    <w:rsid w:val="7FB704B0"/>
    <w:rsid w:val="7FC7A5E5"/>
    <w:rsid w:val="7FD208ED"/>
    <w:rsid w:val="7FE567CF"/>
    <w:rsid w:val="7FF66997"/>
    <w:rsid w:val="7FF949A2"/>
  </w:rsids>
  <m:mathPr>
    <m:mathFont m:val="Cambria Math"/>
    <m:brkBin m:val="before"/>
    <m:brkBinSub m:val="--"/>
    <m:smallFrac m:val="0"/>
    <m:dispDef/>
    <m:lMargin m:val="0"/>
    <m:rMargin m:val="0"/>
    <m:defJc m:val="centerGroup"/>
    <m:wrapIndent m:val="1440"/>
    <m:intLim m:val="subSup"/>
    <m:naryLim m:val="undOvr"/>
  </m:mathPr>
  <w:themeFontLang w:val="en-GB" w:eastAsia="ja-JP"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B0A7A"/>
  <w14:defaultImageDpi w14:val="32767"/>
  <w15:docId w15:val="{D65DCF99-E678-F747-A7F2-0EA2CF1F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2912D7FB"/>
    <w:rPr>
      <w:rFonts w:ascii="Times New Roman" w:eastAsia="Times New Roman" w:hAnsi="Times New Roman" w:cs="Times New Roman"/>
      <w:lang w:eastAsia="de-DE"/>
    </w:rPr>
  </w:style>
  <w:style w:type="paragraph" w:styleId="berschrift1">
    <w:name w:val="heading 1"/>
    <w:basedOn w:val="Standard"/>
    <w:link w:val="berschrift1Zchn"/>
    <w:uiPriority w:val="9"/>
    <w:qFormat/>
    <w:rsid w:val="2912D7FB"/>
    <w:pPr>
      <w:spacing w:beforeAutospacing="1" w:afterAutospacing="1"/>
      <w:outlineLvl w:val="0"/>
    </w:pPr>
    <w:rPr>
      <w:b/>
      <w:bCs/>
      <w:sz w:val="48"/>
      <w:szCs w:val="48"/>
      <w:lang w:eastAsia="de-CH"/>
    </w:rPr>
  </w:style>
  <w:style w:type="paragraph" w:styleId="berschrift2">
    <w:name w:val="heading 2"/>
    <w:basedOn w:val="Standard"/>
    <w:next w:val="Standard"/>
    <w:link w:val="berschrift2Zchn"/>
    <w:uiPriority w:val="9"/>
    <w:semiHidden/>
    <w:unhideWhenUsed/>
    <w:qFormat/>
    <w:rsid w:val="2912D7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2912D7FB"/>
    <w:pPr>
      <w:keepNext/>
      <w:keepLines/>
      <w:spacing w:before="40"/>
      <w:outlineLvl w:val="2"/>
    </w:pPr>
    <w:rPr>
      <w:rFonts w:asciiTheme="majorHAnsi" w:eastAsiaTheme="majorEastAsia" w:hAnsiTheme="majorHAnsi" w:cstheme="majorBidi"/>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3BD2"/>
    <w:rPr>
      <w:rFonts w:ascii="Times New Roman" w:eastAsia="Times New Roman" w:hAnsi="Times New Roman" w:cs="Times New Roman"/>
      <w:b/>
      <w:bCs/>
      <w:kern w:val="36"/>
      <w:sz w:val="48"/>
      <w:szCs w:val="48"/>
      <w:lang w:val="de-CH" w:eastAsia="de-CH"/>
    </w:rPr>
  </w:style>
  <w:style w:type="paragraph" w:styleId="Listenabsatz">
    <w:name w:val="List Paragraph"/>
    <w:basedOn w:val="Standard"/>
    <w:uiPriority w:val="34"/>
    <w:qFormat/>
    <w:rsid w:val="2912D7FB"/>
    <w:pPr>
      <w:ind w:left="720"/>
      <w:contextualSpacing/>
    </w:pPr>
    <w:rPr>
      <w:lang w:eastAsia="en-US"/>
    </w:rPr>
  </w:style>
  <w:style w:type="character" w:styleId="Hyperlink">
    <w:name w:val="Hyperlink"/>
    <w:basedOn w:val="Absatz-Standardschriftart"/>
    <w:uiPriority w:val="99"/>
    <w:unhideWhenUsed/>
    <w:rsid w:val="003E3B80"/>
    <w:rPr>
      <w:color w:val="0563C1" w:themeColor="hyperlink"/>
      <w:u w:val="single"/>
    </w:rPr>
  </w:style>
  <w:style w:type="paragraph" w:styleId="Kopfzeile">
    <w:name w:val="header"/>
    <w:basedOn w:val="Standard"/>
    <w:link w:val="KopfzeileZchn"/>
    <w:uiPriority w:val="99"/>
    <w:unhideWhenUsed/>
    <w:rsid w:val="2912D7FB"/>
    <w:pPr>
      <w:tabs>
        <w:tab w:val="center" w:pos="4536"/>
        <w:tab w:val="right" w:pos="9072"/>
      </w:tabs>
    </w:pPr>
    <w:rPr>
      <w:lang w:val="en-US" w:eastAsia="en-US"/>
    </w:rPr>
  </w:style>
  <w:style w:type="character" w:customStyle="1" w:styleId="KopfzeileZchn">
    <w:name w:val="Kopfzeile Zchn"/>
    <w:basedOn w:val="Absatz-Standardschriftart"/>
    <w:link w:val="Kopfzeile"/>
    <w:uiPriority w:val="99"/>
    <w:rsid w:val="005A2CBB"/>
  </w:style>
  <w:style w:type="paragraph" w:styleId="Fuzeile">
    <w:name w:val="footer"/>
    <w:basedOn w:val="Standard"/>
    <w:link w:val="FuzeileZchn"/>
    <w:uiPriority w:val="99"/>
    <w:unhideWhenUsed/>
    <w:rsid w:val="2912D7FB"/>
    <w:pPr>
      <w:tabs>
        <w:tab w:val="center" w:pos="4536"/>
        <w:tab w:val="right" w:pos="9072"/>
      </w:tabs>
    </w:pPr>
    <w:rPr>
      <w:lang w:val="en-US" w:eastAsia="en-US"/>
    </w:rPr>
  </w:style>
  <w:style w:type="character" w:customStyle="1" w:styleId="FuzeileZchn">
    <w:name w:val="Fußzeile Zchn"/>
    <w:basedOn w:val="Absatz-Standardschriftart"/>
    <w:link w:val="Fuzeile"/>
    <w:uiPriority w:val="99"/>
    <w:rsid w:val="005A2CBB"/>
  </w:style>
  <w:style w:type="paragraph" w:styleId="StandardWeb">
    <w:name w:val="Normal (Web)"/>
    <w:basedOn w:val="Standard"/>
    <w:uiPriority w:val="99"/>
    <w:unhideWhenUsed/>
    <w:rsid w:val="2912D7FB"/>
    <w:pPr>
      <w:spacing w:beforeAutospacing="1" w:afterAutospacing="1"/>
    </w:pPr>
    <w:rPr>
      <w:lang w:eastAsia="de-CH"/>
    </w:rPr>
  </w:style>
  <w:style w:type="character" w:customStyle="1" w:styleId="highlight">
    <w:name w:val="highlight"/>
    <w:basedOn w:val="Absatz-Standardschriftart"/>
    <w:rsid w:val="00843BD2"/>
  </w:style>
  <w:style w:type="character" w:styleId="Kommentarzeichen">
    <w:name w:val="annotation reference"/>
    <w:basedOn w:val="Absatz-Standardschriftart"/>
    <w:uiPriority w:val="99"/>
    <w:semiHidden/>
    <w:unhideWhenUsed/>
    <w:rsid w:val="00613B3D"/>
    <w:rPr>
      <w:rFonts w:ascii="Tahoma" w:hAnsi="Tahoma" w:cs="Tahoma"/>
      <w:b w:val="0"/>
      <w:i w:val="0"/>
      <w:caps w:val="0"/>
      <w:strike w:val="0"/>
      <w:sz w:val="16"/>
      <w:szCs w:val="18"/>
      <w:u w:val="none"/>
    </w:rPr>
  </w:style>
  <w:style w:type="paragraph" w:styleId="Kommentartext">
    <w:name w:val="annotation text"/>
    <w:basedOn w:val="Standard"/>
    <w:link w:val="KommentartextZchn"/>
    <w:uiPriority w:val="99"/>
    <w:semiHidden/>
    <w:unhideWhenUsed/>
    <w:rsid w:val="2912D7FB"/>
    <w:rPr>
      <w:rFonts w:ascii="Tahoma" w:hAnsi="Tahoma" w:cs="Tahoma"/>
      <w:sz w:val="16"/>
      <w:szCs w:val="16"/>
      <w:lang w:val="en-US" w:eastAsia="en-US"/>
    </w:rPr>
  </w:style>
  <w:style w:type="character" w:customStyle="1" w:styleId="KommentartextZchn">
    <w:name w:val="Kommentartext Zchn"/>
    <w:basedOn w:val="Absatz-Standardschriftart"/>
    <w:link w:val="Kommentartext"/>
    <w:uiPriority w:val="99"/>
    <w:semiHidden/>
    <w:rsid w:val="00613B3D"/>
    <w:rPr>
      <w:rFonts w:ascii="Tahoma" w:eastAsia="Times New Roman" w:hAnsi="Tahoma" w:cs="Tahoma"/>
      <w:sz w:val="16"/>
      <w:lang w:val="en-US"/>
    </w:rPr>
  </w:style>
  <w:style w:type="paragraph" w:styleId="Kommentarthema">
    <w:name w:val="annotation subject"/>
    <w:basedOn w:val="Kommentartext"/>
    <w:next w:val="Kommentartext"/>
    <w:link w:val="KommentarthemaZchn"/>
    <w:uiPriority w:val="99"/>
    <w:semiHidden/>
    <w:unhideWhenUsed/>
    <w:rsid w:val="00613B3D"/>
    <w:rPr>
      <w:b/>
      <w:bCs/>
      <w:sz w:val="20"/>
      <w:szCs w:val="20"/>
    </w:rPr>
  </w:style>
  <w:style w:type="character" w:customStyle="1" w:styleId="KommentarthemaZchn">
    <w:name w:val="Kommentarthema Zchn"/>
    <w:basedOn w:val="KommentartextZchn"/>
    <w:link w:val="Kommentarthema"/>
    <w:uiPriority w:val="99"/>
    <w:semiHidden/>
    <w:rsid w:val="00613B3D"/>
    <w:rPr>
      <w:rFonts w:ascii="Tahoma" w:eastAsia="Times New Roman" w:hAnsi="Tahoma" w:cs="Tahoma"/>
      <w:b/>
      <w:bCs/>
      <w:sz w:val="20"/>
      <w:szCs w:val="20"/>
      <w:lang w:val="en-US"/>
    </w:rPr>
  </w:style>
  <w:style w:type="paragraph" w:styleId="Sprechblasentext">
    <w:name w:val="Balloon Text"/>
    <w:basedOn w:val="Standard"/>
    <w:link w:val="SprechblasentextZchn"/>
    <w:uiPriority w:val="99"/>
    <w:semiHidden/>
    <w:unhideWhenUsed/>
    <w:rsid w:val="2912D7FB"/>
    <w:rPr>
      <w:sz w:val="18"/>
      <w:szCs w:val="18"/>
      <w:lang w:val="en-US" w:eastAsia="en-US"/>
    </w:rPr>
  </w:style>
  <w:style w:type="character" w:customStyle="1" w:styleId="SprechblasentextZchn">
    <w:name w:val="Sprechblasentext Zchn"/>
    <w:basedOn w:val="Absatz-Standardschriftart"/>
    <w:link w:val="Sprechblasentext"/>
    <w:uiPriority w:val="99"/>
    <w:semiHidden/>
    <w:rsid w:val="00613B3D"/>
    <w:rPr>
      <w:rFonts w:ascii="Times New Roman" w:eastAsia="Times New Roman" w:hAnsi="Times New Roman" w:cs="Times New Roman"/>
      <w:sz w:val="18"/>
      <w:szCs w:val="18"/>
      <w:lang w:val="en-US"/>
    </w:rPr>
  </w:style>
  <w:style w:type="paragraph" w:styleId="berarbeitung">
    <w:name w:val="Revision"/>
    <w:hidden/>
    <w:uiPriority w:val="99"/>
    <w:semiHidden/>
    <w:rsid w:val="007677A2"/>
  </w:style>
  <w:style w:type="character" w:customStyle="1" w:styleId="apple-converted-space">
    <w:name w:val="apple-converted-space"/>
    <w:basedOn w:val="Absatz-Standardschriftart"/>
    <w:rsid w:val="00D169A0"/>
  </w:style>
  <w:style w:type="character" w:customStyle="1" w:styleId="UnresolvedMention1">
    <w:name w:val="Unresolved Mention1"/>
    <w:basedOn w:val="Absatz-Standardschriftart"/>
    <w:uiPriority w:val="99"/>
    <w:semiHidden/>
    <w:unhideWhenUsed/>
    <w:rsid w:val="008C2800"/>
    <w:rPr>
      <w:color w:val="605E5C"/>
      <w:shd w:val="clear" w:color="auto" w:fill="E1DFDD"/>
    </w:rPr>
  </w:style>
  <w:style w:type="character" w:styleId="BesuchterLink">
    <w:name w:val="FollowedHyperlink"/>
    <w:basedOn w:val="Absatz-Standardschriftart"/>
    <w:uiPriority w:val="99"/>
    <w:semiHidden/>
    <w:unhideWhenUsed/>
    <w:rsid w:val="00242432"/>
    <w:rPr>
      <w:color w:val="954F72" w:themeColor="followedHyperlink"/>
      <w:u w:val="single"/>
    </w:rPr>
  </w:style>
  <w:style w:type="paragraph" w:customStyle="1" w:styleId="msonormal0">
    <w:name w:val="msonormal"/>
    <w:basedOn w:val="Standard"/>
    <w:uiPriority w:val="1"/>
    <w:rsid w:val="2912D7FB"/>
    <w:pPr>
      <w:spacing w:beforeAutospacing="1" w:afterAutospacing="1"/>
    </w:pPr>
  </w:style>
  <w:style w:type="paragraph" w:customStyle="1" w:styleId="xl63">
    <w:name w:val="xl63"/>
    <w:basedOn w:val="Standard"/>
    <w:uiPriority w:val="1"/>
    <w:rsid w:val="2912D7FB"/>
    <w:pPr>
      <w:spacing w:beforeAutospacing="1" w:afterAutospacing="1"/>
    </w:pPr>
    <w:rPr>
      <w:rFonts w:ascii="times roman" w:hAnsi="times roman"/>
    </w:rPr>
  </w:style>
  <w:style w:type="paragraph" w:customStyle="1" w:styleId="xl64">
    <w:name w:val="xl6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5">
    <w:name w:val="xl65"/>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66">
    <w:name w:val="xl66"/>
    <w:basedOn w:val="Standard"/>
    <w:uiPriority w:val="1"/>
    <w:rsid w:val="2912D7FB"/>
    <w:pPr>
      <w:pBdr>
        <w:top w:val="single" w:sz="8" w:space="0" w:color="auto"/>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7">
    <w:name w:val="xl6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8">
    <w:name w:val="xl68"/>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9">
    <w:name w:val="xl69"/>
    <w:basedOn w:val="Standard"/>
    <w:uiPriority w:val="1"/>
    <w:rsid w:val="2912D7FB"/>
    <w:pPr>
      <w:shd w:val="clear" w:color="auto" w:fill="FFFFFF" w:themeFill="background1"/>
      <w:spacing w:beforeAutospacing="1" w:afterAutospacing="1"/>
    </w:pPr>
    <w:rPr>
      <w:rFonts w:ascii="times roman" w:hAnsi="times roman"/>
      <w:b/>
      <w:bCs/>
      <w:sz w:val="16"/>
      <w:szCs w:val="16"/>
    </w:rPr>
  </w:style>
  <w:style w:type="paragraph" w:customStyle="1" w:styleId="xl70">
    <w:name w:val="xl70"/>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1">
    <w:name w:val="xl71"/>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2">
    <w:name w:val="xl72"/>
    <w:basedOn w:val="Standard"/>
    <w:uiPriority w:val="1"/>
    <w:rsid w:val="2912D7FB"/>
    <w:pPr>
      <w:shd w:val="clear" w:color="auto" w:fill="FFFFFF" w:themeFill="background1"/>
      <w:spacing w:beforeAutospacing="1" w:afterAutospacing="1"/>
    </w:pPr>
    <w:rPr>
      <w:rFonts w:ascii="times roman" w:hAnsi="times roman"/>
      <w:color w:val="000000" w:themeColor="text1"/>
      <w:sz w:val="16"/>
      <w:szCs w:val="16"/>
    </w:rPr>
  </w:style>
  <w:style w:type="paragraph" w:customStyle="1" w:styleId="xl73">
    <w:name w:val="xl73"/>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4">
    <w:name w:val="xl7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5">
    <w:name w:val="xl75"/>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paragraph" w:customStyle="1" w:styleId="xl76">
    <w:name w:val="xl76"/>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7">
    <w:name w:val="xl7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character" w:customStyle="1" w:styleId="fontstyle01">
    <w:name w:val="fontstyle01"/>
    <w:basedOn w:val="Absatz-Standardschriftart"/>
    <w:rsid w:val="000B53F5"/>
    <w:rPr>
      <w:rFonts w:ascii="Times-Bold" w:hAnsi="Times-Bold" w:hint="default"/>
      <w:b/>
      <w:bCs/>
      <w:i w:val="0"/>
      <w:iCs w:val="0"/>
      <w:color w:val="000000"/>
      <w:sz w:val="24"/>
      <w:szCs w:val="24"/>
    </w:rPr>
  </w:style>
  <w:style w:type="character" w:customStyle="1" w:styleId="fontstyle21">
    <w:name w:val="fontstyle21"/>
    <w:basedOn w:val="Absatz-Standardschriftart"/>
    <w:rsid w:val="001B4A23"/>
    <w:rPr>
      <w:rFonts w:ascii="TimesNewRomanPSMT" w:hAnsi="TimesNewRomanPSMT" w:hint="default"/>
      <w:b w:val="0"/>
      <w:bCs w:val="0"/>
      <w:i w:val="0"/>
      <w:iCs w:val="0"/>
      <w:color w:val="000000"/>
      <w:sz w:val="20"/>
      <w:szCs w:val="20"/>
    </w:rPr>
  </w:style>
  <w:style w:type="character" w:styleId="NichtaufgelsteErwhnung">
    <w:name w:val="Unresolved Mention"/>
    <w:basedOn w:val="Absatz-Standardschriftart"/>
    <w:uiPriority w:val="99"/>
    <w:semiHidden/>
    <w:unhideWhenUsed/>
    <w:rsid w:val="00AB410B"/>
    <w:rPr>
      <w:color w:val="605E5C"/>
      <w:shd w:val="clear" w:color="auto" w:fill="E1DFDD"/>
    </w:rPr>
  </w:style>
  <w:style w:type="table" w:styleId="Tabellenraster">
    <w:name w:val="Table Grid"/>
    <w:basedOn w:val="NormaleTabelle"/>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2912D7FB"/>
    <w:rPr>
      <w:sz w:val="20"/>
      <w:szCs w:val="20"/>
    </w:rPr>
  </w:style>
  <w:style w:type="character" w:customStyle="1" w:styleId="FunotentextZchn">
    <w:name w:val="Fußnotentext Zchn"/>
    <w:basedOn w:val="Absatz-Standardschriftart"/>
    <w:link w:val="Funotentext"/>
    <w:uiPriority w:val="99"/>
    <w:semiHidden/>
    <w:rsid w:val="007832D5"/>
    <w:rPr>
      <w:rFonts w:ascii="Times New Roman" w:eastAsia="Times New Roman" w:hAnsi="Times New Roman" w:cs="Times New Roman"/>
      <w:sz w:val="20"/>
      <w:szCs w:val="20"/>
      <w:lang w:eastAsia="en-GB"/>
    </w:rPr>
  </w:style>
  <w:style w:type="character" w:styleId="Funotenzeichen">
    <w:name w:val="footnote reference"/>
    <w:basedOn w:val="Absatz-Standardschriftart"/>
    <w:uiPriority w:val="99"/>
    <w:semiHidden/>
    <w:unhideWhenUsed/>
    <w:rsid w:val="007832D5"/>
    <w:rPr>
      <w:vertAlign w:val="superscript"/>
    </w:rPr>
  </w:style>
  <w:style w:type="character" w:customStyle="1" w:styleId="anchor-text">
    <w:name w:val="anchor-text"/>
    <w:basedOn w:val="Absatz-Standardschriftart"/>
    <w:rsid w:val="00332035"/>
  </w:style>
  <w:style w:type="character" w:styleId="Seitenzahl">
    <w:name w:val="page number"/>
    <w:basedOn w:val="Absatz-Standardschriftart"/>
    <w:uiPriority w:val="99"/>
    <w:semiHidden/>
    <w:unhideWhenUsed/>
    <w:rsid w:val="00463CBE"/>
  </w:style>
  <w:style w:type="character" w:styleId="Platzhaltertext">
    <w:name w:val="Placeholder Text"/>
    <w:basedOn w:val="Absatz-Standardschriftart"/>
    <w:uiPriority w:val="99"/>
    <w:semiHidden/>
    <w:rsid w:val="006E0067"/>
    <w:rPr>
      <w:color w:val="666666"/>
    </w:rPr>
  </w:style>
  <w:style w:type="character" w:customStyle="1" w:styleId="csl-left-margin">
    <w:name w:val="csl-left-margin"/>
    <w:basedOn w:val="Absatz-Standardschriftart"/>
    <w:rsid w:val="00025876"/>
  </w:style>
  <w:style w:type="character" w:customStyle="1" w:styleId="csl-right-inline">
    <w:name w:val="csl-right-inline"/>
    <w:basedOn w:val="Absatz-Standardschriftart"/>
    <w:rsid w:val="00025876"/>
  </w:style>
  <w:style w:type="character" w:customStyle="1" w:styleId="berschrift2Zchn">
    <w:name w:val="Überschrift 2 Zchn"/>
    <w:basedOn w:val="Absatz-Standardschriftart"/>
    <w:link w:val="berschrift2"/>
    <w:uiPriority w:val="9"/>
    <w:semiHidden/>
    <w:rsid w:val="00025876"/>
    <w:rPr>
      <w:rFonts w:asciiTheme="majorHAnsi" w:eastAsiaTheme="majorEastAsia" w:hAnsiTheme="majorHAnsi" w:cstheme="majorBidi"/>
      <w:color w:val="2E74B5" w:themeColor="accent1" w:themeShade="BF"/>
      <w:sz w:val="26"/>
      <w:szCs w:val="26"/>
      <w:lang w:eastAsia="en-GB"/>
    </w:rPr>
  </w:style>
  <w:style w:type="character" w:customStyle="1" w:styleId="berschrift3Zchn">
    <w:name w:val="Überschrift 3 Zchn"/>
    <w:basedOn w:val="Absatz-Standardschriftart"/>
    <w:link w:val="berschrift3"/>
    <w:uiPriority w:val="9"/>
    <w:rsid w:val="00025876"/>
    <w:rPr>
      <w:rFonts w:asciiTheme="majorHAnsi" w:eastAsiaTheme="majorEastAsia" w:hAnsiTheme="majorHAnsi" w:cstheme="majorBidi"/>
      <w:color w:val="1F4D78" w:themeColor="accent1" w:themeShade="7F"/>
      <w:lang w:eastAsia="en-GB"/>
    </w:rPr>
  </w:style>
  <w:style w:type="character" w:styleId="HTMLCode">
    <w:name w:val="HTML Code"/>
    <w:basedOn w:val="Absatz-Standardschriftart"/>
    <w:uiPriority w:val="99"/>
    <w:semiHidden/>
    <w:unhideWhenUsed/>
    <w:rsid w:val="00025876"/>
    <w:rPr>
      <w:rFonts w:ascii="Courier New" w:eastAsia="Times New Roman" w:hAnsi="Courier New" w:cs="Courier New"/>
      <w:sz w:val="20"/>
      <w:szCs w:val="20"/>
    </w:rPr>
  </w:style>
  <w:style w:type="character" w:customStyle="1" w:styleId="mord">
    <w:name w:val="mord"/>
    <w:basedOn w:val="Absatz-Standardschriftart"/>
    <w:rsid w:val="00025876"/>
  </w:style>
  <w:style w:type="character" w:customStyle="1" w:styleId="mrel">
    <w:name w:val="mrel"/>
    <w:basedOn w:val="Absatz-Standardschriftart"/>
    <w:rsid w:val="00025876"/>
  </w:style>
  <w:style w:type="character" w:customStyle="1" w:styleId="mbin">
    <w:name w:val="mbin"/>
    <w:basedOn w:val="Absatz-Standardschriftart"/>
    <w:rsid w:val="00025876"/>
  </w:style>
  <w:style w:type="character" w:customStyle="1" w:styleId="katex-mathml">
    <w:name w:val="katex-mathml"/>
    <w:basedOn w:val="Absatz-Standardschriftart"/>
    <w:rsid w:val="00CE002D"/>
  </w:style>
  <w:style w:type="character" w:customStyle="1" w:styleId="mspace">
    <w:name w:val="mspace"/>
    <w:basedOn w:val="Absatz-Standardschriftart"/>
    <w:rsid w:val="00CE002D"/>
  </w:style>
  <w:style w:type="character" w:customStyle="1" w:styleId="mopen">
    <w:name w:val="mopen"/>
    <w:basedOn w:val="Absatz-Standardschriftart"/>
    <w:rsid w:val="00CE002D"/>
  </w:style>
  <w:style w:type="character" w:customStyle="1" w:styleId="mclose">
    <w:name w:val="mclose"/>
    <w:basedOn w:val="Absatz-Standardschriftart"/>
    <w:rsid w:val="00CE002D"/>
  </w:style>
  <w:style w:type="paragraph" w:customStyle="1" w:styleId="isselectedend">
    <w:name w:val="isselectedend"/>
    <w:basedOn w:val="Standard"/>
    <w:rsid w:val="2912D7FB"/>
    <w:pPr>
      <w:spacing w:beforeAutospacing="1" w:afterAutospacing="1"/>
    </w:pPr>
  </w:style>
  <w:style w:type="character" w:customStyle="1" w:styleId="s1">
    <w:name w:val="s1"/>
    <w:basedOn w:val="Absatz-Standardschriftart"/>
    <w:rsid w:val="002F1C3A"/>
  </w:style>
  <w:style w:type="paragraph" w:customStyle="1" w:styleId="p3">
    <w:name w:val="p3"/>
    <w:basedOn w:val="Standard"/>
    <w:uiPriority w:val="1"/>
    <w:rsid w:val="2912D7FB"/>
    <w:pPr>
      <w:spacing w:beforeAutospacing="1" w:afterAutospacing="1"/>
    </w:pPr>
  </w:style>
  <w:style w:type="paragraph" w:customStyle="1" w:styleId="p4">
    <w:name w:val="p4"/>
    <w:basedOn w:val="Standard"/>
    <w:uiPriority w:val="1"/>
    <w:rsid w:val="2912D7FB"/>
    <w:pPr>
      <w:spacing w:beforeAutospacing="1" w:afterAutospacing="1"/>
    </w:pPr>
  </w:style>
  <w:style w:type="character" w:customStyle="1" w:styleId="text-token-text-primary">
    <w:name w:val="text-token-text-primary"/>
    <w:basedOn w:val="Absatz-Standardschriftart"/>
    <w:rsid w:val="00811821"/>
  </w:style>
  <w:style w:type="paragraph" w:styleId="KeinLeerraum">
    <w:name w:val="No Spacing"/>
    <w:uiPriority w:val="1"/>
    <w:qFormat/>
    <w:rsid w:val="002150C4"/>
    <w:rPr>
      <w:rFonts w:ascii="Times New Roman" w:eastAsia="Times New Roman" w:hAnsi="Times New Roman" w:cs="Times New Roman"/>
      <w:sz w:val="22"/>
      <w:lang w:eastAsia="en-GB"/>
    </w:rPr>
  </w:style>
  <w:style w:type="paragraph" w:styleId="Beschriftung">
    <w:name w:val="caption"/>
    <w:basedOn w:val="Standard"/>
    <w:next w:val="Standard"/>
    <w:uiPriority w:val="35"/>
    <w:unhideWhenUsed/>
    <w:qFormat/>
    <w:rsid w:val="2912D7FB"/>
    <w:pPr>
      <w:spacing w:after="200"/>
    </w:pPr>
    <w:rPr>
      <w:i/>
      <w:iCs/>
      <w:color w:val="44546A" w:themeColor="text2"/>
      <w:sz w:val="18"/>
      <w:szCs w:val="18"/>
    </w:rPr>
  </w:style>
  <w:style w:type="character" w:styleId="Fett">
    <w:name w:val="Strong"/>
    <w:basedOn w:val="Absatz-Standardschriftart"/>
    <w:uiPriority w:val="22"/>
    <w:qFormat/>
    <w:rsid w:val="00801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5">
      <w:marLeft w:val="0"/>
      <w:marRight w:val="0"/>
      <w:marTop w:val="0"/>
      <w:marBottom w:val="0"/>
      <w:divBdr>
        <w:top w:val="none" w:sz="0" w:space="0" w:color="auto"/>
        <w:left w:val="none" w:sz="0" w:space="0" w:color="auto"/>
        <w:bottom w:val="none" w:sz="0" w:space="0" w:color="auto"/>
        <w:right w:val="none" w:sz="0" w:space="0" w:color="auto"/>
      </w:divBdr>
    </w:div>
    <w:div w:id="939115">
      <w:marLeft w:val="640"/>
      <w:marRight w:val="0"/>
      <w:marTop w:val="0"/>
      <w:marBottom w:val="0"/>
      <w:divBdr>
        <w:top w:val="none" w:sz="0" w:space="0" w:color="auto"/>
        <w:left w:val="none" w:sz="0" w:space="0" w:color="auto"/>
        <w:bottom w:val="none" w:sz="0" w:space="0" w:color="auto"/>
        <w:right w:val="none" w:sz="0" w:space="0" w:color="auto"/>
      </w:divBdr>
    </w:div>
    <w:div w:id="2821785">
      <w:marLeft w:val="640"/>
      <w:marRight w:val="0"/>
      <w:marTop w:val="0"/>
      <w:marBottom w:val="0"/>
      <w:divBdr>
        <w:top w:val="none" w:sz="0" w:space="0" w:color="auto"/>
        <w:left w:val="none" w:sz="0" w:space="0" w:color="auto"/>
        <w:bottom w:val="none" w:sz="0" w:space="0" w:color="auto"/>
        <w:right w:val="none" w:sz="0" w:space="0" w:color="auto"/>
      </w:divBdr>
    </w:div>
    <w:div w:id="4211296">
      <w:marLeft w:val="640"/>
      <w:marRight w:val="0"/>
      <w:marTop w:val="0"/>
      <w:marBottom w:val="0"/>
      <w:divBdr>
        <w:top w:val="none" w:sz="0" w:space="0" w:color="auto"/>
        <w:left w:val="none" w:sz="0" w:space="0" w:color="auto"/>
        <w:bottom w:val="none" w:sz="0" w:space="0" w:color="auto"/>
        <w:right w:val="none" w:sz="0" w:space="0" w:color="auto"/>
      </w:divBdr>
    </w:div>
    <w:div w:id="4524040">
      <w:bodyDiv w:val="1"/>
      <w:marLeft w:val="0"/>
      <w:marRight w:val="0"/>
      <w:marTop w:val="0"/>
      <w:marBottom w:val="0"/>
      <w:divBdr>
        <w:top w:val="none" w:sz="0" w:space="0" w:color="auto"/>
        <w:left w:val="none" w:sz="0" w:space="0" w:color="auto"/>
        <w:bottom w:val="none" w:sz="0" w:space="0" w:color="auto"/>
        <w:right w:val="none" w:sz="0" w:space="0" w:color="auto"/>
      </w:divBdr>
      <w:divsChild>
        <w:div w:id="249893294">
          <w:marLeft w:val="640"/>
          <w:marRight w:val="0"/>
          <w:marTop w:val="0"/>
          <w:marBottom w:val="0"/>
          <w:divBdr>
            <w:top w:val="none" w:sz="0" w:space="0" w:color="auto"/>
            <w:left w:val="none" w:sz="0" w:space="0" w:color="auto"/>
            <w:bottom w:val="none" w:sz="0" w:space="0" w:color="auto"/>
            <w:right w:val="none" w:sz="0" w:space="0" w:color="auto"/>
          </w:divBdr>
        </w:div>
        <w:div w:id="525946026">
          <w:marLeft w:val="640"/>
          <w:marRight w:val="0"/>
          <w:marTop w:val="0"/>
          <w:marBottom w:val="0"/>
          <w:divBdr>
            <w:top w:val="none" w:sz="0" w:space="0" w:color="auto"/>
            <w:left w:val="none" w:sz="0" w:space="0" w:color="auto"/>
            <w:bottom w:val="none" w:sz="0" w:space="0" w:color="auto"/>
            <w:right w:val="none" w:sz="0" w:space="0" w:color="auto"/>
          </w:divBdr>
        </w:div>
        <w:div w:id="812523616">
          <w:marLeft w:val="640"/>
          <w:marRight w:val="0"/>
          <w:marTop w:val="0"/>
          <w:marBottom w:val="0"/>
          <w:divBdr>
            <w:top w:val="none" w:sz="0" w:space="0" w:color="auto"/>
            <w:left w:val="none" w:sz="0" w:space="0" w:color="auto"/>
            <w:bottom w:val="none" w:sz="0" w:space="0" w:color="auto"/>
            <w:right w:val="none" w:sz="0" w:space="0" w:color="auto"/>
          </w:divBdr>
        </w:div>
        <w:div w:id="939222068">
          <w:marLeft w:val="640"/>
          <w:marRight w:val="0"/>
          <w:marTop w:val="0"/>
          <w:marBottom w:val="0"/>
          <w:divBdr>
            <w:top w:val="none" w:sz="0" w:space="0" w:color="auto"/>
            <w:left w:val="none" w:sz="0" w:space="0" w:color="auto"/>
            <w:bottom w:val="none" w:sz="0" w:space="0" w:color="auto"/>
            <w:right w:val="none" w:sz="0" w:space="0" w:color="auto"/>
          </w:divBdr>
        </w:div>
        <w:div w:id="1104693118">
          <w:marLeft w:val="640"/>
          <w:marRight w:val="0"/>
          <w:marTop w:val="0"/>
          <w:marBottom w:val="0"/>
          <w:divBdr>
            <w:top w:val="none" w:sz="0" w:space="0" w:color="auto"/>
            <w:left w:val="none" w:sz="0" w:space="0" w:color="auto"/>
            <w:bottom w:val="none" w:sz="0" w:space="0" w:color="auto"/>
            <w:right w:val="none" w:sz="0" w:space="0" w:color="auto"/>
          </w:divBdr>
        </w:div>
        <w:div w:id="1328097463">
          <w:marLeft w:val="640"/>
          <w:marRight w:val="0"/>
          <w:marTop w:val="0"/>
          <w:marBottom w:val="0"/>
          <w:divBdr>
            <w:top w:val="none" w:sz="0" w:space="0" w:color="auto"/>
            <w:left w:val="none" w:sz="0" w:space="0" w:color="auto"/>
            <w:bottom w:val="none" w:sz="0" w:space="0" w:color="auto"/>
            <w:right w:val="none" w:sz="0" w:space="0" w:color="auto"/>
          </w:divBdr>
        </w:div>
        <w:div w:id="1448307211">
          <w:marLeft w:val="640"/>
          <w:marRight w:val="0"/>
          <w:marTop w:val="0"/>
          <w:marBottom w:val="0"/>
          <w:divBdr>
            <w:top w:val="none" w:sz="0" w:space="0" w:color="auto"/>
            <w:left w:val="none" w:sz="0" w:space="0" w:color="auto"/>
            <w:bottom w:val="none" w:sz="0" w:space="0" w:color="auto"/>
            <w:right w:val="none" w:sz="0" w:space="0" w:color="auto"/>
          </w:divBdr>
        </w:div>
        <w:div w:id="1831403926">
          <w:marLeft w:val="640"/>
          <w:marRight w:val="0"/>
          <w:marTop w:val="0"/>
          <w:marBottom w:val="0"/>
          <w:divBdr>
            <w:top w:val="none" w:sz="0" w:space="0" w:color="auto"/>
            <w:left w:val="none" w:sz="0" w:space="0" w:color="auto"/>
            <w:bottom w:val="none" w:sz="0" w:space="0" w:color="auto"/>
            <w:right w:val="none" w:sz="0" w:space="0" w:color="auto"/>
          </w:divBdr>
        </w:div>
        <w:div w:id="1876960306">
          <w:marLeft w:val="640"/>
          <w:marRight w:val="0"/>
          <w:marTop w:val="0"/>
          <w:marBottom w:val="0"/>
          <w:divBdr>
            <w:top w:val="none" w:sz="0" w:space="0" w:color="auto"/>
            <w:left w:val="none" w:sz="0" w:space="0" w:color="auto"/>
            <w:bottom w:val="none" w:sz="0" w:space="0" w:color="auto"/>
            <w:right w:val="none" w:sz="0" w:space="0" w:color="auto"/>
          </w:divBdr>
        </w:div>
        <w:div w:id="2097047870">
          <w:marLeft w:val="640"/>
          <w:marRight w:val="0"/>
          <w:marTop w:val="0"/>
          <w:marBottom w:val="0"/>
          <w:divBdr>
            <w:top w:val="none" w:sz="0" w:space="0" w:color="auto"/>
            <w:left w:val="none" w:sz="0" w:space="0" w:color="auto"/>
            <w:bottom w:val="none" w:sz="0" w:space="0" w:color="auto"/>
            <w:right w:val="none" w:sz="0" w:space="0" w:color="auto"/>
          </w:divBdr>
        </w:div>
      </w:divsChild>
    </w:div>
    <w:div w:id="4597336">
      <w:marLeft w:val="0"/>
      <w:marRight w:val="0"/>
      <w:marTop w:val="0"/>
      <w:marBottom w:val="0"/>
      <w:divBdr>
        <w:top w:val="none" w:sz="0" w:space="0" w:color="auto"/>
        <w:left w:val="none" w:sz="0" w:space="0" w:color="auto"/>
        <w:bottom w:val="none" w:sz="0" w:space="0" w:color="auto"/>
        <w:right w:val="none" w:sz="0" w:space="0" w:color="auto"/>
      </w:divBdr>
    </w:div>
    <w:div w:id="5058690">
      <w:marLeft w:val="640"/>
      <w:marRight w:val="0"/>
      <w:marTop w:val="0"/>
      <w:marBottom w:val="0"/>
      <w:divBdr>
        <w:top w:val="none" w:sz="0" w:space="0" w:color="auto"/>
        <w:left w:val="none" w:sz="0" w:space="0" w:color="auto"/>
        <w:bottom w:val="none" w:sz="0" w:space="0" w:color="auto"/>
        <w:right w:val="none" w:sz="0" w:space="0" w:color="auto"/>
      </w:divBdr>
    </w:div>
    <w:div w:id="5837646">
      <w:marLeft w:val="0"/>
      <w:marRight w:val="0"/>
      <w:marTop w:val="0"/>
      <w:marBottom w:val="0"/>
      <w:divBdr>
        <w:top w:val="none" w:sz="0" w:space="0" w:color="auto"/>
        <w:left w:val="none" w:sz="0" w:space="0" w:color="auto"/>
        <w:bottom w:val="none" w:sz="0" w:space="0" w:color="auto"/>
        <w:right w:val="none" w:sz="0" w:space="0" w:color="auto"/>
      </w:divBdr>
    </w:div>
    <w:div w:id="6686739">
      <w:marLeft w:val="0"/>
      <w:marRight w:val="0"/>
      <w:marTop w:val="0"/>
      <w:marBottom w:val="0"/>
      <w:divBdr>
        <w:top w:val="none" w:sz="0" w:space="0" w:color="auto"/>
        <w:left w:val="none" w:sz="0" w:space="0" w:color="auto"/>
        <w:bottom w:val="none" w:sz="0" w:space="0" w:color="auto"/>
        <w:right w:val="none" w:sz="0" w:space="0" w:color="auto"/>
      </w:divBdr>
    </w:div>
    <w:div w:id="8065400">
      <w:bodyDiv w:val="1"/>
      <w:marLeft w:val="0"/>
      <w:marRight w:val="0"/>
      <w:marTop w:val="0"/>
      <w:marBottom w:val="0"/>
      <w:divBdr>
        <w:top w:val="none" w:sz="0" w:space="0" w:color="auto"/>
        <w:left w:val="none" w:sz="0" w:space="0" w:color="auto"/>
        <w:bottom w:val="none" w:sz="0" w:space="0" w:color="auto"/>
        <w:right w:val="none" w:sz="0" w:space="0" w:color="auto"/>
      </w:divBdr>
      <w:divsChild>
        <w:div w:id="10219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191">
      <w:marLeft w:val="0"/>
      <w:marRight w:val="0"/>
      <w:marTop w:val="0"/>
      <w:marBottom w:val="0"/>
      <w:divBdr>
        <w:top w:val="none" w:sz="0" w:space="0" w:color="auto"/>
        <w:left w:val="none" w:sz="0" w:space="0" w:color="auto"/>
        <w:bottom w:val="none" w:sz="0" w:space="0" w:color="auto"/>
        <w:right w:val="none" w:sz="0" w:space="0" w:color="auto"/>
      </w:divBdr>
    </w:div>
    <w:div w:id="9072429">
      <w:bodyDiv w:val="1"/>
      <w:marLeft w:val="0"/>
      <w:marRight w:val="0"/>
      <w:marTop w:val="0"/>
      <w:marBottom w:val="0"/>
      <w:divBdr>
        <w:top w:val="none" w:sz="0" w:space="0" w:color="auto"/>
        <w:left w:val="none" w:sz="0" w:space="0" w:color="auto"/>
        <w:bottom w:val="none" w:sz="0" w:space="0" w:color="auto"/>
        <w:right w:val="none" w:sz="0" w:space="0" w:color="auto"/>
      </w:divBdr>
      <w:divsChild>
        <w:div w:id="318310447">
          <w:marLeft w:val="0"/>
          <w:marRight w:val="0"/>
          <w:marTop w:val="0"/>
          <w:marBottom w:val="0"/>
          <w:divBdr>
            <w:top w:val="none" w:sz="0" w:space="0" w:color="auto"/>
            <w:left w:val="none" w:sz="0" w:space="0" w:color="auto"/>
            <w:bottom w:val="none" w:sz="0" w:space="0" w:color="auto"/>
            <w:right w:val="none" w:sz="0" w:space="0" w:color="auto"/>
          </w:divBdr>
          <w:divsChild>
            <w:div w:id="1361468006">
              <w:marLeft w:val="0"/>
              <w:marRight w:val="0"/>
              <w:marTop w:val="0"/>
              <w:marBottom w:val="0"/>
              <w:divBdr>
                <w:top w:val="none" w:sz="0" w:space="0" w:color="auto"/>
                <w:left w:val="none" w:sz="0" w:space="0" w:color="auto"/>
                <w:bottom w:val="none" w:sz="0" w:space="0" w:color="auto"/>
                <w:right w:val="none" w:sz="0" w:space="0" w:color="auto"/>
              </w:divBdr>
              <w:divsChild>
                <w:div w:id="608045399">
                  <w:marLeft w:val="0"/>
                  <w:marRight w:val="0"/>
                  <w:marTop w:val="0"/>
                  <w:marBottom w:val="0"/>
                  <w:divBdr>
                    <w:top w:val="none" w:sz="0" w:space="0" w:color="auto"/>
                    <w:left w:val="none" w:sz="0" w:space="0" w:color="auto"/>
                    <w:bottom w:val="none" w:sz="0" w:space="0" w:color="auto"/>
                    <w:right w:val="none" w:sz="0" w:space="0" w:color="auto"/>
                  </w:divBdr>
                  <w:divsChild>
                    <w:div w:id="821653739">
                      <w:marLeft w:val="0"/>
                      <w:marRight w:val="0"/>
                      <w:marTop w:val="0"/>
                      <w:marBottom w:val="0"/>
                      <w:divBdr>
                        <w:top w:val="none" w:sz="0" w:space="0" w:color="auto"/>
                        <w:left w:val="none" w:sz="0" w:space="0" w:color="auto"/>
                        <w:bottom w:val="none" w:sz="0" w:space="0" w:color="auto"/>
                        <w:right w:val="none" w:sz="0" w:space="0" w:color="auto"/>
                      </w:divBdr>
                      <w:divsChild>
                        <w:div w:id="397368174">
                          <w:marLeft w:val="0"/>
                          <w:marRight w:val="0"/>
                          <w:marTop w:val="0"/>
                          <w:marBottom w:val="0"/>
                          <w:divBdr>
                            <w:top w:val="none" w:sz="0" w:space="0" w:color="auto"/>
                            <w:left w:val="none" w:sz="0" w:space="0" w:color="auto"/>
                            <w:bottom w:val="none" w:sz="0" w:space="0" w:color="auto"/>
                            <w:right w:val="none" w:sz="0" w:space="0" w:color="auto"/>
                          </w:divBdr>
                          <w:divsChild>
                            <w:div w:id="524366815">
                              <w:marLeft w:val="0"/>
                              <w:marRight w:val="0"/>
                              <w:marTop w:val="0"/>
                              <w:marBottom w:val="0"/>
                              <w:divBdr>
                                <w:top w:val="none" w:sz="0" w:space="0" w:color="auto"/>
                                <w:left w:val="none" w:sz="0" w:space="0" w:color="auto"/>
                                <w:bottom w:val="none" w:sz="0" w:space="0" w:color="auto"/>
                                <w:right w:val="none" w:sz="0" w:space="0" w:color="auto"/>
                              </w:divBdr>
                              <w:divsChild>
                                <w:div w:id="4926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1230886">
      <w:marLeft w:val="0"/>
      <w:marRight w:val="0"/>
      <w:marTop w:val="0"/>
      <w:marBottom w:val="0"/>
      <w:divBdr>
        <w:top w:val="none" w:sz="0" w:space="0" w:color="auto"/>
        <w:left w:val="none" w:sz="0" w:space="0" w:color="auto"/>
        <w:bottom w:val="none" w:sz="0" w:space="0" w:color="auto"/>
        <w:right w:val="none" w:sz="0" w:space="0" w:color="auto"/>
      </w:divBdr>
    </w:div>
    <w:div w:id="13045665">
      <w:marLeft w:val="640"/>
      <w:marRight w:val="0"/>
      <w:marTop w:val="0"/>
      <w:marBottom w:val="0"/>
      <w:divBdr>
        <w:top w:val="none" w:sz="0" w:space="0" w:color="auto"/>
        <w:left w:val="none" w:sz="0" w:space="0" w:color="auto"/>
        <w:bottom w:val="none" w:sz="0" w:space="0" w:color="auto"/>
        <w:right w:val="none" w:sz="0" w:space="0" w:color="auto"/>
      </w:divBdr>
    </w:div>
    <w:div w:id="15891265">
      <w:marLeft w:val="0"/>
      <w:marRight w:val="0"/>
      <w:marTop w:val="0"/>
      <w:marBottom w:val="0"/>
      <w:divBdr>
        <w:top w:val="none" w:sz="0" w:space="0" w:color="auto"/>
        <w:left w:val="none" w:sz="0" w:space="0" w:color="auto"/>
        <w:bottom w:val="none" w:sz="0" w:space="0" w:color="auto"/>
        <w:right w:val="none" w:sz="0" w:space="0" w:color="auto"/>
      </w:divBdr>
    </w:div>
    <w:div w:id="16002321">
      <w:marLeft w:val="0"/>
      <w:marRight w:val="0"/>
      <w:marTop w:val="0"/>
      <w:marBottom w:val="0"/>
      <w:divBdr>
        <w:top w:val="none" w:sz="0" w:space="0" w:color="auto"/>
        <w:left w:val="none" w:sz="0" w:space="0" w:color="auto"/>
        <w:bottom w:val="none" w:sz="0" w:space="0" w:color="auto"/>
        <w:right w:val="none" w:sz="0" w:space="0" w:color="auto"/>
      </w:divBdr>
    </w:div>
    <w:div w:id="16394336">
      <w:marLeft w:val="0"/>
      <w:marRight w:val="0"/>
      <w:marTop w:val="0"/>
      <w:marBottom w:val="0"/>
      <w:divBdr>
        <w:top w:val="none" w:sz="0" w:space="0" w:color="auto"/>
        <w:left w:val="none" w:sz="0" w:space="0" w:color="auto"/>
        <w:bottom w:val="none" w:sz="0" w:space="0" w:color="auto"/>
        <w:right w:val="none" w:sz="0" w:space="0" w:color="auto"/>
      </w:divBdr>
    </w:div>
    <w:div w:id="16584861">
      <w:bodyDiv w:val="1"/>
      <w:marLeft w:val="0"/>
      <w:marRight w:val="0"/>
      <w:marTop w:val="0"/>
      <w:marBottom w:val="0"/>
      <w:divBdr>
        <w:top w:val="none" w:sz="0" w:space="0" w:color="auto"/>
        <w:left w:val="none" w:sz="0" w:space="0" w:color="auto"/>
        <w:bottom w:val="none" w:sz="0" w:space="0" w:color="auto"/>
        <w:right w:val="none" w:sz="0" w:space="0" w:color="auto"/>
      </w:divBdr>
      <w:divsChild>
        <w:div w:id="1355889498">
          <w:marLeft w:val="0"/>
          <w:marRight w:val="150"/>
          <w:marTop w:val="0"/>
          <w:marBottom w:val="0"/>
          <w:divBdr>
            <w:top w:val="none" w:sz="0" w:space="0" w:color="auto"/>
            <w:left w:val="none" w:sz="0" w:space="0" w:color="auto"/>
            <w:bottom w:val="none" w:sz="0" w:space="0" w:color="auto"/>
            <w:right w:val="none" w:sz="0" w:space="0" w:color="auto"/>
          </w:divBdr>
          <w:divsChild>
            <w:div w:id="1738355834">
              <w:marLeft w:val="0"/>
              <w:marRight w:val="150"/>
              <w:marTop w:val="0"/>
              <w:marBottom w:val="0"/>
              <w:divBdr>
                <w:top w:val="none" w:sz="0" w:space="0" w:color="auto"/>
                <w:left w:val="none" w:sz="0" w:space="0" w:color="auto"/>
                <w:bottom w:val="none" w:sz="0" w:space="0" w:color="auto"/>
                <w:right w:val="none" w:sz="0" w:space="0" w:color="auto"/>
              </w:divBdr>
              <w:divsChild>
                <w:div w:id="824661374">
                  <w:marLeft w:val="0"/>
                  <w:marRight w:val="0"/>
                  <w:marTop w:val="0"/>
                  <w:marBottom w:val="0"/>
                  <w:divBdr>
                    <w:top w:val="none" w:sz="0" w:space="0" w:color="auto"/>
                    <w:left w:val="none" w:sz="0" w:space="0" w:color="auto"/>
                    <w:bottom w:val="none" w:sz="0" w:space="0" w:color="auto"/>
                    <w:right w:val="none" w:sz="0" w:space="0" w:color="auto"/>
                  </w:divBdr>
                  <w:divsChild>
                    <w:div w:id="14578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5297">
      <w:marLeft w:val="640"/>
      <w:marRight w:val="0"/>
      <w:marTop w:val="0"/>
      <w:marBottom w:val="0"/>
      <w:divBdr>
        <w:top w:val="none" w:sz="0" w:space="0" w:color="auto"/>
        <w:left w:val="none" w:sz="0" w:space="0" w:color="auto"/>
        <w:bottom w:val="none" w:sz="0" w:space="0" w:color="auto"/>
        <w:right w:val="none" w:sz="0" w:space="0" w:color="auto"/>
      </w:divBdr>
    </w:div>
    <w:div w:id="17391581">
      <w:marLeft w:val="640"/>
      <w:marRight w:val="0"/>
      <w:marTop w:val="0"/>
      <w:marBottom w:val="0"/>
      <w:divBdr>
        <w:top w:val="none" w:sz="0" w:space="0" w:color="auto"/>
        <w:left w:val="none" w:sz="0" w:space="0" w:color="auto"/>
        <w:bottom w:val="none" w:sz="0" w:space="0" w:color="auto"/>
        <w:right w:val="none" w:sz="0" w:space="0" w:color="auto"/>
      </w:divBdr>
    </w:div>
    <w:div w:id="18821742">
      <w:marLeft w:val="0"/>
      <w:marRight w:val="0"/>
      <w:marTop w:val="0"/>
      <w:marBottom w:val="0"/>
      <w:divBdr>
        <w:top w:val="none" w:sz="0" w:space="0" w:color="auto"/>
        <w:left w:val="none" w:sz="0" w:space="0" w:color="auto"/>
        <w:bottom w:val="none" w:sz="0" w:space="0" w:color="auto"/>
        <w:right w:val="none" w:sz="0" w:space="0" w:color="auto"/>
      </w:divBdr>
    </w:div>
    <w:div w:id="20056606">
      <w:marLeft w:val="640"/>
      <w:marRight w:val="0"/>
      <w:marTop w:val="0"/>
      <w:marBottom w:val="0"/>
      <w:divBdr>
        <w:top w:val="none" w:sz="0" w:space="0" w:color="auto"/>
        <w:left w:val="none" w:sz="0" w:space="0" w:color="auto"/>
        <w:bottom w:val="none" w:sz="0" w:space="0" w:color="auto"/>
        <w:right w:val="none" w:sz="0" w:space="0" w:color="auto"/>
      </w:divBdr>
    </w:div>
    <w:div w:id="21324198">
      <w:marLeft w:val="0"/>
      <w:marRight w:val="150"/>
      <w:marTop w:val="0"/>
      <w:marBottom w:val="0"/>
      <w:divBdr>
        <w:top w:val="none" w:sz="0" w:space="0" w:color="auto"/>
        <w:left w:val="none" w:sz="0" w:space="0" w:color="auto"/>
        <w:bottom w:val="none" w:sz="0" w:space="0" w:color="auto"/>
        <w:right w:val="none" w:sz="0" w:space="0" w:color="auto"/>
      </w:divBdr>
      <w:divsChild>
        <w:div w:id="1234052098">
          <w:marLeft w:val="0"/>
          <w:marRight w:val="150"/>
          <w:marTop w:val="0"/>
          <w:marBottom w:val="0"/>
          <w:divBdr>
            <w:top w:val="none" w:sz="0" w:space="0" w:color="auto"/>
            <w:left w:val="none" w:sz="0" w:space="0" w:color="auto"/>
            <w:bottom w:val="none" w:sz="0" w:space="0" w:color="auto"/>
            <w:right w:val="none" w:sz="0" w:space="0" w:color="auto"/>
          </w:divBdr>
        </w:div>
      </w:divsChild>
    </w:div>
    <w:div w:id="21830923">
      <w:marLeft w:val="640"/>
      <w:marRight w:val="0"/>
      <w:marTop w:val="0"/>
      <w:marBottom w:val="0"/>
      <w:divBdr>
        <w:top w:val="none" w:sz="0" w:space="0" w:color="auto"/>
        <w:left w:val="none" w:sz="0" w:space="0" w:color="auto"/>
        <w:bottom w:val="none" w:sz="0" w:space="0" w:color="auto"/>
        <w:right w:val="none" w:sz="0" w:space="0" w:color="auto"/>
      </w:divBdr>
    </w:div>
    <w:div w:id="23794069">
      <w:marLeft w:val="640"/>
      <w:marRight w:val="0"/>
      <w:marTop w:val="0"/>
      <w:marBottom w:val="0"/>
      <w:divBdr>
        <w:top w:val="none" w:sz="0" w:space="0" w:color="auto"/>
        <w:left w:val="none" w:sz="0" w:space="0" w:color="auto"/>
        <w:bottom w:val="none" w:sz="0" w:space="0" w:color="auto"/>
        <w:right w:val="none" w:sz="0" w:space="0" w:color="auto"/>
      </w:divBdr>
    </w:div>
    <w:div w:id="24213414">
      <w:marLeft w:val="0"/>
      <w:marRight w:val="0"/>
      <w:marTop w:val="0"/>
      <w:marBottom w:val="0"/>
      <w:divBdr>
        <w:top w:val="none" w:sz="0" w:space="0" w:color="auto"/>
        <w:left w:val="none" w:sz="0" w:space="0" w:color="auto"/>
        <w:bottom w:val="none" w:sz="0" w:space="0" w:color="auto"/>
        <w:right w:val="none" w:sz="0" w:space="0" w:color="auto"/>
      </w:divBdr>
    </w:div>
    <w:div w:id="25522123">
      <w:marLeft w:val="640"/>
      <w:marRight w:val="0"/>
      <w:marTop w:val="0"/>
      <w:marBottom w:val="0"/>
      <w:divBdr>
        <w:top w:val="none" w:sz="0" w:space="0" w:color="auto"/>
        <w:left w:val="none" w:sz="0" w:space="0" w:color="auto"/>
        <w:bottom w:val="none" w:sz="0" w:space="0" w:color="auto"/>
        <w:right w:val="none" w:sz="0" w:space="0" w:color="auto"/>
      </w:divBdr>
    </w:div>
    <w:div w:id="25565575">
      <w:marLeft w:val="0"/>
      <w:marRight w:val="0"/>
      <w:marTop w:val="0"/>
      <w:marBottom w:val="0"/>
      <w:divBdr>
        <w:top w:val="none" w:sz="0" w:space="0" w:color="auto"/>
        <w:left w:val="none" w:sz="0" w:space="0" w:color="auto"/>
        <w:bottom w:val="none" w:sz="0" w:space="0" w:color="auto"/>
        <w:right w:val="none" w:sz="0" w:space="0" w:color="auto"/>
      </w:divBdr>
    </w:div>
    <w:div w:id="25955712">
      <w:marLeft w:val="0"/>
      <w:marRight w:val="0"/>
      <w:marTop w:val="0"/>
      <w:marBottom w:val="0"/>
      <w:divBdr>
        <w:top w:val="none" w:sz="0" w:space="0" w:color="auto"/>
        <w:left w:val="none" w:sz="0" w:space="0" w:color="auto"/>
        <w:bottom w:val="none" w:sz="0" w:space="0" w:color="auto"/>
        <w:right w:val="none" w:sz="0" w:space="0" w:color="auto"/>
      </w:divBdr>
    </w:div>
    <w:div w:id="26151213">
      <w:marLeft w:val="640"/>
      <w:marRight w:val="0"/>
      <w:marTop w:val="0"/>
      <w:marBottom w:val="0"/>
      <w:divBdr>
        <w:top w:val="none" w:sz="0" w:space="0" w:color="auto"/>
        <w:left w:val="none" w:sz="0" w:space="0" w:color="auto"/>
        <w:bottom w:val="none" w:sz="0" w:space="0" w:color="auto"/>
        <w:right w:val="none" w:sz="0" w:space="0" w:color="auto"/>
      </w:divBdr>
    </w:div>
    <w:div w:id="26175858">
      <w:marLeft w:val="0"/>
      <w:marRight w:val="0"/>
      <w:marTop w:val="0"/>
      <w:marBottom w:val="0"/>
      <w:divBdr>
        <w:top w:val="none" w:sz="0" w:space="0" w:color="auto"/>
        <w:left w:val="none" w:sz="0" w:space="0" w:color="auto"/>
        <w:bottom w:val="none" w:sz="0" w:space="0" w:color="auto"/>
        <w:right w:val="none" w:sz="0" w:space="0" w:color="auto"/>
      </w:divBdr>
    </w:div>
    <w:div w:id="26570807">
      <w:marLeft w:val="0"/>
      <w:marRight w:val="0"/>
      <w:marTop w:val="0"/>
      <w:marBottom w:val="0"/>
      <w:divBdr>
        <w:top w:val="none" w:sz="0" w:space="0" w:color="auto"/>
        <w:left w:val="none" w:sz="0" w:space="0" w:color="auto"/>
        <w:bottom w:val="none" w:sz="0" w:space="0" w:color="auto"/>
        <w:right w:val="none" w:sz="0" w:space="0" w:color="auto"/>
      </w:divBdr>
    </w:div>
    <w:div w:id="27146687">
      <w:marLeft w:val="0"/>
      <w:marRight w:val="0"/>
      <w:marTop w:val="0"/>
      <w:marBottom w:val="0"/>
      <w:divBdr>
        <w:top w:val="none" w:sz="0" w:space="0" w:color="auto"/>
        <w:left w:val="none" w:sz="0" w:space="0" w:color="auto"/>
        <w:bottom w:val="none" w:sz="0" w:space="0" w:color="auto"/>
        <w:right w:val="none" w:sz="0" w:space="0" w:color="auto"/>
      </w:divBdr>
    </w:div>
    <w:div w:id="27222779">
      <w:marLeft w:val="0"/>
      <w:marRight w:val="0"/>
      <w:marTop w:val="0"/>
      <w:marBottom w:val="0"/>
      <w:divBdr>
        <w:top w:val="none" w:sz="0" w:space="0" w:color="auto"/>
        <w:left w:val="none" w:sz="0" w:space="0" w:color="auto"/>
        <w:bottom w:val="none" w:sz="0" w:space="0" w:color="auto"/>
        <w:right w:val="none" w:sz="0" w:space="0" w:color="auto"/>
      </w:divBdr>
    </w:div>
    <w:div w:id="29573508">
      <w:marLeft w:val="640"/>
      <w:marRight w:val="0"/>
      <w:marTop w:val="0"/>
      <w:marBottom w:val="0"/>
      <w:divBdr>
        <w:top w:val="none" w:sz="0" w:space="0" w:color="auto"/>
        <w:left w:val="none" w:sz="0" w:space="0" w:color="auto"/>
        <w:bottom w:val="none" w:sz="0" w:space="0" w:color="auto"/>
        <w:right w:val="none" w:sz="0" w:space="0" w:color="auto"/>
      </w:divBdr>
    </w:div>
    <w:div w:id="29578633">
      <w:bodyDiv w:val="1"/>
      <w:marLeft w:val="0"/>
      <w:marRight w:val="0"/>
      <w:marTop w:val="0"/>
      <w:marBottom w:val="0"/>
      <w:divBdr>
        <w:top w:val="none" w:sz="0" w:space="0" w:color="auto"/>
        <w:left w:val="none" w:sz="0" w:space="0" w:color="auto"/>
        <w:bottom w:val="none" w:sz="0" w:space="0" w:color="auto"/>
        <w:right w:val="none" w:sz="0" w:space="0" w:color="auto"/>
      </w:divBdr>
      <w:divsChild>
        <w:div w:id="986057521">
          <w:marLeft w:val="640"/>
          <w:marRight w:val="0"/>
          <w:marTop w:val="0"/>
          <w:marBottom w:val="0"/>
          <w:divBdr>
            <w:top w:val="none" w:sz="0" w:space="0" w:color="auto"/>
            <w:left w:val="none" w:sz="0" w:space="0" w:color="auto"/>
            <w:bottom w:val="none" w:sz="0" w:space="0" w:color="auto"/>
            <w:right w:val="none" w:sz="0" w:space="0" w:color="auto"/>
          </w:divBdr>
        </w:div>
        <w:div w:id="1464809653">
          <w:marLeft w:val="640"/>
          <w:marRight w:val="0"/>
          <w:marTop w:val="0"/>
          <w:marBottom w:val="0"/>
          <w:divBdr>
            <w:top w:val="none" w:sz="0" w:space="0" w:color="auto"/>
            <w:left w:val="none" w:sz="0" w:space="0" w:color="auto"/>
            <w:bottom w:val="none" w:sz="0" w:space="0" w:color="auto"/>
            <w:right w:val="none" w:sz="0" w:space="0" w:color="auto"/>
          </w:divBdr>
        </w:div>
        <w:div w:id="1591306458">
          <w:marLeft w:val="640"/>
          <w:marRight w:val="0"/>
          <w:marTop w:val="0"/>
          <w:marBottom w:val="0"/>
          <w:divBdr>
            <w:top w:val="none" w:sz="0" w:space="0" w:color="auto"/>
            <w:left w:val="none" w:sz="0" w:space="0" w:color="auto"/>
            <w:bottom w:val="none" w:sz="0" w:space="0" w:color="auto"/>
            <w:right w:val="none" w:sz="0" w:space="0" w:color="auto"/>
          </w:divBdr>
        </w:div>
      </w:divsChild>
    </w:div>
    <w:div w:id="29959384">
      <w:marLeft w:val="0"/>
      <w:marRight w:val="0"/>
      <w:marTop w:val="0"/>
      <w:marBottom w:val="0"/>
      <w:divBdr>
        <w:top w:val="none" w:sz="0" w:space="0" w:color="auto"/>
        <w:left w:val="none" w:sz="0" w:space="0" w:color="auto"/>
        <w:bottom w:val="none" w:sz="0" w:space="0" w:color="auto"/>
        <w:right w:val="none" w:sz="0" w:space="0" w:color="auto"/>
      </w:divBdr>
    </w:div>
    <w:div w:id="32581284">
      <w:marLeft w:val="0"/>
      <w:marRight w:val="0"/>
      <w:marTop w:val="0"/>
      <w:marBottom w:val="0"/>
      <w:divBdr>
        <w:top w:val="none" w:sz="0" w:space="0" w:color="auto"/>
        <w:left w:val="none" w:sz="0" w:space="0" w:color="auto"/>
        <w:bottom w:val="none" w:sz="0" w:space="0" w:color="auto"/>
        <w:right w:val="none" w:sz="0" w:space="0" w:color="auto"/>
      </w:divBdr>
    </w:div>
    <w:div w:id="33044664">
      <w:marLeft w:val="0"/>
      <w:marRight w:val="150"/>
      <w:marTop w:val="0"/>
      <w:marBottom w:val="0"/>
      <w:divBdr>
        <w:top w:val="none" w:sz="0" w:space="0" w:color="auto"/>
        <w:left w:val="none" w:sz="0" w:space="0" w:color="auto"/>
        <w:bottom w:val="none" w:sz="0" w:space="0" w:color="auto"/>
        <w:right w:val="none" w:sz="0" w:space="0" w:color="auto"/>
      </w:divBdr>
      <w:divsChild>
        <w:div w:id="1175879445">
          <w:marLeft w:val="0"/>
          <w:marRight w:val="150"/>
          <w:marTop w:val="0"/>
          <w:marBottom w:val="0"/>
          <w:divBdr>
            <w:top w:val="none" w:sz="0" w:space="0" w:color="auto"/>
            <w:left w:val="none" w:sz="0" w:space="0" w:color="auto"/>
            <w:bottom w:val="none" w:sz="0" w:space="0" w:color="auto"/>
            <w:right w:val="none" w:sz="0" w:space="0" w:color="auto"/>
          </w:divBdr>
        </w:div>
      </w:divsChild>
    </w:div>
    <w:div w:id="36199443">
      <w:marLeft w:val="0"/>
      <w:marRight w:val="0"/>
      <w:marTop w:val="0"/>
      <w:marBottom w:val="0"/>
      <w:divBdr>
        <w:top w:val="none" w:sz="0" w:space="0" w:color="auto"/>
        <w:left w:val="none" w:sz="0" w:space="0" w:color="auto"/>
        <w:bottom w:val="none" w:sz="0" w:space="0" w:color="auto"/>
        <w:right w:val="none" w:sz="0" w:space="0" w:color="auto"/>
      </w:divBdr>
    </w:div>
    <w:div w:id="37434346">
      <w:marLeft w:val="640"/>
      <w:marRight w:val="0"/>
      <w:marTop w:val="0"/>
      <w:marBottom w:val="0"/>
      <w:divBdr>
        <w:top w:val="none" w:sz="0" w:space="0" w:color="auto"/>
        <w:left w:val="none" w:sz="0" w:space="0" w:color="auto"/>
        <w:bottom w:val="none" w:sz="0" w:space="0" w:color="auto"/>
        <w:right w:val="none" w:sz="0" w:space="0" w:color="auto"/>
      </w:divBdr>
    </w:div>
    <w:div w:id="37901306">
      <w:bodyDiv w:val="1"/>
      <w:marLeft w:val="0"/>
      <w:marRight w:val="0"/>
      <w:marTop w:val="0"/>
      <w:marBottom w:val="0"/>
      <w:divBdr>
        <w:top w:val="none" w:sz="0" w:space="0" w:color="auto"/>
        <w:left w:val="none" w:sz="0" w:space="0" w:color="auto"/>
        <w:bottom w:val="none" w:sz="0" w:space="0" w:color="auto"/>
        <w:right w:val="none" w:sz="0" w:space="0" w:color="auto"/>
      </w:divBdr>
    </w:div>
    <w:div w:id="38478200">
      <w:bodyDiv w:val="1"/>
      <w:marLeft w:val="0"/>
      <w:marRight w:val="0"/>
      <w:marTop w:val="0"/>
      <w:marBottom w:val="0"/>
      <w:divBdr>
        <w:top w:val="none" w:sz="0" w:space="0" w:color="auto"/>
        <w:left w:val="none" w:sz="0" w:space="0" w:color="auto"/>
        <w:bottom w:val="none" w:sz="0" w:space="0" w:color="auto"/>
        <w:right w:val="none" w:sz="0" w:space="0" w:color="auto"/>
      </w:divBdr>
      <w:divsChild>
        <w:div w:id="786313153">
          <w:marLeft w:val="640"/>
          <w:marRight w:val="0"/>
          <w:marTop w:val="0"/>
          <w:marBottom w:val="0"/>
          <w:divBdr>
            <w:top w:val="none" w:sz="0" w:space="0" w:color="auto"/>
            <w:left w:val="none" w:sz="0" w:space="0" w:color="auto"/>
            <w:bottom w:val="none" w:sz="0" w:space="0" w:color="auto"/>
            <w:right w:val="none" w:sz="0" w:space="0" w:color="auto"/>
          </w:divBdr>
        </w:div>
        <w:div w:id="927807785">
          <w:marLeft w:val="640"/>
          <w:marRight w:val="0"/>
          <w:marTop w:val="0"/>
          <w:marBottom w:val="0"/>
          <w:divBdr>
            <w:top w:val="none" w:sz="0" w:space="0" w:color="auto"/>
            <w:left w:val="none" w:sz="0" w:space="0" w:color="auto"/>
            <w:bottom w:val="none" w:sz="0" w:space="0" w:color="auto"/>
            <w:right w:val="none" w:sz="0" w:space="0" w:color="auto"/>
          </w:divBdr>
        </w:div>
      </w:divsChild>
    </w:div>
    <w:div w:id="39716880">
      <w:marLeft w:val="0"/>
      <w:marRight w:val="0"/>
      <w:marTop w:val="0"/>
      <w:marBottom w:val="0"/>
      <w:divBdr>
        <w:top w:val="none" w:sz="0" w:space="0" w:color="auto"/>
        <w:left w:val="none" w:sz="0" w:space="0" w:color="auto"/>
        <w:bottom w:val="none" w:sz="0" w:space="0" w:color="auto"/>
        <w:right w:val="none" w:sz="0" w:space="0" w:color="auto"/>
      </w:divBdr>
    </w:div>
    <w:div w:id="40181118">
      <w:marLeft w:val="640"/>
      <w:marRight w:val="0"/>
      <w:marTop w:val="0"/>
      <w:marBottom w:val="0"/>
      <w:divBdr>
        <w:top w:val="none" w:sz="0" w:space="0" w:color="auto"/>
        <w:left w:val="none" w:sz="0" w:space="0" w:color="auto"/>
        <w:bottom w:val="none" w:sz="0" w:space="0" w:color="auto"/>
        <w:right w:val="none" w:sz="0" w:space="0" w:color="auto"/>
      </w:divBdr>
    </w:div>
    <w:div w:id="42752366">
      <w:marLeft w:val="0"/>
      <w:marRight w:val="150"/>
      <w:marTop w:val="0"/>
      <w:marBottom w:val="0"/>
      <w:divBdr>
        <w:top w:val="none" w:sz="0" w:space="0" w:color="auto"/>
        <w:left w:val="none" w:sz="0" w:space="0" w:color="auto"/>
        <w:bottom w:val="none" w:sz="0" w:space="0" w:color="auto"/>
        <w:right w:val="none" w:sz="0" w:space="0" w:color="auto"/>
      </w:divBdr>
      <w:divsChild>
        <w:div w:id="653994200">
          <w:marLeft w:val="0"/>
          <w:marRight w:val="150"/>
          <w:marTop w:val="0"/>
          <w:marBottom w:val="0"/>
          <w:divBdr>
            <w:top w:val="none" w:sz="0" w:space="0" w:color="auto"/>
            <w:left w:val="none" w:sz="0" w:space="0" w:color="auto"/>
            <w:bottom w:val="none" w:sz="0" w:space="0" w:color="auto"/>
            <w:right w:val="none" w:sz="0" w:space="0" w:color="auto"/>
          </w:divBdr>
        </w:div>
      </w:divsChild>
    </w:div>
    <w:div w:id="42944596">
      <w:marLeft w:val="0"/>
      <w:marRight w:val="0"/>
      <w:marTop w:val="0"/>
      <w:marBottom w:val="0"/>
      <w:divBdr>
        <w:top w:val="none" w:sz="0" w:space="0" w:color="auto"/>
        <w:left w:val="none" w:sz="0" w:space="0" w:color="auto"/>
        <w:bottom w:val="none" w:sz="0" w:space="0" w:color="auto"/>
        <w:right w:val="none" w:sz="0" w:space="0" w:color="auto"/>
      </w:divBdr>
    </w:div>
    <w:div w:id="43995019">
      <w:marLeft w:val="0"/>
      <w:marRight w:val="0"/>
      <w:marTop w:val="0"/>
      <w:marBottom w:val="0"/>
      <w:divBdr>
        <w:top w:val="none" w:sz="0" w:space="0" w:color="auto"/>
        <w:left w:val="none" w:sz="0" w:space="0" w:color="auto"/>
        <w:bottom w:val="none" w:sz="0" w:space="0" w:color="auto"/>
        <w:right w:val="none" w:sz="0" w:space="0" w:color="auto"/>
      </w:divBdr>
    </w:div>
    <w:div w:id="44262555">
      <w:bodyDiv w:val="1"/>
      <w:marLeft w:val="0"/>
      <w:marRight w:val="0"/>
      <w:marTop w:val="0"/>
      <w:marBottom w:val="0"/>
      <w:divBdr>
        <w:top w:val="none" w:sz="0" w:space="0" w:color="auto"/>
        <w:left w:val="none" w:sz="0" w:space="0" w:color="auto"/>
        <w:bottom w:val="none" w:sz="0" w:space="0" w:color="auto"/>
        <w:right w:val="none" w:sz="0" w:space="0" w:color="auto"/>
      </w:divBdr>
      <w:divsChild>
        <w:div w:id="1406535514">
          <w:marLeft w:val="0"/>
          <w:marRight w:val="0"/>
          <w:marTop w:val="0"/>
          <w:marBottom w:val="0"/>
          <w:divBdr>
            <w:top w:val="none" w:sz="0" w:space="0" w:color="auto"/>
            <w:left w:val="none" w:sz="0" w:space="0" w:color="auto"/>
            <w:bottom w:val="none" w:sz="0" w:space="0" w:color="auto"/>
            <w:right w:val="none" w:sz="0" w:space="0" w:color="auto"/>
          </w:divBdr>
          <w:divsChild>
            <w:div w:id="822888599">
              <w:marLeft w:val="0"/>
              <w:marRight w:val="0"/>
              <w:marTop w:val="0"/>
              <w:marBottom w:val="0"/>
              <w:divBdr>
                <w:top w:val="none" w:sz="0" w:space="0" w:color="auto"/>
                <w:left w:val="none" w:sz="0" w:space="0" w:color="auto"/>
                <w:bottom w:val="none" w:sz="0" w:space="0" w:color="auto"/>
                <w:right w:val="none" w:sz="0" w:space="0" w:color="auto"/>
              </w:divBdr>
              <w:divsChild>
                <w:div w:id="1620187983">
                  <w:marLeft w:val="0"/>
                  <w:marRight w:val="0"/>
                  <w:marTop w:val="0"/>
                  <w:marBottom w:val="0"/>
                  <w:divBdr>
                    <w:top w:val="none" w:sz="0" w:space="0" w:color="auto"/>
                    <w:left w:val="none" w:sz="0" w:space="0" w:color="auto"/>
                    <w:bottom w:val="none" w:sz="0" w:space="0" w:color="auto"/>
                    <w:right w:val="none" w:sz="0" w:space="0" w:color="auto"/>
                  </w:divBdr>
                  <w:divsChild>
                    <w:div w:id="1948123699">
                      <w:marLeft w:val="0"/>
                      <w:marRight w:val="0"/>
                      <w:marTop w:val="0"/>
                      <w:marBottom w:val="0"/>
                      <w:divBdr>
                        <w:top w:val="none" w:sz="0" w:space="0" w:color="auto"/>
                        <w:left w:val="none" w:sz="0" w:space="0" w:color="auto"/>
                        <w:bottom w:val="none" w:sz="0" w:space="0" w:color="auto"/>
                        <w:right w:val="none" w:sz="0" w:space="0" w:color="auto"/>
                      </w:divBdr>
                      <w:divsChild>
                        <w:div w:id="813106476">
                          <w:marLeft w:val="0"/>
                          <w:marRight w:val="0"/>
                          <w:marTop w:val="0"/>
                          <w:marBottom w:val="0"/>
                          <w:divBdr>
                            <w:top w:val="none" w:sz="0" w:space="0" w:color="auto"/>
                            <w:left w:val="none" w:sz="0" w:space="0" w:color="auto"/>
                            <w:bottom w:val="none" w:sz="0" w:space="0" w:color="auto"/>
                            <w:right w:val="none" w:sz="0" w:space="0" w:color="auto"/>
                          </w:divBdr>
                          <w:divsChild>
                            <w:div w:id="1229919418">
                              <w:marLeft w:val="0"/>
                              <w:marRight w:val="0"/>
                              <w:marTop w:val="0"/>
                              <w:marBottom w:val="0"/>
                              <w:divBdr>
                                <w:top w:val="none" w:sz="0" w:space="0" w:color="auto"/>
                                <w:left w:val="none" w:sz="0" w:space="0" w:color="auto"/>
                                <w:bottom w:val="none" w:sz="0" w:space="0" w:color="auto"/>
                                <w:right w:val="none" w:sz="0" w:space="0" w:color="auto"/>
                              </w:divBdr>
                              <w:divsChild>
                                <w:div w:id="1862432128">
                                  <w:marLeft w:val="0"/>
                                  <w:marRight w:val="0"/>
                                  <w:marTop w:val="0"/>
                                  <w:marBottom w:val="0"/>
                                  <w:divBdr>
                                    <w:top w:val="none" w:sz="0" w:space="0" w:color="auto"/>
                                    <w:left w:val="none" w:sz="0" w:space="0" w:color="auto"/>
                                    <w:bottom w:val="none" w:sz="0" w:space="0" w:color="auto"/>
                                    <w:right w:val="none" w:sz="0" w:space="0" w:color="auto"/>
                                  </w:divBdr>
                                  <w:divsChild>
                                    <w:div w:id="6785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9414">
      <w:marLeft w:val="640"/>
      <w:marRight w:val="0"/>
      <w:marTop w:val="0"/>
      <w:marBottom w:val="0"/>
      <w:divBdr>
        <w:top w:val="none" w:sz="0" w:space="0" w:color="auto"/>
        <w:left w:val="none" w:sz="0" w:space="0" w:color="auto"/>
        <w:bottom w:val="none" w:sz="0" w:space="0" w:color="auto"/>
        <w:right w:val="none" w:sz="0" w:space="0" w:color="auto"/>
      </w:divBdr>
    </w:div>
    <w:div w:id="46103381">
      <w:marLeft w:val="640"/>
      <w:marRight w:val="0"/>
      <w:marTop w:val="0"/>
      <w:marBottom w:val="0"/>
      <w:divBdr>
        <w:top w:val="none" w:sz="0" w:space="0" w:color="auto"/>
        <w:left w:val="none" w:sz="0" w:space="0" w:color="auto"/>
        <w:bottom w:val="none" w:sz="0" w:space="0" w:color="auto"/>
        <w:right w:val="none" w:sz="0" w:space="0" w:color="auto"/>
      </w:divBdr>
    </w:div>
    <w:div w:id="46271921">
      <w:bodyDiv w:val="1"/>
      <w:marLeft w:val="0"/>
      <w:marRight w:val="0"/>
      <w:marTop w:val="0"/>
      <w:marBottom w:val="0"/>
      <w:divBdr>
        <w:top w:val="none" w:sz="0" w:space="0" w:color="auto"/>
        <w:left w:val="none" w:sz="0" w:space="0" w:color="auto"/>
        <w:bottom w:val="none" w:sz="0" w:space="0" w:color="auto"/>
        <w:right w:val="none" w:sz="0" w:space="0" w:color="auto"/>
      </w:divBdr>
      <w:divsChild>
        <w:div w:id="1438062816">
          <w:marLeft w:val="640"/>
          <w:marRight w:val="0"/>
          <w:marTop w:val="0"/>
          <w:marBottom w:val="0"/>
          <w:divBdr>
            <w:top w:val="none" w:sz="0" w:space="0" w:color="auto"/>
            <w:left w:val="none" w:sz="0" w:space="0" w:color="auto"/>
            <w:bottom w:val="none" w:sz="0" w:space="0" w:color="auto"/>
            <w:right w:val="none" w:sz="0" w:space="0" w:color="auto"/>
          </w:divBdr>
        </w:div>
      </w:divsChild>
    </w:div>
    <w:div w:id="47265757">
      <w:marLeft w:val="0"/>
      <w:marRight w:val="0"/>
      <w:marTop w:val="0"/>
      <w:marBottom w:val="0"/>
      <w:divBdr>
        <w:top w:val="none" w:sz="0" w:space="0" w:color="auto"/>
        <w:left w:val="none" w:sz="0" w:space="0" w:color="auto"/>
        <w:bottom w:val="none" w:sz="0" w:space="0" w:color="auto"/>
        <w:right w:val="none" w:sz="0" w:space="0" w:color="auto"/>
      </w:divBdr>
    </w:div>
    <w:div w:id="47340495">
      <w:marLeft w:val="0"/>
      <w:marRight w:val="0"/>
      <w:marTop w:val="0"/>
      <w:marBottom w:val="0"/>
      <w:divBdr>
        <w:top w:val="none" w:sz="0" w:space="0" w:color="auto"/>
        <w:left w:val="none" w:sz="0" w:space="0" w:color="auto"/>
        <w:bottom w:val="none" w:sz="0" w:space="0" w:color="auto"/>
        <w:right w:val="none" w:sz="0" w:space="0" w:color="auto"/>
      </w:divBdr>
    </w:div>
    <w:div w:id="47412768">
      <w:marLeft w:val="640"/>
      <w:marRight w:val="0"/>
      <w:marTop w:val="0"/>
      <w:marBottom w:val="0"/>
      <w:divBdr>
        <w:top w:val="none" w:sz="0" w:space="0" w:color="auto"/>
        <w:left w:val="none" w:sz="0" w:space="0" w:color="auto"/>
        <w:bottom w:val="none" w:sz="0" w:space="0" w:color="auto"/>
        <w:right w:val="none" w:sz="0" w:space="0" w:color="auto"/>
      </w:divBdr>
    </w:div>
    <w:div w:id="49502523">
      <w:bodyDiv w:val="1"/>
      <w:marLeft w:val="0"/>
      <w:marRight w:val="0"/>
      <w:marTop w:val="0"/>
      <w:marBottom w:val="0"/>
      <w:divBdr>
        <w:top w:val="none" w:sz="0" w:space="0" w:color="auto"/>
        <w:left w:val="none" w:sz="0" w:space="0" w:color="auto"/>
        <w:bottom w:val="none" w:sz="0" w:space="0" w:color="auto"/>
        <w:right w:val="none" w:sz="0" w:space="0" w:color="auto"/>
      </w:divBdr>
    </w:div>
    <w:div w:id="51587425">
      <w:marLeft w:val="640"/>
      <w:marRight w:val="0"/>
      <w:marTop w:val="0"/>
      <w:marBottom w:val="0"/>
      <w:divBdr>
        <w:top w:val="none" w:sz="0" w:space="0" w:color="auto"/>
        <w:left w:val="none" w:sz="0" w:space="0" w:color="auto"/>
        <w:bottom w:val="none" w:sz="0" w:space="0" w:color="auto"/>
        <w:right w:val="none" w:sz="0" w:space="0" w:color="auto"/>
      </w:divBdr>
    </w:div>
    <w:div w:id="52241848">
      <w:marLeft w:val="0"/>
      <w:marRight w:val="0"/>
      <w:marTop w:val="0"/>
      <w:marBottom w:val="0"/>
      <w:divBdr>
        <w:top w:val="none" w:sz="0" w:space="0" w:color="auto"/>
        <w:left w:val="none" w:sz="0" w:space="0" w:color="auto"/>
        <w:bottom w:val="none" w:sz="0" w:space="0" w:color="auto"/>
        <w:right w:val="none" w:sz="0" w:space="0" w:color="auto"/>
      </w:divBdr>
    </w:div>
    <w:div w:id="53042496">
      <w:marLeft w:val="640"/>
      <w:marRight w:val="0"/>
      <w:marTop w:val="0"/>
      <w:marBottom w:val="0"/>
      <w:divBdr>
        <w:top w:val="none" w:sz="0" w:space="0" w:color="auto"/>
        <w:left w:val="none" w:sz="0" w:space="0" w:color="auto"/>
        <w:bottom w:val="none" w:sz="0" w:space="0" w:color="auto"/>
        <w:right w:val="none" w:sz="0" w:space="0" w:color="auto"/>
      </w:divBdr>
    </w:div>
    <w:div w:id="53166512">
      <w:marLeft w:val="0"/>
      <w:marRight w:val="150"/>
      <w:marTop w:val="0"/>
      <w:marBottom w:val="0"/>
      <w:divBdr>
        <w:top w:val="none" w:sz="0" w:space="0" w:color="auto"/>
        <w:left w:val="none" w:sz="0" w:space="0" w:color="auto"/>
        <w:bottom w:val="none" w:sz="0" w:space="0" w:color="auto"/>
        <w:right w:val="none" w:sz="0" w:space="0" w:color="auto"/>
      </w:divBdr>
      <w:divsChild>
        <w:div w:id="811601784">
          <w:marLeft w:val="0"/>
          <w:marRight w:val="150"/>
          <w:marTop w:val="0"/>
          <w:marBottom w:val="0"/>
          <w:divBdr>
            <w:top w:val="none" w:sz="0" w:space="0" w:color="auto"/>
            <w:left w:val="none" w:sz="0" w:space="0" w:color="auto"/>
            <w:bottom w:val="none" w:sz="0" w:space="0" w:color="auto"/>
            <w:right w:val="none" w:sz="0" w:space="0" w:color="auto"/>
          </w:divBdr>
        </w:div>
      </w:divsChild>
    </w:div>
    <w:div w:id="53242016">
      <w:marLeft w:val="640"/>
      <w:marRight w:val="0"/>
      <w:marTop w:val="0"/>
      <w:marBottom w:val="0"/>
      <w:divBdr>
        <w:top w:val="none" w:sz="0" w:space="0" w:color="auto"/>
        <w:left w:val="none" w:sz="0" w:space="0" w:color="auto"/>
        <w:bottom w:val="none" w:sz="0" w:space="0" w:color="auto"/>
        <w:right w:val="none" w:sz="0" w:space="0" w:color="auto"/>
      </w:divBdr>
    </w:div>
    <w:div w:id="53743813">
      <w:marLeft w:val="0"/>
      <w:marRight w:val="0"/>
      <w:marTop w:val="0"/>
      <w:marBottom w:val="0"/>
      <w:divBdr>
        <w:top w:val="none" w:sz="0" w:space="0" w:color="auto"/>
        <w:left w:val="none" w:sz="0" w:space="0" w:color="auto"/>
        <w:bottom w:val="none" w:sz="0" w:space="0" w:color="auto"/>
        <w:right w:val="none" w:sz="0" w:space="0" w:color="auto"/>
      </w:divBdr>
    </w:div>
    <w:div w:id="54474514">
      <w:bodyDiv w:val="1"/>
      <w:marLeft w:val="0"/>
      <w:marRight w:val="0"/>
      <w:marTop w:val="0"/>
      <w:marBottom w:val="0"/>
      <w:divBdr>
        <w:top w:val="none" w:sz="0" w:space="0" w:color="auto"/>
        <w:left w:val="none" w:sz="0" w:space="0" w:color="auto"/>
        <w:bottom w:val="none" w:sz="0" w:space="0" w:color="auto"/>
        <w:right w:val="none" w:sz="0" w:space="0" w:color="auto"/>
      </w:divBdr>
    </w:div>
    <w:div w:id="55057336">
      <w:marLeft w:val="0"/>
      <w:marRight w:val="0"/>
      <w:marTop w:val="0"/>
      <w:marBottom w:val="0"/>
      <w:divBdr>
        <w:top w:val="none" w:sz="0" w:space="0" w:color="auto"/>
        <w:left w:val="none" w:sz="0" w:space="0" w:color="auto"/>
        <w:bottom w:val="none" w:sz="0" w:space="0" w:color="auto"/>
        <w:right w:val="none" w:sz="0" w:space="0" w:color="auto"/>
      </w:divBdr>
    </w:div>
    <w:div w:id="55663206">
      <w:marLeft w:val="640"/>
      <w:marRight w:val="0"/>
      <w:marTop w:val="0"/>
      <w:marBottom w:val="0"/>
      <w:divBdr>
        <w:top w:val="none" w:sz="0" w:space="0" w:color="auto"/>
        <w:left w:val="none" w:sz="0" w:space="0" w:color="auto"/>
        <w:bottom w:val="none" w:sz="0" w:space="0" w:color="auto"/>
        <w:right w:val="none" w:sz="0" w:space="0" w:color="auto"/>
      </w:divBdr>
    </w:div>
    <w:div w:id="55665391">
      <w:marLeft w:val="0"/>
      <w:marRight w:val="0"/>
      <w:marTop w:val="0"/>
      <w:marBottom w:val="0"/>
      <w:divBdr>
        <w:top w:val="none" w:sz="0" w:space="0" w:color="auto"/>
        <w:left w:val="none" w:sz="0" w:space="0" w:color="auto"/>
        <w:bottom w:val="none" w:sz="0" w:space="0" w:color="auto"/>
        <w:right w:val="none" w:sz="0" w:space="0" w:color="auto"/>
      </w:divBdr>
    </w:div>
    <w:div w:id="55711093">
      <w:marLeft w:val="0"/>
      <w:marRight w:val="0"/>
      <w:marTop w:val="0"/>
      <w:marBottom w:val="0"/>
      <w:divBdr>
        <w:top w:val="none" w:sz="0" w:space="0" w:color="auto"/>
        <w:left w:val="none" w:sz="0" w:space="0" w:color="auto"/>
        <w:bottom w:val="none" w:sz="0" w:space="0" w:color="auto"/>
        <w:right w:val="none" w:sz="0" w:space="0" w:color="auto"/>
      </w:divBdr>
    </w:div>
    <w:div w:id="56709785">
      <w:marLeft w:val="0"/>
      <w:marRight w:val="150"/>
      <w:marTop w:val="0"/>
      <w:marBottom w:val="0"/>
      <w:divBdr>
        <w:top w:val="none" w:sz="0" w:space="0" w:color="auto"/>
        <w:left w:val="none" w:sz="0" w:space="0" w:color="auto"/>
        <w:bottom w:val="none" w:sz="0" w:space="0" w:color="auto"/>
        <w:right w:val="none" w:sz="0" w:space="0" w:color="auto"/>
      </w:divBdr>
      <w:divsChild>
        <w:div w:id="303509451">
          <w:marLeft w:val="0"/>
          <w:marRight w:val="150"/>
          <w:marTop w:val="0"/>
          <w:marBottom w:val="0"/>
          <w:divBdr>
            <w:top w:val="none" w:sz="0" w:space="0" w:color="auto"/>
            <w:left w:val="none" w:sz="0" w:space="0" w:color="auto"/>
            <w:bottom w:val="none" w:sz="0" w:space="0" w:color="auto"/>
            <w:right w:val="none" w:sz="0" w:space="0" w:color="auto"/>
          </w:divBdr>
        </w:div>
      </w:divsChild>
    </w:div>
    <w:div w:id="57411723">
      <w:marLeft w:val="0"/>
      <w:marRight w:val="0"/>
      <w:marTop w:val="0"/>
      <w:marBottom w:val="0"/>
      <w:divBdr>
        <w:top w:val="none" w:sz="0" w:space="0" w:color="auto"/>
        <w:left w:val="none" w:sz="0" w:space="0" w:color="auto"/>
        <w:bottom w:val="none" w:sz="0" w:space="0" w:color="auto"/>
        <w:right w:val="none" w:sz="0" w:space="0" w:color="auto"/>
      </w:divBdr>
    </w:div>
    <w:div w:id="59259528">
      <w:marLeft w:val="0"/>
      <w:marRight w:val="0"/>
      <w:marTop w:val="0"/>
      <w:marBottom w:val="0"/>
      <w:divBdr>
        <w:top w:val="none" w:sz="0" w:space="0" w:color="auto"/>
        <w:left w:val="none" w:sz="0" w:space="0" w:color="auto"/>
        <w:bottom w:val="none" w:sz="0" w:space="0" w:color="auto"/>
        <w:right w:val="none" w:sz="0" w:space="0" w:color="auto"/>
      </w:divBdr>
    </w:div>
    <w:div w:id="60062027">
      <w:marLeft w:val="0"/>
      <w:marRight w:val="0"/>
      <w:marTop w:val="0"/>
      <w:marBottom w:val="0"/>
      <w:divBdr>
        <w:top w:val="none" w:sz="0" w:space="0" w:color="auto"/>
        <w:left w:val="none" w:sz="0" w:space="0" w:color="auto"/>
        <w:bottom w:val="none" w:sz="0" w:space="0" w:color="auto"/>
        <w:right w:val="none" w:sz="0" w:space="0" w:color="auto"/>
      </w:divBdr>
    </w:div>
    <w:div w:id="60105872">
      <w:marLeft w:val="0"/>
      <w:marRight w:val="0"/>
      <w:marTop w:val="0"/>
      <w:marBottom w:val="0"/>
      <w:divBdr>
        <w:top w:val="none" w:sz="0" w:space="0" w:color="auto"/>
        <w:left w:val="none" w:sz="0" w:space="0" w:color="auto"/>
        <w:bottom w:val="none" w:sz="0" w:space="0" w:color="auto"/>
        <w:right w:val="none" w:sz="0" w:space="0" w:color="auto"/>
      </w:divBdr>
    </w:div>
    <w:div w:id="60174877">
      <w:marLeft w:val="0"/>
      <w:marRight w:val="0"/>
      <w:marTop w:val="0"/>
      <w:marBottom w:val="0"/>
      <w:divBdr>
        <w:top w:val="none" w:sz="0" w:space="0" w:color="auto"/>
        <w:left w:val="none" w:sz="0" w:space="0" w:color="auto"/>
        <w:bottom w:val="none" w:sz="0" w:space="0" w:color="auto"/>
        <w:right w:val="none" w:sz="0" w:space="0" w:color="auto"/>
      </w:divBdr>
    </w:div>
    <w:div w:id="61299542">
      <w:marLeft w:val="0"/>
      <w:marRight w:val="0"/>
      <w:marTop w:val="0"/>
      <w:marBottom w:val="0"/>
      <w:divBdr>
        <w:top w:val="none" w:sz="0" w:space="0" w:color="auto"/>
        <w:left w:val="none" w:sz="0" w:space="0" w:color="auto"/>
        <w:bottom w:val="none" w:sz="0" w:space="0" w:color="auto"/>
        <w:right w:val="none" w:sz="0" w:space="0" w:color="auto"/>
      </w:divBdr>
    </w:div>
    <w:div w:id="61604588">
      <w:marLeft w:val="0"/>
      <w:marRight w:val="0"/>
      <w:marTop w:val="0"/>
      <w:marBottom w:val="0"/>
      <w:divBdr>
        <w:top w:val="none" w:sz="0" w:space="0" w:color="auto"/>
        <w:left w:val="none" w:sz="0" w:space="0" w:color="auto"/>
        <w:bottom w:val="none" w:sz="0" w:space="0" w:color="auto"/>
        <w:right w:val="none" w:sz="0" w:space="0" w:color="auto"/>
      </w:divBdr>
    </w:div>
    <w:div w:id="62064260">
      <w:marLeft w:val="0"/>
      <w:marRight w:val="0"/>
      <w:marTop w:val="0"/>
      <w:marBottom w:val="0"/>
      <w:divBdr>
        <w:top w:val="none" w:sz="0" w:space="0" w:color="auto"/>
        <w:left w:val="none" w:sz="0" w:space="0" w:color="auto"/>
        <w:bottom w:val="none" w:sz="0" w:space="0" w:color="auto"/>
        <w:right w:val="none" w:sz="0" w:space="0" w:color="auto"/>
      </w:divBdr>
    </w:div>
    <w:div w:id="63457775">
      <w:marLeft w:val="0"/>
      <w:marRight w:val="0"/>
      <w:marTop w:val="0"/>
      <w:marBottom w:val="0"/>
      <w:divBdr>
        <w:top w:val="none" w:sz="0" w:space="0" w:color="auto"/>
        <w:left w:val="none" w:sz="0" w:space="0" w:color="auto"/>
        <w:bottom w:val="none" w:sz="0" w:space="0" w:color="auto"/>
        <w:right w:val="none" w:sz="0" w:space="0" w:color="auto"/>
      </w:divBdr>
    </w:div>
    <w:div w:id="64229547">
      <w:marLeft w:val="0"/>
      <w:marRight w:val="0"/>
      <w:marTop w:val="0"/>
      <w:marBottom w:val="0"/>
      <w:divBdr>
        <w:top w:val="none" w:sz="0" w:space="0" w:color="auto"/>
        <w:left w:val="none" w:sz="0" w:space="0" w:color="auto"/>
        <w:bottom w:val="none" w:sz="0" w:space="0" w:color="auto"/>
        <w:right w:val="none" w:sz="0" w:space="0" w:color="auto"/>
      </w:divBdr>
    </w:div>
    <w:div w:id="66808062">
      <w:marLeft w:val="0"/>
      <w:marRight w:val="0"/>
      <w:marTop w:val="0"/>
      <w:marBottom w:val="0"/>
      <w:divBdr>
        <w:top w:val="none" w:sz="0" w:space="0" w:color="auto"/>
        <w:left w:val="none" w:sz="0" w:space="0" w:color="auto"/>
        <w:bottom w:val="none" w:sz="0" w:space="0" w:color="auto"/>
        <w:right w:val="none" w:sz="0" w:space="0" w:color="auto"/>
      </w:divBdr>
    </w:div>
    <w:div w:id="67651915">
      <w:marLeft w:val="640"/>
      <w:marRight w:val="0"/>
      <w:marTop w:val="0"/>
      <w:marBottom w:val="0"/>
      <w:divBdr>
        <w:top w:val="none" w:sz="0" w:space="0" w:color="auto"/>
        <w:left w:val="none" w:sz="0" w:space="0" w:color="auto"/>
        <w:bottom w:val="none" w:sz="0" w:space="0" w:color="auto"/>
        <w:right w:val="none" w:sz="0" w:space="0" w:color="auto"/>
      </w:divBdr>
    </w:div>
    <w:div w:id="67702344">
      <w:marLeft w:val="640"/>
      <w:marRight w:val="0"/>
      <w:marTop w:val="0"/>
      <w:marBottom w:val="0"/>
      <w:divBdr>
        <w:top w:val="none" w:sz="0" w:space="0" w:color="auto"/>
        <w:left w:val="none" w:sz="0" w:space="0" w:color="auto"/>
        <w:bottom w:val="none" w:sz="0" w:space="0" w:color="auto"/>
        <w:right w:val="none" w:sz="0" w:space="0" w:color="auto"/>
      </w:divBdr>
    </w:div>
    <w:div w:id="68235608">
      <w:marLeft w:val="640"/>
      <w:marRight w:val="0"/>
      <w:marTop w:val="0"/>
      <w:marBottom w:val="0"/>
      <w:divBdr>
        <w:top w:val="none" w:sz="0" w:space="0" w:color="auto"/>
        <w:left w:val="none" w:sz="0" w:space="0" w:color="auto"/>
        <w:bottom w:val="none" w:sz="0" w:space="0" w:color="auto"/>
        <w:right w:val="none" w:sz="0" w:space="0" w:color="auto"/>
      </w:divBdr>
    </w:div>
    <w:div w:id="68305746">
      <w:marLeft w:val="0"/>
      <w:marRight w:val="0"/>
      <w:marTop w:val="0"/>
      <w:marBottom w:val="0"/>
      <w:divBdr>
        <w:top w:val="none" w:sz="0" w:space="0" w:color="auto"/>
        <w:left w:val="none" w:sz="0" w:space="0" w:color="auto"/>
        <w:bottom w:val="none" w:sz="0" w:space="0" w:color="auto"/>
        <w:right w:val="none" w:sz="0" w:space="0" w:color="auto"/>
      </w:divBdr>
    </w:div>
    <w:div w:id="68696330">
      <w:marLeft w:val="0"/>
      <w:marRight w:val="0"/>
      <w:marTop w:val="0"/>
      <w:marBottom w:val="0"/>
      <w:divBdr>
        <w:top w:val="none" w:sz="0" w:space="0" w:color="auto"/>
        <w:left w:val="none" w:sz="0" w:space="0" w:color="auto"/>
        <w:bottom w:val="none" w:sz="0" w:space="0" w:color="auto"/>
        <w:right w:val="none" w:sz="0" w:space="0" w:color="auto"/>
      </w:divBdr>
    </w:div>
    <w:div w:id="69812714">
      <w:marLeft w:val="0"/>
      <w:marRight w:val="0"/>
      <w:marTop w:val="0"/>
      <w:marBottom w:val="0"/>
      <w:divBdr>
        <w:top w:val="none" w:sz="0" w:space="0" w:color="auto"/>
        <w:left w:val="none" w:sz="0" w:space="0" w:color="auto"/>
        <w:bottom w:val="none" w:sz="0" w:space="0" w:color="auto"/>
        <w:right w:val="none" w:sz="0" w:space="0" w:color="auto"/>
      </w:divBdr>
    </w:div>
    <w:div w:id="70087866">
      <w:bodyDiv w:val="1"/>
      <w:marLeft w:val="0"/>
      <w:marRight w:val="0"/>
      <w:marTop w:val="0"/>
      <w:marBottom w:val="0"/>
      <w:divBdr>
        <w:top w:val="none" w:sz="0" w:space="0" w:color="auto"/>
        <w:left w:val="none" w:sz="0" w:space="0" w:color="auto"/>
        <w:bottom w:val="none" w:sz="0" w:space="0" w:color="auto"/>
        <w:right w:val="none" w:sz="0" w:space="0" w:color="auto"/>
      </w:divBdr>
    </w:div>
    <w:div w:id="70583004">
      <w:marLeft w:val="0"/>
      <w:marRight w:val="0"/>
      <w:marTop w:val="0"/>
      <w:marBottom w:val="0"/>
      <w:divBdr>
        <w:top w:val="none" w:sz="0" w:space="0" w:color="auto"/>
        <w:left w:val="none" w:sz="0" w:space="0" w:color="auto"/>
        <w:bottom w:val="none" w:sz="0" w:space="0" w:color="auto"/>
        <w:right w:val="none" w:sz="0" w:space="0" w:color="auto"/>
      </w:divBdr>
    </w:div>
    <w:div w:id="70662252">
      <w:marLeft w:val="0"/>
      <w:marRight w:val="0"/>
      <w:marTop w:val="0"/>
      <w:marBottom w:val="0"/>
      <w:divBdr>
        <w:top w:val="none" w:sz="0" w:space="0" w:color="auto"/>
        <w:left w:val="none" w:sz="0" w:space="0" w:color="auto"/>
        <w:bottom w:val="none" w:sz="0" w:space="0" w:color="auto"/>
        <w:right w:val="none" w:sz="0" w:space="0" w:color="auto"/>
      </w:divBdr>
    </w:div>
    <w:div w:id="70779666">
      <w:marLeft w:val="640"/>
      <w:marRight w:val="0"/>
      <w:marTop w:val="0"/>
      <w:marBottom w:val="0"/>
      <w:divBdr>
        <w:top w:val="none" w:sz="0" w:space="0" w:color="auto"/>
        <w:left w:val="none" w:sz="0" w:space="0" w:color="auto"/>
        <w:bottom w:val="none" w:sz="0" w:space="0" w:color="auto"/>
        <w:right w:val="none" w:sz="0" w:space="0" w:color="auto"/>
      </w:divBdr>
    </w:div>
    <w:div w:id="71238894">
      <w:marLeft w:val="0"/>
      <w:marRight w:val="0"/>
      <w:marTop w:val="0"/>
      <w:marBottom w:val="0"/>
      <w:divBdr>
        <w:top w:val="none" w:sz="0" w:space="0" w:color="auto"/>
        <w:left w:val="none" w:sz="0" w:space="0" w:color="auto"/>
        <w:bottom w:val="none" w:sz="0" w:space="0" w:color="auto"/>
        <w:right w:val="none" w:sz="0" w:space="0" w:color="auto"/>
      </w:divBdr>
    </w:div>
    <w:div w:id="71396488">
      <w:marLeft w:val="0"/>
      <w:marRight w:val="0"/>
      <w:marTop w:val="0"/>
      <w:marBottom w:val="0"/>
      <w:divBdr>
        <w:top w:val="none" w:sz="0" w:space="0" w:color="auto"/>
        <w:left w:val="none" w:sz="0" w:space="0" w:color="auto"/>
        <w:bottom w:val="none" w:sz="0" w:space="0" w:color="auto"/>
        <w:right w:val="none" w:sz="0" w:space="0" w:color="auto"/>
      </w:divBdr>
    </w:div>
    <w:div w:id="72237473">
      <w:marLeft w:val="640"/>
      <w:marRight w:val="0"/>
      <w:marTop w:val="0"/>
      <w:marBottom w:val="0"/>
      <w:divBdr>
        <w:top w:val="none" w:sz="0" w:space="0" w:color="auto"/>
        <w:left w:val="none" w:sz="0" w:space="0" w:color="auto"/>
        <w:bottom w:val="none" w:sz="0" w:space="0" w:color="auto"/>
        <w:right w:val="none" w:sz="0" w:space="0" w:color="auto"/>
      </w:divBdr>
    </w:div>
    <w:div w:id="74518108">
      <w:marLeft w:val="0"/>
      <w:marRight w:val="0"/>
      <w:marTop w:val="0"/>
      <w:marBottom w:val="0"/>
      <w:divBdr>
        <w:top w:val="none" w:sz="0" w:space="0" w:color="auto"/>
        <w:left w:val="none" w:sz="0" w:space="0" w:color="auto"/>
        <w:bottom w:val="none" w:sz="0" w:space="0" w:color="auto"/>
        <w:right w:val="none" w:sz="0" w:space="0" w:color="auto"/>
      </w:divBdr>
    </w:div>
    <w:div w:id="74522490">
      <w:marLeft w:val="0"/>
      <w:marRight w:val="0"/>
      <w:marTop w:val="0"/>
      <w:marBottom w:val="0"/>
      <w:divBdr>
        <w:top w:val="none" w:sz="0" w:space="0" w:color="auto"/>
        <w:left w:val="none" w:sz="0" w:space="0" w:color="auto"/>
        <w:bottom w:val="none" w:sz="0" w:space="0" w:color="auto"/>
        <w:right w:val="none" w:sz="0" w:space="0" w:color="auto"/>
      </w:divBdr>
    </w:div>
    <w:div w:id="74858490">
      <w:marLeft w:val="0"/>
      <w:marRight w:val="0"/>
      <w:marTop w:val="0"/>
      <w:marBottom w:val="0"/>
      <w:divBdr>
        <w:top w:val="none" w:sz="0" w:space="0" w:color="auto"/>
        <w:left w:val="none" w:sz="0" w:space="0" w:color="auto"/>
        <w:bottom w:val="none" w:sz="0" w:space="0" w:color="auto"/>
        <w:right w:val="none" w:sz="0" w:space="0" w:color="auto"/>
      </w:divBdr>
    </w:div>
    <w:div w:id="74982212">
      <w:marLeft w:val="0"/>
      <w:marRight w:val="0"/>
      <w:marTop w:val="0"/>
      <w:marBottom w:val="0"/>
      <w:divBdr>
        <w:top w:val="none" w:sz="0" w:space="0" w:color="auto"/>
        <w:left w:val="none" w:sz="0" w:space="0" w:color="auto"/>
        <w:bottom w:val="none" w:sz="0" w:space="0" w:color="auto"/>
        <w:right w:val="none" w:sz="0" w:space="0" w:color="auto"/>
      </w:divBdr>
    </w:div>
    <w:div w:id="76638473">
      <w:bodyDiv w:val="1"/>
      <w:marLeft w:val="0"/>
      <w:marRight w:val="0"/>
      <w:marTop w:val="0"/>
      <w:marBottom w:val="0"/>
      <w:divBdr>
        <w:top w:val="none" w:sz="0" w:space="0" w:color="auto"/>
        <w:left w:val="none" w:sz="0" w:space="0" w:color="auto"/>
        <w:bottom w:val="none" w:sz="0" w:space="0" w:color="auto"/>
        <w:right w:val="none" w:sz="0" w:space="0" w:color="auto"/>
      </w:divBdr>
      <w:divsChild>
        <w:div w:id="155459393">
          <w:marLeft w:val="640"/>
          <w:marRight w:val="0"/>
          <w:marTop w:val="0"/>
          <w:marBottom w:val="0"/>
          <w:divBdr>
            <w:top w:val="none" w:sz="0" w:space="0" w:color="auto"/>
            <w:left w:val="none" w:sz="0" w:space="0" w:color="auto"/>
            <w:bottom w:val="none" w:sz="0" w:space="0" w:color="auto"/>
            <w:right w:val="none" w:sz="0" w:space="0" w:color="auto"/>
          </w:divBdr>
        </w:div>
        <w:div w:id="178466530">
          <w:marLeft w:val="640"/>
          <w:marRight w:val="0"/>
          <w:marTop w:val="0"/>
          <w:marBottom w:val="0"/>
          <w:divBdr>
            <w:top w:val="none" w:sz="0" w:space="0" w:color="auto"/>
            <w:left w:val="none" w:sz="0" w:space="0" w:color="auto"/>
            <w:bottom w:val="none" w:sz="0" w:space="0" w:color="auto"/>
            <w:right w:val="none" w:sz="0" w:space="0" w:color="auto"/>
          </w:divBdr>
        </w:div>
        <w:div w:id="444229111">
          <w:marLeft w:val="640"/>
          <w:marRight w:val="0"/>
          <w:marTop w:val="0"/>
          <w:marBottom w:val="0"/>
          <w:divBdr>
            <w:top w:val="none" w:sz="0" w:space="0" w:color="auto"/>
            <w:left w:val="none" w:sz="0" w:space="0" w:color="auto"/>
            <w:bottom w:val="none" w:sz="0" w:space="0" w:color="auto"/>
            <w:right w:val="none" w:sz="0" w:space="0" w:color="auto"/>
          </w:divBdr>
        </w:div>
        <w:div w:id="552741606">
          <w:marLeft w:val="640"/>
          <w:marRight w:val="0"/>
          <w:marTop w:val="0"/>
          <w:marBottom w:val="0"/>
          <w:divBdr>
            <w:top w:val="none" w:sz="0" w:space="0" w:color="auto"/>
            <w:left w:val="none" w:sz="0" w:space="0" w:color="auto"/>
            <w:bottom w:val="none" w:sz="0" w:space="0" w:color="auto"/>
            <w:right w:val="none" w:sz="0" w:space="0" w:color="auto"/>
          </w:divBdr>
        </w:div>
        <w:div w:id="741366917">
          <w:marLeft w:val="640"/>
          <w:marRight w:val="0"/>
          <w:marTop w:val="0"/>
          <w:marBottom w:val="0"/>
          <w:divBdr>
            <w:top w:val="none" w:sz="0" w:space="0" w:color="auto"/>
            <w:left w:val="none" w:sz="0" w:space="0" w:color="auto"/>
            <w:bottom w:val="none" w:sz="0" w:space="0" w:color="auto"/>
            <w:right w:val="none" w:sz="0" w:space="0" w:color="auto"/>
          </w:divBdr>
        </w:div>
        <w:div w:id="868108981">
          <w:marLeft w:val="640"/>
          <w:marRight w:val="0"/>
          <w:marTop w:val="0"/>
          <w:marBottom w:val="0"/>
          <w:divBdr>
            <w:top w:val="none" w:sz="0" w:space="0" w:color="auto"/>
            <w:left w:val="none" w:sz="0" w:space="0" w:color="auto"/>
            <w:bottom w:val="none" w:sz="0" w:space="0" w:color="auto"/>
            <w:right w:val="none" w:sz="0" w:space="0" w:color="auto"/>
          </w:divBdr>
        </w:div>
        <w:div w:id="1230380342">
          <w:marLeft w:val="640"/>
          <w:marRight w:val="0"/>
          <w:marTop w:val="0"/>
          <w:marBottom w:val="0"/>
          <w:divBdr>
            <w:top w:val="none" w:sz="0" w:space="0" w:color="auto"/>
            <w:left w:val="none" w:sz="0" w:space="0" w:color="auto"/>
            <w:bottom w:val="none" w:sz="0" w:space="0" w:color="auto"/>
            <w:right w:val="none" w:sz="0" w:space="0" w:color="auto"/>
          </w:divBdr>
        </w:div>
        <w:div w:id="1456872311">
          <w:marLeft w:val="640"/>
          <w:marRight w:val="0"/>
          <w:marTop w:val="0"/>
          <w:marBottom w:val="0"/>
          <w:divBdr>
            <w:top w:val="none" w:sz="0" w:space="0" w:color="auto"/>
            <w:left w:val="none" w:sz="0" w:space="0" w:color="auto"/>
            <w:bottom w:val="none" w:sz="0" w:space="0" w:color="auto"/>
            <w:right w:val="none" w:sz="0" w:space="0" w:color="auto"/>
          </w:divBdr>
        </w:div>
        <w:div w:id="1542277811">
          <w:marLeft w:val="640"/>
          <w:marRight w:val="0"/>
          <w:marTop w:val="0"/>
          <w:marBottom w:val="0"/>
          <w:divBdr>
            <w:top w:val="none" w:sz="0" w:space="0" w:color="auto"/>
            <w:left w:val="none" w:sz="0" w:space="0" w:color="auto"/>
            <w:bottom w:val="none" w:sz="0" w:space="0" w:color="auto"/>
            <w:right w:val="none" w:sz="0" w:space="0" w:color="auto"/>
          </w:divBdr>
        </w:div>
      </w:divsChild>
    </w:div>
    <w:div w:id="78186517">
      <w:marLeft w:val="0"/>
      <w:marRight w:val="150"/>
      <w:marTop w:val="0"/>
      <w:marBottom w:val="0"/>
      <w:divBdr>
        <w:top w:val="none" w:sz="0" w:space="0" w:color="auto"/>
        <w:left w:val="none" w:sz="0" w:space="0" w:color="auto"/>
        <w:bottom w:val="none" w:sz="0" w:space="0" w:color="auto"/>
        <w:right w:val="none" w:sz="0" w:space="0" w:color="auto"/>
      </w:divBdr>
      <w:divsChild>
        <w:div w:id="2051151700">
          <w:marLeft w:val="0"/>
          <w:marRight w:val="150"/>
          <w:marTop w:val="0"/>
          <w:marBottom w:val="0"/>
          <w:divBdr>
            <w:top w:val="none" w:sz="0" w:space="0" w:color="auto"/>
            <w:left w:val="none" w:sz="0" w:space="0" w:color="auto"/>
            <w:bottom w:val="none" w:sz="0" w:space="0" w:color="auto"/>
            <w:right w:val="none" w:sz="0" w:space="0" w:color="auto"/>
          </w:divBdr>
        </w:div>
      </w:divsChild>
    </w:div>
    <w:div w:id="78257075">
      <w:bodyDiv w:val="1"/>
      <w:marLeft w:val="0"/>
      <w:marRight w:val="0"/>
      <w:marTop w:val="0"/>
      <w:marBottom w:val="0"/>
      <w:divBdr>
        <w:top w:val="none" w:sz="0" w:space="0" w:color="auto"/>
        <w:left w:val="none" w:sz="0" w:space="0" w:color="auto"/>
        <w:bottom w:val="none" w:sz="0" w:space="0" w:color="auto"/>
        <w:right w:val="none" w:sz="0" w:space="0" w:color="auto"/>
      </w:divBdr>
      <w:divsChild>
        <w:div w:id="13849310">
          <w:marLeft w:val="640"/>
          <w:marRight w:val="0"/>
          <w:marTop w:val="0"/>
          <w:marBottom w:val="0"/>
          <w:divBdr>
            <w:top w:val="none" w:sz="0" w:space="0" w:color="auto"/>
            <w:left w:val="none" w:sz="0" w:space="0" w:color="auto"/>
            <w:bottom w:val="none" w:sz="0" w:space="0" w:color="auto"/>
            <w:right w:val="none" w:sz="0" w:space="0" w:color="auto"/>
          </w:divBdr>
        </w:div>
        <w:div w:id="38209914">
          <w:marLeft w:val="640"/>
          <w:marRight w:val="0"/>
          <w:marTop w:val="0"/>
          <w:marBottom w:val="0"/>
          <w:divBdr>
            <w:top w:val="none" w:sz="0" w:space="0" w:color="auto"/>
            <w:left w:val="none" w:sz="0" w:space="0" w:color="auto"/>
            <w:bottom w:val="none" w:sz="0" w:space="0" w:color="auto"/>
            <w:right w:val="none" w:sz="0" w:space="0" w:color="auto"/>
          </w:divBdr>
        </w:div>
        <w:div w:id="101263884">
          <w:marLeft w:val="640"/>
          <w:marRight w:val="0"/>
          <w:marTop w:val="0"/>
          <w:marBottom w:val="0"/>
          <w:divBdr>
            <w:top w:val="none" w:sz="0" w:space="0" w:color="auto"/>
            <w:left w:val="none" w:sz="0" w:space="0" w:color="auto"/>
            <w:bottom w:val="none" w:sz="0" w:space="0" w:color="auto"/>
            <w:right w:val="none" w:sz="0" w:space="0" w:color="auto"/>
          </w:divBdr>
        </w:div>
        <w:div w:id="133835000">
          <w:marLeft w:val="640"/>
          <w:marRight w:val="0"/>
          <w:marTop w:val="0"/>
          <w:marBottom w:val="0"/>
          <w:divBdr>
            <w:top w:val="none" w:sz="0" w:space="0" w:color="auto"/>
            <w:left w:val="none" w:sz="0" w:space="0" w:color="auto"/>
            <w:bottom w:val="none" w:sz="0" w:space="0" w:color="auto"/>
            <w:right w:val="none" w:sz="0" w:space="0" w:color="auto"/>
          </w:divBdr>
        </w:div>
        <w:div w:id="187571480">
          <w:marLeft w:val="640"/>
          <w:marRight w:val="0"/>
          <w:marTop w:val="0"/>
          <w:marBottom w:val="0"/>
          <w:divBdr>
            <w:top w:val="none" w:sz="0" w:space="0" w:color="auto"/>
            <w:left w:val="none" w:sz="0" w:space="0" w:color="auto"/>
            <w:bottom w:val="none" w:sz="0" w:space="0" w:color="auto"/>
            <w:right w:val="none" w:sz="0" w:space="0" w:color="auto"/>
          </w:divBdr>
        </w:div>
        <w:div w:id="211229878">
          <w:marLeft w:val="640"/>
          <w:marRight w:val="0"/>
          <w:marTop w:val="0"/>
          <w:marBottom w:val="0"/>
          <w:divBdr>
            <w:top w:val="none" w:sz="0" w:space="0" w:color="auto"/>
            <w:left w:val="none" w:sz="0" w:space="0" w:color="auto"/>
            <w:bottom w:val="none" w:sz="0" w:space="0" w:color="auto"/>
            <w:right w:val="none" w:sz="0" w:space="0" w:color="auto"/>
          </w:divBdr>
        </w:div>
        <w:div w:id="212273593">
          <w:marLeft w:val="640"/>
          <w:marRight w:val="0"/>
          <w:marTop w:val="0"/>
          <w:marBottom w:val="0"/>
          <w:divBdr>
            <w:top w:val="none" w:sz="0" w:space="0" w:color="auto"/>
            <w:left w:val="none" w:sz="0" w:space="0" w:color="auto"/>
            <w:bottom w:val="none" w:sz="0" w:space="0" w:color="auto"/>
            <w:right w:val="none" w:sz="0" w:space="0" w:color="auto"/>
          </w:divBdr>
        </w:div>
        <w:div w:id="237903277">
          <w:marLeft w:val="640"/>
          <w:marRight w:val="0"/>
          <w:marTop w:val="0"/>
          <w:marBottom w:val="0"/>
          <w:divBdr>
            <w:top w:val="none" w:sz="0" w:space="0" w:color="auto"/>
            <w:left w:val="none" w:sz="0" w:space="0" w:color="auto"/>
            <w:bottom w:val="none" w:sz="0" w:space="0" w:color="auto"/>
            <w:right w:val="none" w:sz="0" w:space="0" w:color="auto"/>
          </w:divBdr>
        </w:div>
        <w:div w:id="260377416">
          <w:marLeft w:val="640"/>
          <w:marRight w:val="0"/>
          <w:marTop w:val="0"/>
          <w:marBottom w:val="0"/>
          <w:divBdr>
            <w:top w:val="none" w:sz="0" w:space="0" w:color="auto"/>
            <w:left w:val="none" w:sz="0" w:space="0" w:color="auto"/>
            <w:bottom w:val="none" w:sz="0" w:space="0" w:color="auto"/>
            <w:right w:val="none" w:sz="0" w:space="0" w:color="auto"/>
          </w:divBdr>
        </w:div>
        <w:div w:id="429859204">
          <w:marLeft w:val="640"/>
          <w:marRight w:val="0"/>
          <w:marTop w:val="0"/>
          <w:marBottom w:val="0"/>
          <w:divBdr>
            <w:top w:val="none" w:sz="0" w:space="0" w:color="auto"/>
            <w:left w:val="none" w:sz="0" w:space="0" w:color="auto"/>
            <w:bottom w:val="none" w:sz="0" w:space="0" w:color="auto"/>
            <w:right w:val="none" w:sz="0" w:space="0" w:color="auto"/>
          </w:divBdr>
        </w:div>
        <w:div w:id="444227584">
          <w:marLeft w:val="640"/>
          <w:marRight w:val="0"/>
          <w:marTop w:val="0"/>
          <w:marBottom w:val="0"/>
          <w:divBdr>
            <w:top w:val="none" w:sz="0" w:space="0" w:color="auto"/>
            <w:left w:val="none" w:sz="0" w:space="0" w:color="auto"/>
            <w:bottom w:val="none" w:sz="0" w:space="0" w:color="auto"/>
            <w:right w:val="none" w:sz="0" w:space="0" w:color="auto"/>
          </w:divBdr>
        </w:div>
        <w:div w:id="445199166">
          <w:marLeft w:val="640"/>
          <w:marRight w:val="0"/>
          <w:marTop w:val="0"/>
          <w:marBottom w:val="0"/>
          <w:divBdr>
            <w:top w:val="none" w:sz="0" w:space="0" w:color="auto"/>
            <w:left w:val="none" w:sz="0" w:space="0" w:color="auto"/>
            <w:bottom w:val="none" w:sz="0" w:space="0" w:color="auto"/>
            <w:right w:val="none" w:sz="0" w:space="0" w:color="auto"/>
          </w:divBdr>
        </w:div>
        <w:div w:id="501236264">
          <w:marLeft w:val="640"/>
          <w:marRight w:val="0"/>
          <w:marTop w:val="0"/>
          <w:marBottom w:val="0"/>
          <w:divBdr>
            <w:top w:val="none" w:sz="0" w:space="0" w:color="auto"/>
            <w:left w:val="none" w:sz="0" w:space="0" w:color="auto"/>
            <w:bottom w:val="none" w:sz="0" w:space="0" w:color="auto"/>
            <w:right w:val="none" w:sz="0" w:space="0" w:color="auto"/>
          </w:divBdr>
        </w:div>
        <w:div w:id="508495586">
          <w:marLeft w:val="640"/>
          <w:marRight w:val="0"/>
          <w:marTop w:val="0"/>
          <w:marBottom w:val="0"/>
          <w:divBdr>
            <w:top w:val="none" w:sz="0" w:space="0" w:color="auto"/>
            <w:left w:val="none" w:sz="0" w:space="0" w:color="auto"/>
            <w:bottom w:val="none" w:sz="0" w:space="0" w:color="auto"/>
            <w:right w:val="none" w:sz="0" w:space="0" w:color="auto"/>
          </w:divBdr>
        </w:div>
        <w:div w:id="521867325">
          <w:marLeft w:val="640"/>
          <w:marRight w:val="0"/>
          <w:marTop w:val="0"/>
          <w:marBottom w:val="0"/>
          <w:divBdr>
            <w:top w:val="none" w:sz="0" w:space="0" w:color="auto"/>
            <w:left w:val="none" w:sz="0" w:space="0" w:color="auto"/>
            <w:bottom w:val="none" w:sz="0" w:space="0" w:color="auto"/>
            <w:right w:val="none" w:sz="0" w:space="0" w:color="auto"/>
          </w:divBdr>
        </w:div>
        <w:div w:id="563492982">
          <w:marLeft w:val="640"/>
          <w:marRight w:val="0"/>
          <w:marTop w:val="0"/>
          <w:marBottom w:val="0"/>
          <w:divBdr>
            <w:top w:val="none" w:sz="0" w:space="0" w:color="auto"/>
            <w:left w:val="none" w:sz="0" w:space="0" w:color="auto"/>
            <w:bottom w:val="none" w:sz="0" w:space="0" w:color="auto"/>
            <w:right w:val="none" w:sz="0" w:space="0" w:color="auto"/>
          </w:divBdr>
        </w:div>
        <w:div w:id="594630527">
          <w:marLeft w:val="640"/>
          <w:marRight w:val="0"/>
          <w:marTop w:val="0"/>
          <w:marBottom w:val="0"/>
          <w:divBdr>
            <w:top w:val="none" w:sz="0" w:space="0" w:color="auto"/>
            <w:left w:val="none" w:sz="0" w:space="0" w:color="auto"/>
            <w:bottom w:val="none" w:sz="0" w:space="0" w:color="auto"/>
            <w:right w:val="none" w:sz="0" w:space="0" w:color="auto"/>
          </w:divBdr>
        </w:div>
        <w:div w:id="632756932">
          <w:marLeft w:val="640"/>
          <w:marRight w:val="0"/>
          <w:marTop w:val="0"/>
          <w:marBottom w:val="0"/>
          <w:divBdr>
            <w:top w:val="none" w:sz="0" w:space="0" w:color="auto"/>
            <w:left w:val="none" w:sz="0" w:space="0" w:color="auto"/>
            <w:bottom w:val="none" w:sz="0" w:space="0" w:color="auto"/>
            <w:right w:val="none" w:sz="0" w:space="0" w:color="auto"/>
          </w:divBdr>
        </w:div>
        <w:div w:id="691105101">
          <w:marLeft w:val="640"/>
          <w:marRight w:val="0"/>
          <w:marTop w:val="0"/>
          <w:marBottom w:val="0"/>
          <w:divBdr>
            <w:top w:val="none" w:sz="0" w:space="0" w:color="auto"/>
            <w:left w:val="none" w:sz="0" w:space="0" w:color="auto"/>
            <w:bottom w:val="none" w:sz="0" w:space="0" w:color="auto"/>
            <w:right w:val="none" w:sz="0" w:space="0" w:color="auto"/>
          </w:divBdr>
        </w:div>
        <w:div w:id="701829369">
          <w:marLeft w:val="640"/>
          <w:marRight w:val="0"/>
          <w:marTop w:val="0"/>
          <w:marBottom w:val="0"/>
          <w:divBdr>
            <w:top w:val="none" w:sz="0" w:space="0" w:color="auto"/>
            <w:left w:val="none" w:sz="0" w:space="0" w:color="auto"/>
            <w:bottom w:val="none" w:sz="0" w:space="0" w:color="auto"/>
            <w:right w:val="none" w:sz="0" w:space="0" w:color="auto"/>
          </w:divBdr>
        </w:div>
        <w:div w:id="709643982">
          <w:marLeft w:val="640"/>
          <w:marRight w:val="0"/>
          <w:marTop w:val="0"/>
          <w:marBottom w:val="0"/>
          <w:divBdr>
            <w:top w:val="none" w:sz="0" w:space="0" w:color="auto"/>
            <w:left w:val="none" w:sz="0" w:space="0" w:color="auto"/>
            <w:bottom w:val="none" w:sz="0" w:space="0" w:color="auto"/>
            <w:right w:val="none" w:sz="0" w:space="0" w:color="auto"/>
          </w:divBdr>
        </w:div>
        <w:div w:id="796460183">
          <w:marLeft w:val="640"/>
          <w:marRight w:val="0"/>
          <w:marTop w:val="0"/>
          <w:marBottom w:val="0"/>
          <w:divBdr>
            <w:top w:val="none" w:sz="0" w:space="0" w:color="auto"/>
            <w:left w:val="none" w:sz="0" w:space="0" w:color="auto"/>
            <w:bottom w:val="none" w:sz="0" w:space="0" w:color="auto"/>
            <w:right w:val="none" w:sz="0" w:space="0" w:color="auto"/>
          </w:divBdr>
        </w:div>
        <w:div w:id="866604840">
          <w:marLeft w:val="640"/>
          <w:marRight w:val="0"/>
          <w:marTop w:val="0"/>
          <w:marBottom w:val="0"/>
          <w:divBdr>
            <w:top w:val="none" w:sz="0" w:space="0" w:color="auto"/>
            <w:left w:val="none" w:sz="0" w:space="0" w:color="auto"/>
            <w:bottom w:val="none" w:sz="0" w:space="0" w:color="auto"/>
            <w:right w:val="none" w:sz="0" w:space="0" w:color="auto"/>
          </w:divBdr>
        </w:div>
        <w:div w:id="873268560">
          <w:marLeft w:val="640"/>
          <w:marRight w:val="0"/>
          <w:marTop w:val="0"/>
          <w:marBottom w:val="0"/>
          <w:divBdr>
            <w:top w:val="none" w:sz="0" w:space="0" w:color="auto"/>
            <w:left w:val="none" w:sz="0" w:space="0" w:color="auto"/>
            <w:bottom w:val="none" w:sz="0" w:space="0" w:color="auto"/>
            <w:right w:val="none" w:sz="0" w:space="0" w:color="auto"/>
          </w:divBdr>
        </w:div>
        <w:div w:id="884752427">
          <w:marLeft w:val="640"/>
          <w:marRight w:val="0"/>
          <w:marTop w:val="0"/>
          <w:marBottom w:val="0"/>
          <w:divBdr>
            <w:top w:val="none" w:sz="0" w:space="0" w:color="auto"/>
            <w:left w:val="none" w:sz="0" w:space="0" w:color="auto"/>
            <w:bottom w:val="none" w:sz="0" w:space="0" w:color="auto"/>
            <w:right w:val="none" w:sz="0" w:space="0" w:color="auto"/>
          </w:divBdr>
        </w:div>
        <w:div w:id="991368619">
          <w:marLeft w:val="640"/>
          <w:marRight w:val="0"/>
          <w:marTop w:val="0"/>
          <w:marBottom w:val="0"/>
          <w:divBdr>
            <w:top w:val="none" w:sz="0" w:space="0" w:color="auto"/>
            <w:left w:val="none" w:sz="0" w:space="0" w:color="auto"/>
            <w:bottom w:val="none" w:sz="0" w:space="0" w:color="auto"/>
            <w:right w:val="none" w:sz="0" w:space="0" w:color="auto"/>
          </w:divBdr>
        </w:div>
        <w:div w:id="1002780264">
          <w:marLeft w:val="640"/>
          <w:marRight w:val="0"/>
          <w:marTop w:val="0"/>
          <w:marBottom w:val="0"/>
          <w:divBdr>
            <w:top w:val="none" w:sz="0" w:space="0" w:color="auto"/>
            <w:left w:val="none" w:sz="0" w:space="0" w:color="auto"/>
            <w:bottom w:val="none" w:sz="0" w:space="0" w:color="auto"/>
            <w:right w:val="none" w:sz="0" w:space="0" w:color="auto"/>
          </w:divBdr>
        </w:div>
        <w:div w:id="1030952409">
          <w:marLeft w:val="640"/>
          <w:marRight w:val="0"/>
          <w:marTop w:val="0"/>
          <w:marBottom w:val="0"/>
          <w:divBdr>
            <w:top w:val="none" w:sz="0" w:space="0" w:color="auto"/>
            <w:left w:val="none" w:sz="0" w:space="0" w:color="auto"/>
            <w:bottom w:val="none" w:sz="0" w:space="0" w:color="auto"/>
            <w:right w:val="none" w:sz="0" w:space="0" w:color="auto"/>
          </w:divBdr>
        </w:div>
        <w:div w:id="1046297995">
          <w:marLeft w:val="640"/>
          <w:marRight w:val="0"/>
          <w:marTop w:val="0"/>
          <w:marBottom w:val="0"/>
          <w:divBdr>
            <w:top w:val="none" w:sz="0" w:space="0" w:color="auto"/>
            <w:left w:val="none" w:sz="0" w:space="0" w:color="auto"/>
            <w:bottom w:val="none" w:sz="0" w:space="0" w:color="auto"/>
            <w:right w:val="none" w:sz="0" w:space="0" w:color="auto"/>
          </w:divBdr>
        </w:div>
        <w:div w:id="1058479013">
          <w:marLeft w:val="640"/>
          <w:marRight w:val="0"/>
          <w:marTop w:val="0"/>
          <w:marBottom w:val="0"/>
          <w:divBdr>
            <w:top w:val="none" w:sz="0" w:space="0" w:color="auto"/>
            <w:left w:val="none" w:sz="0" w:space="0" w:color="auto"/>
            <w:bottom w:val="none" w:sz="0" w:space="0" w:color="auto"/>
            <w:right w:val="none" w:sz="0" w:space="0" w:color="auto"/>
          </w:divBdr>
        </w:div>
        <w:div w:id="1071538456">
          <w:marLeft w:val="640"/>
          <w:marRight w:val="0"/>
          <w:marTop w:val="0"/>
          <w:marBottom w:val="0"/>
          <w:divBdr>
            <w:top w:val="none" w:sz="0" w:space="0" w:color="auto"/>
            <w:left w:val="none" w:sz="0" w:space="0" w:color="auto"/>
            <w:bottom w:val="none" w:sz="0" w:space="0" w:color="auto"/>
            <w:right w:val="none" w:sz="0" w:space="0" w:color="auto"/>
          </w:divBdr>
        </w:div>
        <w:div w:id="1123622869">
          <w:marLeft w:val="640"/>
          <w:marRight w:val="0"/>
          <w:marTop w:val="0"/>
          <w:marBottom w:val="0"/>
          <w:divBdr>
            <w:top w:val="none" w:sz="0" w:space="0" w:color="auto"/>
            <w:left w:val="none" w:sz="0" w:space="0" w:color="auto"/>
            <w:bottom w:val="none" w:sz="0" w:space="0" w:color="auto"/>
            <w:right w:val="none" w:sz="0" w:space="0" w:color="auto"/>
          </w:divBdr>
        </w:div>
        <w:div w:id="1278417035">
          <w:marLeft w:val="640"/>
          <w:marRight w:val="0"/>
          <w:marTop w:val="0"/>
          <w:marBottom w:val="0"/>
          <w:divBdr>
            <w:top w:val="none" w:sz="0" w:space="0" w:color="auto"/>
            <w:left w:val="none" w:sz="0" w:space="0" w:color="auto"/>
            <w:bottom w:val="none" w:sz="0" w:space="0" w:color="auto"/>
            <w:right w:val="none" w:sz="0" w:space="0" w:color="auto"/>
          </w:divBdr>
        </w:div>
        <w:div w:id="1380058721">
          <w:marLeft w:val="640"/>
          <w:marRight w:val="0"/>
          <w:marTop w:val="0"/>
          <w:marBottom w:val="0"/>
          <w:divBdr>
            <w:top w:val="none" w:sz="0" w:space="0" w:color="auto"/>
            <w:left w:val="none" w:sz="0" w:space="0" w:color="auto"/>
            <w:bottom w:val="none" w:sz="0" w:space="0" w:color="auto"/>
            <w:right w:val="none" w:sz="0" w:space="0" w:color="auto"/>
          </w:divBdr>
        </w:div>
        <w:div w:id="1388456878">
          <w:marLeft w:val="640"/>
          <w:marRight w:val="0"/>
          <w:marTop w:val="0"/>
          <w:marBottom w:val="0"/>
          <w:divBdr>
            <w:top w:val="none" w:sz="0" w:space="0" w:color="auto"/>
            <w:left w:val="none" w:sz="0" w:space="0" w:color="auto"/>
            <w:bottom w:val="none" w:sz="0" w:space="0" w:color="auto"/>
            <w:right w:val="none" w:sz="0" w:space="0" w:color="auto"/>
          </w:divBdr>
        </w:div>
        <w:div w:id="1411537375">
          <w:marLeft w:val="640"/>
          <w:marRight w:val="0"/>
          <w:marTop w:val="0"/>
          <w:marBottom w:val="0"/>
          <w:divBdr>
            <w:top w:val="none" w:sz="0" w:space="0" w:color="auto"/>
            <w:left w:val="none" w:sz="0" w:space="0" w:color="auto"/>
            <w:bottom w:val="none" w:sz="0" w:space="0" w:color="auto"/>
            <w:right w:val="none" w:sz="0" w:space="0" w:color="auto"/>
          </w:divBdr>
        </w:div>
        <w:div w:id="1450126391">
          <w:marLeft w:val="640"/>
          <w:marRight w:val="0"/>
          <w:marTop w:val="0"/>
          <w:marBottom w:val="0"/>
          <w:divBdr>
            <w:top w:val="none" w:sz="0" w:space="0" w:color="auto"/>
            <w:left w:val="none" w:sz="0" w:space="0" w:color="auto"/>
            <w:bottom w:val="none" w:sz="0" w:space="0" w:color="auto"/>
            <w:right w:val="none" w:sz="0" w:space="0" w:color="auto"/>
          </w:divBdr>
        </w:div>
        <w:div w:id="1540626122">
          <w:marLeft w:val="640"/>
          <w:marRight w:val="0"/>
          <w:marTop w:val="0"/>
          <w:marBottom w:val="0"/>
          <w:divBdr>
            <w:top w:val="none" w:sz="0" w:space="0" w:color="auto"/>
            <w:left w:val="none" w:sz="0" w:space="0" w:color="auto"/>
            <w:bottom w:val="none" w:sz="0" w:space="0" w:color="auto"/>
            <w:right w:val="none" w:sz="0" w:space="0" w:color="auto"/>
          </w:divBdr>
        </w:div>
        <w:div w:id="1627198959">
          <w:marLeft w:val="640"/>
          <w:marRight w:val="0"/>
          <w:marTop w:val="0"/>
          <w:marBottom w:val="0"/>
          <w:divBdr>
            <w:top w:val="none" w:sz="0" w:space="0" w:color="auto"/>
            <w:left w:val="none" w:sz="0" w:space="0" w:color="auto"/>
            <w:bottom w:val="none" w:sz="0" w:space="0" w:color="auto"/>
            <w:right w:val="none" w:sz="0" w:space="0" w:color="auto"/>
          </w:divBdr>
        </w:div>
        <w:div w:id="1654791192">
          <w:marLeft w:val="640"/>
          <w:marRight w:val="0"/>
          <w:marTop w:val="0"/>
          <w:marBottom w:val="0"/>
          <w:divBdr>
            <w:top w:val="none" w:sz="0" w:space="0" w:color="auto"/>
            <w:left w:val="none" w:sz="0" w:space="0" w:color="auto"/>
            <w:bottom w:val="none" w:sz="0" w:space="0" w:color="auto"/>
            <w:right w:val="none" w:sz="0" w:space="0" w:color="auto"/>
          </w:divBdr>
        </w:div>
        <w:div w:id="1698386839">
          <w:marLeft w:val="640"/>
          <w:marRight w:val="0"/>
          <w:marTop w:val="0"/>
          <w:marBottom w:val="0"/>
          <w:divBdr>
            <w:top w:val="none" w:sz="0" w:space="0" w:color="auto"/>
            <w:left w:val="none" w:sz="0" w:space="0" w:color="auto"/>
            <w:bottom w:val="none" w:sz="0" w:space="0" w:color="auto"/>
            <w:right w:val="none" w:sz="0" w:space="0" w:color="auto"/>
          </w:divBdr>
        </w:div>
        <w:div w:id="1737585125">
          <w:marLeft w:val="640"/>
          <w:marRight w:val="0"/>
          <w:marTop w:val="0"/>
          <w:marBottom w:val="0"/>
          <w:divBdr>
            <w:top w:val="none" w:sz="0" w:space="0" w:color="auto"/>
            <w:left w:val="none" w:sz="0" w:space="0" w:color="auto"/>
            <w:bottom w:val="none" w:sz="0" w:space="0" w:color="auto"/>
            <w:right w:val="none" w:sz="0" w:space="0" w:color="auto"/>
          </w:divBdr>
        </w:div>
        <w:div w:id="1739405384">
          <w:marLeft w:val="640"/>
          <w:marRight w:val="0"/>
          <w:marTop w:val="0"/>
          <w:marBottom w:val="0"/>
          <w:divBdr>
            <w:top w:val="none" w:sz="0" w:space="0" w:color="auto"/>
            <w:left w:val="none" w:sz="0" w:space="0" w:color="auto"/>
            <w:bottom w:val="none" w:sz="0" w:space="0" w:color="auto"/>
            <w:right w:val="none" w:sz="0" w:space="0" w:color="auto"/>
          </w:divBdr>
        </w:div>
        <w:div w:id="1741443044">
          <w:marLeft w:val="640"/>
          <w:marRight w:val="0"/>
          <w:marTop w:val="0"/>
          <w:marBottom w:val="0"/>
          <w:divBdr>
            <w:top w:val="none" w:sz="0" w:space="0" w:color="auto"/>
            <w:left w:val="none" w:sz="0" w:space="0" w:color="auto"/>
            <w:bottom w:val="none" w:sz="0" w:space="0" w:color="auto"/>
            <w:right w:val="none" w:sz="0" w:space="0" w:color="auto"/>
          </w:divBdr>
        </w:div>
        <w:div w:id="1749378195">
          <w:marLeft w:val="640"/>
          <w:marRight w:val="0"/>
          <w:marTop w:val="0"/>
          <w:marBottom w:val="0"/>
          <w:divBdr>
            <w:top w:val="none" w:sz="0" w:space="0" w:color="auto"/>
            <w:left w:val="none" w:sz="0" w:space="0" w:color="auto"/>
            <w:bottom w:val="none" w:sz="0" w:space="0" w:color="auto"/>
            <w:right w:val="none" w:sz="0" w:space="0" w:color="auto"/>
          </w:divBdr>
        </w:div>
        <w:div w:id="1792824248">
          <w:marLeft w:val="640"/>
          <w:marRight w:val="0"/>
          <w:marTop w:val="0"/>
          <w:marBottom w:val="0"/>
          <w:divBdr>
            <w:top w:val="none" w:sz="0" w:space="0" w:color="auto"/>
            <w:left w:val="none" w:sz="0" w:space="0" w:color="auto"/>
            <w:bottom w:val="none" w:sz="0" w:space="0" w:color="auto"/>
            <w:right w:val="none" w:sz="0" w:space="0" w:color="auto"/>
          </w:divBdr>
        </w:div>
        <w:div w:id="1812559421">
          <w:marLeft w:val="640"/>
          <w:marRight w:val="0"/>
          <w:marTop w:val="0"/>
          <w:marBottom w:val="0"/>
          <w:divBdr>
            <w:top w:val="none" w:sz="0" w:space="0" w:color="auto"/>
            <w:left w:val="none" w:sz="0" w:space="0" w:color="auto"/>
            <w:bottom w:val="none" w:sz="0" w:space="0" w:color="auto"/>
            <w:right w:val="none" w:sz="0" w:space="0" w:color="auto"/>
          </w:divBdr>
        </w:div>
        <w:div w:id="1852797446">
          <w:marLeft w:val="640"/>
          <w:marRight w:val="0"/>
          <w:marTop w:val="0"/>
          <w:marBottom w:val="0"/>
          <w:divBdr>
            <w:top w:val="none" w:sz="0" w:space="0" w:color="auto"/>
            <w:left w:val="none" w:sz="0" w:space="0" w:color="auto"/>
            <w:bottom w:val="none" w:sz="0" w:space="0" w:color="auto"/>
            <w:right w:val="none" w:sz="0" w:space="0" w:color="auto"/>
          </w:divBdr>
        </w:div>
        <w:div w:id="1855069276">
          <w:marLeft w:val="640"/>
          <w:marRight w:val="0"/>
          <w:marTop w:val="0"/>
          <w:marBottom w:val="0"/>
          <w:divBdr>
            <w:top w:val="none" w:sz="0" w:space="0" w:color="auto"/>
            <w:left w:val="none" w:sz="0" w:space="0" w:color="auto"/>
            <w:bottom w:val="none" w:sz="0" w:space="0" w:color="auto"/>
            <w:right w:val="none" w:sz="0" w:space="0" w:color="auto"/>
          </w:divBdr>
        </w:div>
        <w:div w:id="1957904649">
          <w:marLeft w:val="640"/>
          <w:marRight w:val="0"/>
          <w:marTop w:val="0"/>
          <w:marBottom w:val="0"/>
          <w:divBdr>
            <w:top w:val="none" w:sz="0" w:space="0" w:color="auto"/>
            <w:left w:val="none" w:sz="0" w:space="0" w:color="auto"/>
            <w:bottom w:val="none" w:sz="0" w:space="0" w:color="auto"/>
            <w:right w:val="none" w:sz="0" w:space="0" w:color="auto"/>
          </w:divBdr>
        </w:div>
        <w:div w:id="1959143430">
          <w:marLeft w:val="640"/>
          <w:marRight w:val="0"/>
          <w:marTop w:val="0"/>
          <w:marBottom w:val="0"/>
          <w:divBdr>
            <w:top w:val="none" w:sz="0" w:space="0" w:color="auto"/>
            <w:left w:val="none" w:sz="0" w:space="0" w:color="auto"/>
            <w:bottom w:val="none" w:sz="0" w:space="0" w:color="auto"/>
            <w:right w:val="none" w:sz="0" w:space="0" w:color="auto"/>
          </w:divBdr>
        </w:div>
        <w:div w:id="1977485885">
          <w:marLeft w:val="640"/>
          <w:marRight w:val="0"/>
          <w:marTop w:val="0"/>
          <w:marBottom w:val="0"/>
          <w:divBdr>
            <w:top w:val="none" w:sz="0" w:space="0" w:color="auto"/>
            <w:left w:val="none" w:sz="0" w:space="0" w:color="auto"/>
            <w:bottom w:val="none" w:sz="0" w:space="0" w:color="auto"/>
            <w:right w:val="none" w:sz="0" w:space="0" w:color="auto"/>
          </w:divBdr>
        </w:div>
        <w:div w:id="1994942211">
          <w:marLeft w:val="640"/>
          <w:marRight w:val="0"/>
          <w:marTop w:val="0"/>
          <w:marBottom w:val="0"/>
          <w:divBdr>
            <w:top w:val="none" w:sz="0" w:space="0" w:color="auto"/>
            <w:left w:val="none" w:sz="0" w:space="0" w:color="auto"/>
            <w:bottom w:val="none" w:sz="0" w:space="0" w:color="auto"/>
            <w:right w:val="none" w:sz="0" w:space="0" w:color="auto"/>
          </w:divBdr>
        </w:div>
        <w:div w:id="2017347202">
          <w:marLeft w:val="640"/>
          <w:marRight w:val="0"/>
          <w:marTop w:val="0"/>
          <w:marBottom w:val="0"/>
          <w:divBdr>
            <w:top w:val="none" w:sz="0" w:space="0" w:color="auto"/>
            <w:left w:val="none" w:sz="0" w:space="0" w:color="auto"/>
            <w:bottom w:val="none" w:sz="0" w:space="0" w:color="auto"/>
            <w:right w:val="none" w:sz="0" w:space="0" w:color="auto"/>
          </w:divBdr>
        </w:div>
        <w:div w:id="2026055984">
          <w:marLeft w:val="640"/>
          <w:marRight w:val="0"/>
          <w:marTop w:val="0"/>
          <w:marBottom w:val="0"/>
          <w:divBdr>
            <w:top w:val="none" w:sz="0" w:space="0" w:color="auto"/>
            <w:left w:val="none" w:sz="0" w:space="0" w:color="auto"/>
            <w:bottom w:val="none" w:sz="0" w:space="0" w:color="auto"/>
            <w:right w:val="none" w:sz="0" w:space="0" w:color="auto"/>
          </w:divBdr>
        </w:div>
        <w:div w:id="2061055199">
          <w:marLeft w:val="640"/>
          <w:marRight w:val="0"/>
          <w:marTop w:val="0"/>
          <w:marBottom w:val="0"/>
          <w:divBdr>
            <w:top w:val="none" w:sz="0" w:space="0" w:color="auto"/>
            <w:left w:val="none" w:sz="0" w:space="0" w:color="auto"/>
            <w:bottom w:val="none" w:sz="0" w:space="0" w:color="auto"/>
            <w:right w:val="none" w:sz="0" w:space="0" w:color="auto"/>
          </w:divBdr>
        </w:div>
        <w:div w:id="2095280958">
          <w:marLeft w:val="640"/>
          <w:marRight w:val="0"/>
          <w:marTop w:val="0"/>
          <w:marBottom w:val="0"/>
          <w:divBdr>
            <w:top w:val="none" w:sz="0" w:space="0" w:color="auto"/>
            <w:left w:val="none" w:sz="0" w:space="0" w:color="auto"/>
            <w:bottom w:val="none" w:sz="0" w:space="0" w:color="auto"/>
            <w:right w:val="none" w:sz="0" w:space="0" w:color="auto"/>
          </w:divBdr>
        </w:div>
        <w:div w:id="2112964719">
          <w:marLeft w:val="640"/>
          <w:marRight w:val="0"/>
          <w:marTop w:val="0"/>
          <w:marBottom w:val="0"/>
          <w:divBdr>
            <w:top w:val="none" w:sz="0" w:space="0" w:color="auto"/>
            <w:left w:val="none" w:sz="0" w:space="0" w:color="auto"/>
            <w:bottom w:val="none" w:sz="0" w:space="0" w:color="auto"/>
            <w:right w:val="none" w:sz="0" w:space="0" w:color="auto"/>
          </w:divBdr>
        </w:div>
      </w:divsChild>
    </w:div>
    <w:div w:id="81143935">
      <w:marLeft w:val="640"/>
      <w:marRight w:val="0"/>
      <w:marTop w:val="0"/>
      <w:marBottom w:val="0"/>
      <w:divBdr>
        <w:top w:val="none" w:sz="0" w:space="0" w:color="auto"/>
        <w:left w:val="none" w:sz="0" w:space="0" w:color="auto"/>
        <w:bottom w:val="none" w:sz="0" w:space="0" w:color="auto"/>
        <w:right w:val="none" w:sz="0" w:space="0" w:color="auto"/>
      </w:divBdr>
    </w:div>
    <w:div w:id="82147466">
      <w:marLeft w:val="0"/>
      <w:marRight w:val="0"/>
      <w:marTop w:val="0"/>
      <w:marBottom w:val="0"/>
      <w:divBdr>
        <w:top w:val="none" w:sz="0" w:space="0" w:color="auto"/>
        <w:left w:val="none" w:sz="0" w:space="0" w:color="auto"/>
        <w:bottom w:val="none" w:sz="0" w:space="0" w:color="auto"/>
        <w:right w:val="none" w:sz="0" w:space="0" w:color="auto"/>
      </w:divBdr>
    </w:div>
    <w:div w:id="82605452">
      <w:marLeft w:val="0"/>
      <w:marRight w:val="0"/>
      <w:marTop w:val="0"/>
      <w:marBottom w:val="0"/>
      <w:divBdr>
        <w:top w:val="none" w:sz="0" w:space="0" w:color="auto"/>
        <w:left w:val="none" w:sz="0" w:space="0" w:color="auto"/>
        <w:bottom w:val="none" w:sz="0" w:space="0" w:color="auto"/>
        <w:right w:val="none" w:sz="0" w:space="0" w:color="auto"/>
      </w:divBdr>
    </w:div>
    <w:div w:id="82842926">
      <w:marLeft w:val="0"/>
      <w:marRight w:val="0"/>
      <w:marTop w:val="0"/>
      <w:marBottom w:val="0"/>
      <w:divBdr>
        <w:top w:val="none" w:sz="0" w:space="0" w:color="auto"/>
        <w:left w:val="none" w:sz="0" w:space="0" w:color="auto"/>
        <w:bottom w:val="none" w:sz="0" w:space="0" w:color="auto"/>
        <w:right w:val="none" w:sz="0" w:space="0" w:color="auto"/>
      </w:divBdr>
    </w:div>
    <w:div w:id="82845315">
      <w:marLeft w:val="0"/>
      <w:marRight w:val="0"/>
      <w:marTop w:val="0"/>
      <w:marBottom w:val="0"/>
      <w:divBdr>
        <w:top w:val="none" w:sz="0" w:space="0" w:color="auto"/>
        <w:left w:val="none" w:sz="0" w:space="0" w:color="auto"/>
        <w:bottom w:val="none" w:sz="0" w:space="0" w:color="auto"/>
        <w:right w:val="none" w:sz="0" w:space="0" w:color="auto"/>
      </w:divBdr>
    </w:div>
    <w:div w:id="83647196">
      <w:bodyDiv w:val="1"/>
      <w:marLeft w:val="0"/>
      <w:marRight w:val="0"/>
      <w:marTop w:val="0"/>
      <w:marBottom w:val="0"/>
      <w:divBdr>
        <w:top w:val="none" w:sz="0" w:space="0" w:color="auto"/>
        <w:left w:val="none" w:sz="0" w:space="0" w:color="auto"/>
        <w:bottom w:val="none" w:sz="0" w:space="0" w:color="auto"/>
        <w:right w:val="none" w:sz="0" w:space="0" w:color="auto"/>
      </w:divBdr>
    </w:div>
    <w:div w:id="84426306">
      <w:marLeft w:val="640"/>
      <w:marRight w:val="0"/>
      <w:marTop w:val="0"/>
      <w:marBottom w:val="0"/>
      <w:divBdr>
        <w:top w:val="none" w:sz="0" w:space="0" w:color="auto"/>
        <w:left w:val="none" w:sz="0" w:space="0" w:color="auto"/>
        <w:bottom w:val="none" w:sz="0" w:space="0" w:color="auto"/>
        <w:right w:val="none" w:sz="0" w:space="0" w:color="auto"/>
      </w:divBdr>
    </w:div>
    <w:div w:id="86001426">
      <w:marLeft w:val="0"/>
      <w:marRight w:val="0"/>
      <w:marTop w:val="0"/>
      <w:marBottom w:val="0"/>
      <w:divBdr>
        <w:top w:val="none" w:sz="0" w:space="0" w:color="auto"/>
        <w:left w:val="none" w:sz="0" w:space="0" w:color="auto"/>
        <w:bottom w:val="none" w:sz="0" w:space="0" w:color="auto"/>
        <w:right w:val="none" w:sz="0" w:space="0" w:color="auto"/>
      </w:divBdr>
    </w:div>
    <w:div w:id="87040196">
      <w:marLeft w:val="0"/>
      <w:marRight w:val="0"/>
      <w:marTop w:val="0"/>
      <w:marBottom w:val="0"/>
      <w:divBdr>
        <w:top w:val="none" w:sz="0" w:space="0" w:color="auto"/>
        <w:left w:val="none" w:sz="0" w:space="0" w:color="auto"/>
        <w:bottom w:val="none" w:sz="0" w:space="0" w:color="auto"/>
        <w:right w:val="none" w:sz="0" w:space="0" w:color="auto"/>
      </w:divBdr>
    </w:div>
    <w:div w:id="88161238">
      <w:marLeft w:val="0"/>
      <w:marRight w:val="0"/>
      <w:marTop w:val="0"/>
      <w:marBottom w:val="0"/>
      <w:divBdr>
        <w:top w:val="none" w:sz="0" w:space="0" w:color="auto"/>
        <w:left w:val="none" w:sz="0" w:space="0" w:color="auto"/>
        <w:bottom w:val="none" w:sz="0" w:space="0" w:color="auto"/>
        <w:right w:val="none" w:sz="0" w:space="0" w:color="auto"/>
      </w:divBdr>
    </w:div>
    <w:div w:id="88937427">
      <w:marLeft w:val="0"/>
      <w:marRight w:val="150"/>
      <w:marTop w:val="0"/>
      <w:marBottom w:val="0"/>
      <w:divBdr>
        <w:top w:val="none" w:sz="0" w:space="0" w:color="auto"/>
        <w:left w:val="none" w:sz="0" w:space="0" w:color="auto"/>
        <w:bottom w:val="none" w:sz="0" w:space="0" w:color="auto"/>
        <w:right w:val="none" w:sz="0" w:space="0" w:color="auto"/>
      </w:divBdr>
      <w:divsChild>
        <w:div w:id="2071423370">
          <w:marLeft w:val="0"/>
          <w:marRight w:val="150"/>
          <w:marTop w:val="0"/>
          <w:marBottom w:val="0"/>
          <w:divBdr>
            <w:top w:val="none" w:sz="0" w:space="0" w:color="auto"/>
            <w:left w:val="none" w:sz="0" w:space="0" w:color="auto"/>
            <w:bottom w:val="none" w:sz="0" w:space="0" w:color="auto"/>
            <w:right w:val="none" w:sz="0" w:space="0" w:color="auto"/>
          </w:divBdr>
        </w:div>
      </w:divsChild>
    </w:div>
    <w:div w:id="89276385">
      <w:marLeft w:val="0"/>
      <w:marRight w:val="0"/>
      <w:marTop w:val="0"/>
      <w:marBottom w:val="0"/>
      <w:divBdr>
        <w:top w:val="none" w:sz="0" w:space="0" w:color="auto"/>
        <w:left w:val="none" w:sz="0" w:space="0" w:color="auto"/>
        <w:bottom w:val="none" w:sz="0" w:space="0" w:color="auto"/>
        <w:right w:val="none" w:sz="0" w:space="0" w:color="auto"/>
      </w:divBdr>
    </w:div>
    <w:div w:id="89590748">
      <w:marLeft w:val="640"/>
      <w:marRight w:val="0"/>
      <w:marTop w:val="0"/>
      <w:marBottom w:val="0"/>
      <w:divBdr>
        <w:top w:val="none" w:sz="0" w:space="0" w:color="auto"/>
        <w:left w:val="none" w:sz="0" w:space="0" w:color="auto"/>
        <w:bottom w:val="none" w:sz="0" w:space="0" w:color="auto"/>
        <w:right w:val="none" w:sz="0" w:space="0" w:color="auto"/>
      </w:divBdr>
    </w:div>
    <w:div w:id="89814548">
      <w:bodyDiv w:val="1"/>
      <w:marLeft w:val="0"/>
      <w:marRight w:val="0"/>
      <w:marTop w:val="0"/>
      <w:marBottom w:val="0"/>
      <w:divBdr>
        <w:top w:val="none" w:sz="0" w:space="0" w:color="auto"/>
        <w:left w:val="none" w:sz="0" w:space="0" w:color="auto"/>
        <w:bottom w:val="none" w:sz="0" w:space="0" w:color="auto"/>
        <w:right w:val="none" w:sz="0" w:space="0" w:color="auto"/>
      </w:divBdr>
    </w:div>
    <w:div w:id="90979278">
      <w:marLeft w:val="0"/>
      <w:marRight w:val="0"/>
      <w:marTop w:val="0"/>
      <w:marBottom w:val="0"/>
      <w:divBdr>
        <w:top w:val="none" w:sz="0" w:space="0" w:color="auto"/>
        <w:left w:val="none" w:sz="0" w:space="0" w:color="auto"/>
        <w:bottom w:val="none" w:sz="0" w:space="0" w:color="auto"/>
        <w:right w:val="none" w:sz="0" w:space="0" w:color="auto"/>
      </w:divBdr>
    </w:div>
    <w:div w:id="91046732">
      <w:marLeft w:val="0"/>
      <w:marRight w:val="0"/>
      <w:marTop w:val="0"/>
      <w:marBottom w:val="0"/>
      <w:divBdr>
        <w:top w:val="none" w:sz="0" w:space="0" w:color="auto"/>
        <w:left w:val="none" w:sz="0" w:space="0" w:color="auto"/>
        <w:bottom w:val="none" w:sz="0" w:space="0" w:color="auto"/>
        <w:right w:val="none" w:sz="0" w:space="0" w:color="auto"/>
      </w:divBdr>
    </w:div>
    <w:div w:id="91710857">
      <w:marLeft w:val="640"/>
      <w:marRight w:val="0"/>
      <w:marTop w:val="0"/>
      <w:marBottom w:val="0"/>
      <w:divBdr>
        <w:top w:val="none" w:sz="0" w:space="0" w:color="auto"/>
        <w:left w:val="none" w:sz="0" w:space="0" w:color="auto"/>
        <w:bottom w:val="none" w:sz="0" w:space="0" w:color="auto"/>
        <w:right w:val="none" w:sz="0" w:space="0" w:color="auto"/>
      </w:divBdr>
    </w:div>
    <w:div w:id="93093218">
      <w:marLeft w:val="0"/>
      <w:marRight w:val="0"/>
      <w:marTop w:val="0"/>
      <w:marBottom w:val="0"/>
      <w:divBdr>
        <w:top w:val="none" w:sz="0" w:space="0" w:color="auto"/>
        <w:left w:val="none" w:sz="0" w:space="0" w:color="auto"/>
        <w:bottom w:val="none" w:sz="0" w:space="0" w:color="auto"/>
        <w:right w:val="none" w:sz="0" w:space="0" w:color="auto"/>
      </w:divBdr>
    </w:div>
    <w:div w:id="93792232">
      <w:bodyDiv w:val="1"/>
      <w:marLeft w:val="0"/>
      <w:marRight w:val="0"/>
      <w:marTop w:val="0"/>
      <w:marBottom w:val="0"/>
      <w:divBdr>
        <w:top w:val="none" w:sz="0" w:space="0" w:color="auto"/>
        <w:left w:val="none" w:sz="0" w:space="0" w:color="auto"/>
        <w:bottom w:val="none" w:sz="0" w:space="0" w:color="auto"/>
        <w:right w:val="none" w:sz="0" w:space="0" w:color="auto"/>
      </w:divBdr>
      <w:divsChild>
        <w:div w:id="1118796422">
          <w:marLeft w:val="0"/>
          <w:marRight w:val="0"/>
          <w:marTop w:val="0"/>
          <w:marBottom w:val="0"/>
          <w:divBdr>
            <w:top w:val="none" w:sz="0" w:space="0" w:color="auto"/>
            <w:left w:val="none" w:sz="0" w:space="0" w:color="auto"/>
            <w:bottom w:val="none" w:sz="0" w:space="0" w:color="auto"/>
            <w:right w:val="none" w:sz="0" w:space="0" w:color="auto"/>
          </w:divBdr>
          <w:divsChild>
            <w:div w:id="463810375">
              <w:marLeft w:val="0"/>
              <w:marRight w:val="0"/>
              <w:marTop w:val="0"/>
              <w:marBottom w:val="0"/>
              <w:divBdr>
                <w:top w:val="none" w:sz="0" w:space="0" w:color="auto"/>
                <w:left w:val="none" w:sz="0" w:space="0" w:color="auto"/>
                <w:bottom w:val="none" w:sz="0" w:space="0" w:color="auto"/>
                <w:right w:val="none" w:sz="0" w:space="0" w:color="auto"/>
              </w:divBdr>
              <w:divsChild>
                <w:div w:id="743837708">
                  <w:marLeft w:val="0"/>
                  <w:marRight w:val="0"/>
                  <w:marTop w:val="0"/>
                  <w:marBottom w:val="0"/>
                  <w:divBdr>
                    <w:top w:val="none" w:sz="0" w:space="0" w:color="auto"/>
                    <w:left w:val="none" w:sz="0" w:space="0" w:color="auto"/>
                    <w:bottom w:val="none" w:sz="0" w:space="0" w:color="auto"/>
                    <w:right w:val="none" w:sz="0" w:space="0" w:color="auto"/>
                  </w:divBdr>
                  <w:divsChild>
                    <w:div w:id="1172452323">
                      <w:marLeft w:val="0"/>
                      <w:marRight w:val="0"/>
                      <w:marTop w:val="0"/>
                      <w:marBottom w:val="0"/>
                      <w:divBdr>
                        <w:top w:val="none" w:sz="0" w:space="0" w:color="auto"/>
                        <w:left w:val="none" w:sz="0" w:space="0" w:color="auto"/>
                        <w:bottom w:val="none" w:sz="0" w:space="0" w:color="auto"/>
                        <w:right w:val="none" w:sz="0" w:space="0" w:color="auto"/>
                      </w:divBdr>
                      <w:divsChild>
                        <w:div w:id="1017544635">
                          <w:marLeft w:val="0"/>
                          <w:marRight w:val="0"/>
                          <w:marTop w:val="0"/>
                          <w:marBottom w:val="0"/>
                          <w:divBdr>
                            <w:top w:val="none" w:sz="0" w:space="0" w:color="auto"/>
                            <w:left w:val="none" w:sz="0" w:space="0" w:color="auto"/>
                            <w:bottom w:val="none" w:sz="0" w:space="0" w:color="auto"/>
                            <w:right w:val="none" w:sz="0" w:space="0" w:color="auto"/>
                          </w:divBdr>
                          <w:divsChild>
                            <w:div w:id="18818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50132">
      <w:marLeft w:val="0"/>
      <w:marRight w:val="0"/>
      <w:marTop w:val="0"/>
      <w:marBottom w:val="0"/>
      <w:divBdr>
        <w:top w:val="none" w:sz="0" w:space="0" w:color="auto"/>
        <w:left w:val="none" w:sz="0" w:space="0" w:color="auto"/>
        <w:bottom w:val="none" w:sz="0" w:space="0" w:color="auto"/>
        <w:right w:val="none" w:sz="0" w:space="0" w:color="auto"/>
      </w:divBdr>
    </w:div>
    <w:div w:id="95291018">
      <w:marLeft w:val="0"/>
      <w:marRight w:val="150"/>
      <w:marTop w:val="0"/>
      <w:marBottom w:val="0"/>
      <w:divBdr>
        <w:top w:val="none" w:sz="0" w:space="0" w:color="auto"/>
        <w:left w:val="none" w:sz="0" w:space="0" w:color="auto"/>
        <w:bottom w:val="none" w:sz="0" w:space="0" w:color="auto"/>
        <w:right w:val="none" w:sz="0" w:space="0" w:color="auto"/>
      </w:divBdr>
      <w:divsChild>
        <w:div w:id="1109663006">
          <w:marLeft w:val="0"/>
          <w:marRight w:val="150"/>
          <w:marTop w:val="0"/>
          <w:marBottom w:val="0"/>
          <w:divBdr>
            <w:top w:val="none" w:sz="0" w:space="0" w:color="auto"/>
            <w:left w:val="none" w:sz="0" w:space="0" w:color="auto"/>
            <w:bottom w:val="none" w:sz="0" w:space="0" w:color="auto"/>
            <w:right w:val="none" w:sz="0" w:space="0" w:color="auto"/>
          </w:divBdr>
        </w:div>
      </w:divsChild>
    </w:div>
    <w:div w:id="95756427">
      <w:marLeft w:val="0"/>
      <w:marRight w:val="0"/>
      <w:marTop w:val="0"/>
      <w:marBottom w:val="0"/>
      <w:divBdr>
        <w:top w:val="none" w:sz="0" w:space="0" w:color="auto"/>
        <w:left w:val="none" w:sz="0" w:space="0" w:color="auto"/>
        <w:bottom w:val="none" w:sz="0" w:space="0" w:color="auto"/>
        <w:right w:val="none" w:sz="0" w:space="0" w:color="auto"/>
      </w:divBdr>
    </w:div>
    <w:div w:id="95905913">
      <w:marLeft w:val="0"/>
      <w:marRight w:val="0"/>
      <w:marTop w:val="0"/>
      <w:marBottom w:val="0"/>
      <w:divBdr>
        <w:top w:val="none" w:sz="0" w:space="0" w:color="auto"/>
        <w:left w:val="none" w:sz="0" w:space="0" w:color="auto"/>
        <w:bottom w:val="none" w:sz="0" w:space="0" w:color="auto"/>
        <w:right w:val="none" w:sz="0" w:space="0" w:color="auto"/>
      </w:divBdr>
    </w:div>
    <w:div w:id="97064374">
      <w:marLeft w:val="640"/>
      <w:marRight w:val="0"/>
      <w:marTop w:val="0"/>
      <w:marBottom w:val="0"/>
      <w:divBdr>
        <w:top w:val="none" w:sz="0" w:space="0" w:color="auto"/>
        <w:left w:val="none" w:sz="0" w:space="0" w:color="auto"/>
        <w:bottom w:val="none" w:sz="0" w:space="0" w:color="auto"/>
        <w:right w:val="none" w:sz="0" w:space="0" w:color="auto"/>
      </w:divBdr>
    </w:div>
    <w:div w:id="98107967">
      <w:marLeft w:val="640"/>
      <w:marRight w:val="0"/>
      <w:marTop w:val="0"/>
      <w:marBottom w:val="0"/>
      <w:divBdr>
        <w:top w:val="none" w:sz="0" w:space="0" w:color="auto"/>
        <w:left w:val="none" w:sz="0" w:space="0" w:color="auto"/>
        <w:bottom w:val="none" w:sz="0" w:space="0" w:color="auto"/>
        <w:right w:val="none" w:sz="0" w:space="0" w:color="auto"/>
      </w:divBdr>
    </w:div>
    <w:div w:id="99886125">
      <w:marLeft w:val="0"/>
      <w:marRight w:val="0"/>
      <w:marTop w:val="0"/>
      <w:marBottom w:val="0"/>
      <w:divBdr>
        <w:top w:val="none" w:sz="0" w:space="0" w:color="auto"/>
        <w:left w:val="none" w:sz="0" w:space="0" w:color="auto"/>
        <w:bottom w:val="none" w:sz="0" w:space="0" w:color="auto"/>
        <w:right w:val="none" w:sz="0" w:space="0" w:color="auto"/>
      </w:divBdr>
    </w:div>
    <w:div w:id="100298538">
      <w:marLeft w:val="0"/>
      <w:marRight w:val="0"/>
      <w:marTop w:val="0"/>
      <w:marBottom w:val="0"/>
      <w:divBdr>
        <w:top w:val="none" w:sz="0" w:space="0" w:color="auto"/>
        <w:left w:val="none" w:sz="0" w:space="0" w:color="auto"/>
        <w:bottom w:val="none" w:sz="0" w:space="0" w:color="auto"/>
        <w:right w:val="none" w:sz="0" w:space="0" w:color="auto"/>
      </w:divBdr>
    </w:div>
    <w:div w:id="100494551">
      <w:bodyDiv w:val="1"/>
      <w:marLeft w:val="0"/>
      <w:marRight w:val="0"/>
      <w:marTop w:val="0"/>
      <w:marBottom w:val="0"/>
      <w:divBdr>
        <w:top w:val="none" w:sz="0" w:space="0" w:color="auto"/>
        <w:left w:val="none" w:sz="0" w:space="0" w:color="auto"/>
        <w:bottom w:val="none" w:sz="0" w:space="0" w:color="auto"/>
        <w:right w:val="none" w:sz="0" w:space="0" w:color="auto"/>
      </w:divBdr>
      <w:divsChild>
        <w:div w:id="1222714702">
          <w:marLeft w:val="640"/>
          <w:marRight w:val="0"/>
          <w:marTop w:val="0"/>
          <w:marBottom w:val="0"/>
          <w:divBdr>
            <w:top w:val="none" w:sz="0" w:space="0" w:color="auto"/>
            <w:left w:val="none" w:sz="0" w:space="0" w:color="auto"/>
            <w:bottom w:val="none" w:sz="0" w:space="0" w:color="auto"/>
            <w:right w:val="none" w:sz="0" w:space="0" w:color="auto"/>
          </w:divBdr>
        </w:div>
        <w:div w:id="1277105300">
          <w:marLeft w:val="640"/>
          <w:marRight w:val="0"/>
          <w:marTop w:val="0"/>
          <w:marBottom w:val="0"/>
          <w:divBdr>
            <w:top w:val="none" w:sz="0" w:space="0" w:color="auto"/>
            <w:left w:val="none" w:sz="0" w:space="0" w:color="auto"/>
            <w:bottom w:val="none" w:sz="0" w:space="0" w:color="auto"/>
            <w:right w:val="none" w:sz="0" w:space="0" w:color="auto"/>
          </w:divBdr>
        </w:div>
        <w:div w:id="1509639074">
          <w:marLeft w:val="640"/>
          <w:marRight w:val="0"/>
          <w:marTop w:val="0"/>
          <w:marBottom w:val="0"/>
          <w:divBdr>
            <w:top w:val="none" w:sz="0" w:space="0" w:color="auto"/>
            <w:left w:val="none" w:sz="0" w:space="0" w:color="auto"/>
            <w:bottom w:val="none" w:sz="0" w:space="0" w:color="auto"/>
            <w:right w:val="none" w:sz="0" w:space="0" w:color="auto"/>
          </w:divBdr>
        </w:div>
        <w:div w:id="1612934144">
          <w:marLeft w:val="640"/>
          <w:marRight w:val="0"/>
          <w:marTop w:val="0"/>
          <w:marBottom w:val="0"/>
          <w:divBdr>
            <w:top w:val="none" w:sz="0" w:space="0" w:color="auto"/>
            <w:left w:val="none" w:sz="0" w:space="0" w:color="auto"/>
            <w:bottom w:val="none" w:sz="0" w:space="0" w:color="auto"/>
            <w:right w:val="none" w:sz="0" w:space="0" w:color="auto"/>
          </w:divBdr>
        </w:div>
        <w:div w:id="1656452512">
          <w:marLeft w:val="640"/>
          <w:marRight w:val="0"/>
          <w:marTop w:val="0"/>
          <w:marBottom w:val="0"/>
          <w:divBdr>
            <w:top w:val="none" w:sz="0" w:space="0" w:color="auto"/>
            <w:left w:val="none" w:sz="0" w:space="0" w:color="auto"/>
            <w:bottom w:val="none" w:sz="0" w:space="0" w:color="auto"/>
            <w:right w:val="none" w:sz="0" w:space="0" w:color="auto"/>
          </w:divBdr>
        </w:div>
        <w:div w:id="1735468433">
          <w:marLeft w:val="640"/>
          <w:marRight w:val="0"/>
          <w:marTop w:val="0"/>
          <w:marBottom w:val="0"/>
          <w:divBdr>
            <w:top w:val="none" w:sz="0" w:space="0" w:color="auto"/>
            <w:left w:val="none" w:sz="0" w:space="0" w:color="auto"/>
            <w:bottom w:val="none" w:sz="0" w:space="0" w:color="auto"/>
            <w:right w:val="none" w:sz="0" w:space="0" w:color="auto"/>
          </w:divBdr>
        </w:div>
      </w:divsChild>
    </w:div>
    <w:div w:id="100611671">
      <w:marLeft w:val="0"/>
      <w:marRight w:val="150"/>
      <w:marTop w:val="0"/>
      <w:marBottom w:val="0"/>
      <w:divBdr>
        <w:top w:val="none" w:sz="0" w:space="0" w:color="auto"/>
        <w:left w:val="none" w:sz="0" w:space="0" w:color="auto"/>
        <w:bottom w:val="none" w:sz="0" w:space="0" w:color="auto"/>
        <w:right w:val="none" w:sz="0" w:space="0" w:color="auto"/>
      </w:divBdr>
      <w:divsChild>
        <w:div w:id="110901148">
          <w:marLeft w:val="0"/>
          <w:marRight w:val="150"/>
          <w:marTop w:val="0"/>
          <w:marBottom w:val="0"/>
          <w:divBdr>
            <w:top w:val="none" w:sz="0" w:space="0" w:color="auto"/>
            <w:left w:val="none" w:sz="0" w:space="0" w:color="auto"/>
            <w:bottom w:val="none" w:sz="0" w:space="0" w:color="auto"/>
            <w:right w:val="none" w:sz="0" w:space="0" w:color="auto"/>
          </w:divBdr>
        </w:div>
      </w:divsChild>
    </w:div>
    <w:div w:id="100804989">
      <w:marLeft w:val="640"/>
      <w:marRight w:val="0"/>
      <w:marTop w:val="0"/>
      <w:marBottom w:val="0"/>
      <w:divBdr>
        <w:top w:val="none" w:sz="0" w:space="0" w:color="auto"/>
        <w:left w:val="none" w:sz="0" w:space="0" w:color="auto"/>
        <w:bottom w:val="none" w:sz="0" w:space="0" w:color="auto"/>
        <w:right w:val="none" w:sz="0" w:space="0" w:color="auto"/>
      </w:divBdr>
    </w:div>
    <w:div w:id="102044684">
      <w:marLeft w:val="0"/>
      <w:marRight w:val="0"/>
      <w:marTop w:val="0"/>
      <w:marBottom w:val="0"/>
      <w:divBdr>
        <w:top w:val="none" w:sz="0" w:space="0" w:color="auto"/>
        <w:left w:val="none" w:sz="0" w:space="0" w:color="auto"/>
        <w:bottom w:val="none" w:sz="0" w:space="0" w:color="auto"/>
        <w:right w:val="none" w:sz="0" w:space="0" w:color="auto"/>
      </w:divBdr>
    </w:div>
    <w:div w:id="102462281">
      <w:marLeft w:val="0"/>
      <w:marRight w:val="150"/>
      <w:marTop w:val="0"/>
      <w:marBottom w:val="0"/>
      <w:divBdr>
        <w:top w:val="none" w:sz="0" w:space="0" w:color="auto"/>
        <w:left w:val="none" w:sz="0" w:space="0" w:color="auto"/>
        <w:bottom w:val="none" w:sz="0" w:space="0" w:color="auto"/>
        <w:right w:val="none" w:sz="0" w:space="0" w:color="auto"/>
      </w:divBdr>
      <w:divsChild>
        <w:div w:id="1226837713">
          <w:marLeft w:val="0"/>
          <w:marRight w:val="150"/>
          <w:marTop w:val="0"/>
          <w:marBottom w:val="0"/>
          <w:divBdr>
            <w:top w:val="none" w:sz="0" w:space="0" w:color="auto"/>
            <w:left w:val="none" w:sz="0" w:space="0" w:color="auto"/>
            <w:bottom w:val="none" w:sz="0" w:space="0" w:color="auto"/>
            <w:right w:val="none" w:sz="0" w:space="0" w:color="auto"/>
          </w:divBdr>
        </w:div>
      </w:divsChild>
    </w:div>
    <w:div w:id="102893540">
      <w:bodyDiv w:val="1"/>
      <w:marLeft w:val="0"/>
      <w:marRight w:val="0"/>
      <w:marTop w:val="0"/>
      <w:marBottom w:val="0"/>
      <w:divBdr>
        <w:top w:val="none" w:sz="0" w:space="0" w:color="auto"/>
        <w:left w:val="none" w:sz="0" w:space="0" w:color="auto"/>
        <w:bottom w:val="none" w:sz="0" w:space="0" w:color="auto"/>
        <w:right w:val="none" w:sz="0" w:space="0" w:color="auto"/>
      </w:divBdr>
      <w:divsChild>
        <w:div w:id="16153578">
          <w:marLeft w:val="640"/>
          <w:marRight w:val="0"/>
          <w:marTop w:val="0"/>
          <w:marBottom w:val="0"/>
          <w:divBdr>
            <w:top w:val="none" w:sz="0" w:space="0" w:color="auto"/>
            <w:left w:val="none" w:sz="0" w:space="0" w:color="auto"/>
            <w:bottom w:val="none" w:sz="0" w:space="0" w:color="auto"/>
            <w:right w:val="none" w:sz="0" w:space="0" w:color="auto"/>
          </w:divBdr>
        </w:div>
        <w:div w:id="255942546">
          <w:marLeft w:val="640"/>
          <w:marRight w:val="0"/>
          <w:marTop w:val="0"/>
          <w:marBottom w:val="0"/>
          <w:divBdr>
            <w:top w:val="none" w:sz="0" w:space="0" w:color="auto"/>
            <w:left w:val="none" w:sz="0" w:space="0" w:color="auto"/>
            <w:bottom w:val="none" w:sz="0" w:space="0" w:color="auto"/>
            <w:right w:val="none" w:sz="0" w:space="0" w:color="auto"/>
          </w:divBdr>
        </w:div>
        <w:div w:id="287860889">
          <w:marLeft w:val="640"/>
          <w:marRight w:val="0"/>
          <w:marTop w:val="0"/>
          <w:marBottom w:val="0"/>
          <w:divBdr>
            <w:top w:val="none" w:sz="0" w:space="0" w:color="auto"/>
            <w:left w:val="none" w:sz="0" w:space="0" w:color="auto"/>
            <w:bottom w:val="none" w:sz="0" w:space="0" w:color="auto"/>
            <w:right w:val="none" w:sz="0" w:space="0" w:color="auto"/>
          </w:divBdr>
        </w:div>
        <w:div w:id="312099488">
          <w:marLeft w:val="640"/>
          <w:marRight w:val="0"/>
          <w:marTop w:val="0"/>
          <w:marBottom w:val="0"/>
          <w:divBdr>
            <w:top w:val="none" w:sz="0" w:space="0" w:color="auto"/>
            <w:left w:val="none" w:sz="0" w:space="0" w:color="auto"/>
            <w:bottom w:val="none" w:sz="0" w:space="0" w:color="auto"/>
            <w:right w:val="none" w:sz="0" w:space="0" w:color="auto"/>
          </w:divBdr>
        </w:div>
        <w:div w:id="350692284">
          <w:marLeft w:val="640"/>
          <w:marRight w:val="0"/>
          <w:marTop w:val="0"/>
          <w:marBottom w:val="0"/>
          <w:divBdr>
            <w:top w:val="none" w:sz="0" w:space="0" w:color="auto"/>
            <w:left w:val="none" w:sz="0" w:space="0" w:color="auto"/>
            <w:bottom w:val="none" w:sz="0" w:space="0" w:color="auto"/>
            <w:right w:val="none" w:sz="0" w:space="0" w:color="auto"/>
          </w:divBdr>
        </w:div>
        <w:div w:id="506484040">
          <w:marLeft w:val="640"/>
          <w:marRight w:val="0"/>
          <w:marTop w:val="0"/>
          <w:marBottom w:val="0"/>
          <w:divBdr>
            <w:top w:val="none" w:sz="0" w:space="0" w:color="auto"/>
            <w:left w:val="none" w:sz="0" w:space="0" w:color="auto"/>
            <w:bottom w:val="none" w:sz="0" w:space="0" w:color="auto"/>
            <w:right w:val="none" w:sz="0" w:space="0" w:color="auto"/>
          </w:divBdr>
        </w:div>
        <w:div w:id="596135835">
          <w:marLeft w:val="640"/>
          <w:marRight w:val="0"/>
          <w:marTop w:val="0"/>
          <w:marBottom w:val="0"/>
          <w:divBdr>
            <w:top w:val="none" w:sz="0" w:space="0" w:color="auto"/>
            <w:left w:val="none" w:sz="0" w:space="0" w:color="auto"/>
            <w:bottom w:val="none" w:sz="0" w:space="0" w:color="auto"/>
            <w:right w:val="none" w:sz="0" w:space="0" w:color="auto"/>
          </w:divBdr>
        </w:div>
        <w:div w:id="628707202">
          <w:marLeft w:val="640"/>
          <w:marRight w:val="0"/>
          <w:marTop w:val="0"/>
          <w:marBottom w:val="0"/>
          <w:divBdr>
            <w:top w:val="none" w:sz="0" w:space="0" w:color="auto"/>
            <w:left w:val="none" w:sz="0" w:space="0" w:color="auto"/>
            <w:bottom w:val="none" w:sz="0" w:space="0" w:color="auto"/>
            <w:right w:val="none" w:sz="0" w:space="0" w:color="auto"/>
          </w:divBdr>
        </w:div>
        <w:div w:id="697661719">
          <w:marLeft w:val="640"/>
          <w:marRight w:val="0"/>
          <w:marTop w:val="0"/>
          <w:marBottom w:val="0"/>
          <w:divBdr>
            <w:top w:val="none" w:sz="0" w:space="0" w:color="auto"/>
            <w:left w:val="none" w:sz="0" w:space="0" w:color="auto"/>
            <w:bottom w:val="none" w:sz="0" w:space="0" w:color="auto"/>
            <w:right w:val="none" w:sz="0" w:space="0" w:color="auto"/>
          </w:divBdr>
        </w:div>
        <w:div w:id="849831528">
          <w:marLeft w:val="640"/>
          <w:marRight w:val="0"/>
          <w:marTop w:val="0"/>
          <w:marBottom w:val="0"/>
          <w:divBdr>
            <w:top w:val="none" w:sz="0" w:space="0" w:color="auto"/>
            <w:left w:val="none" w:sz="0" w:space="0" w:color="auto"/>
            <w:bottom w:val="none" w:sz="0" w:space="0" w:color="auto"/>
            <w:right w:val="none" w:sz="0" w:space="0" w:color="auto"/>
          </w:divBdr>
        </w:div>
        <w:div w:id="860629529">
          <w:marLeft w:val="640"/>
          <w:marRight w:val="0"/>
          <w:marTop w:val="0"/>
          <w:marBottom w:val="0"/>
          <w:divBdr>
            <w:top w:val="none" w:sz="0" w:space="0" w:color="auto"/>
            <w:left w:val="none" w:sz="0" w:space="0" w:color="auto"/>
            <w:bottom w:val="none" w:sz="0" w:space="0" w:color="auto"/>
            <w:right w:val="none" w:sz="0" w:space="0" w:color="auto"/>
          </w:divBdr>
        </w:div>
        <w:div w:id="918950375">
          <w:marLeft w:val="640"/>
          <w:marRight w:val="0"/>
          <w:marTop w:val="0"/>
          <w:marBottom w:val="0"/>
          <w:divBdr>
            <w:top w:val="none" w:sz="0" w:space="0" w:color="auto"/>
            <w:left w:val="none" w:sz="0" w:space="0" w:color="auto"/>
            <w:bottom w:val="none" w:sz="0" w:space="0" w:color="auto"/>
            <w:right w:val="none" w:sz="0" w:space="0" w:color="auto"/>
          </w:divBdr>
        </w:div>
        <w:div w:id="1044211926">
          <w:marLeft w:val="640"/>
          <w:marRight w:val="0"/>
          <w:marTop w:val="0"/>
          <w:marBottom w:val="0"/>
          <w:divBdr>
            <w:top w:val="none" w:sz="0" w:space="0" w:color="auto"/>
            <w:left w:val="none" w:sz="0" w:space="0" w:color="auto"/>
            <w:bottom w:val="none" w:sz="0" w:space="0" w:color="auto"/>
            <w:right w:val="none" w:sz="0" w:space="0" w:color="auto"/>
          </w:divBdr>
        </w:div>
        <w:div w:id="1063409130">
          <w:marLeft w:val="640"/>
          <w:marRight w:val="0"/>
          <w:marTop w:val="0"/>
          <w:marBottom w:val="0"/>
          <w:divBdr>
            <w:top w:val="none" w:sz="0" w:space="0" w:color="auto"/>
            <w:left w:val="none" w:sz="0" w:space="0" w:color="auto"/>
            <w:bottom w:val="none" w:sz="0" w:space="0" w:color="auto"/>
            <w:right w:val="none" w:sz="0" w:space="0" w:color="auto"/>
          </w:divBdr>
        </w:div>
        <w:div w:id="1114248249">
          <w:marLeft w:val="640"/>
          <w:marRight w:val="0"/>
          <w:marTop w:val="0"/>
          <w:marBottom w:val="0"/>
          <w:divBdr>
            <w:top w:val="none" w:sz="0" w:space="0" w:color="auto"/>
            <w:left w:val="none" w:sz="0" w:space="0" w:color="auto"/>
            <w:bottom w:val="none" w:sz="0" w:space="0" w:color="auto"/>
            <w:right w:val="none" w:sz="0" w:space="0" w:color="auto"/>
          </w:divBdr>
        </w:div>
        <w:div w:id="1176194240">
          <w:marLeft w:val="640"/>
          <w:marRight w:val="0"/>
          <w:marTop w:val="0"/>
          <w:marBottom w:val="0"/>
          <w:divBdr>
            <w:top w:val="none" w:sz="0" w:space="0" w:color="auto"/>
            <w:left w:val="none" w:sz="0" w:space="0" w:color="auto"/>
            <w:bottom w:val="none" w:sz="0" w:space="0" w:color="auto"/>
            <w:right w:val="none" w:sz="0" w:space="0" w:color="auto"/>
          </w:divBdr>
        </w:div>
        <w:div w:id="1320226663">
          <w:marLeft w:val="640"/>
          <w:marRight w:val="0"/>
          <w:marTop w:val="0"/>
          <w:marBottom w:val="0"/>
          <w:divBdr>
            <w:top w:val="none" w:sz="0" w:space="0" w:color="auto"/>
            <w:left w:val="none" w:sz="0" w:space="0" w:color="auto"/>
            <w:bottom w:val="none" w:sz="0" w:space="0" w:color="auto"/>
            <w:right w:val="none" w:sz="0" w:space="0" w:color="auto"/>
          </w:divBdr>
        </w:div>
        <w:div w:id="1320845126">
          <w:marLeft w:val="640"/>
          <w:marRight w:val="0"/>
          <w:marTop w:val="0"/>
          <w:marBottom w:val="0"/>
          <w:divBdr>
            <w:top w:val="none" w:sz="0" w:space="0" w:color="auto"/>
            <w:left w:val="none" w:sz="0" w:space="0" w:color="auto"/>
            <w:bottom w:val="none" w:sz="0" w:space="0" w:color="auto"/>
            <w:right w:val="none" w:sz="0" w:space="0" w:color="auto"/>
          </w:divBdr>
        </w:div>
        <w:div w:id="1320882371">
          <w:marLeft w:val="640"/>
          <w:marRight w:val="0"/>
          <w:marTop w:val="0"/>
          <w:marBottom w:val="0"/>
          <w:divBdr>
            <w:top w:val="none" w:sz="0" w:space="0" w:color="auto"/>
            <w:left w:val="none" w:sz="0" w:space="0" w:color="auto"/>
            <w:bottom w:val="none" w:sz="0" w:space="0" w:color="auto"/>
            <w:right w:val="none" w:sz="0" w:space="0" w:color="auto"/>
          </w:divBdr>
        </w:div>
        <w:div w:id="1389722893">
          <w:marLeft w:val="640"/>
          <w:marRight w:val="0"/>
          <w:marTop w:val="0"/>
          <w:marBottom w:val="0"/>
          <w:divBdr>
            <w:top w:val="none" w:sz="0" w:space="0" w:color="auto"/>
            <w:left w:val="none" w:sz="0" w:space="0" w:color="auto"/>
            <w:bottom w:val="none" w:sz="0" w:space="0" w:color="auto"/>
            <w:right w:val="none" w:sz="0" w:space="0" w:color="auto"/>
          </w:divBdr>
        </w:div>
        <w:div w:id="1442188909">
          <w:marLeft w:val="640"/>
          <w:marRight w:val="0"/>
          <w:marTop w:val="0"/>
          <w:marBottom w:val="0"/>
          <w:divBdr>
            <w:top w:val="none" w:sz="0" w:space="0" w:color="auto"/>
            <w:left w:val="none" w:sz="0" w:space="0" w:color="auto"/>
            <w:bottom w:val="none" w:sz="0" w:space="0" w:color="auto"/>
            <w:right w:val="none" w:sz="0" w:space="0" w:color="auto"/>
          </w:divBdr>
        </w:div>
        <w:div w:id="1682853627">
          <w:marLeft w:val="640"/>
          <w:marRight w:val="0"/>
          <w:marTop w:val="0"/>
          <w:marBottom w:val="0"/>
          <w:divBdr>
            <w:top w:val="none" w:sz="0" w:space="0" w:color="auto"/>
            <w:left w:val="none" w:sz="0" w:space="0" w:color="auto"/>
            <w:bottom w:val="none" w:sz="0" w:space="0" w:color="auto"/>
            <w:right w:val="none" w:sz="0" w:space="0" w:color="auto"/>
          </w:divBdr>
        </w:div>
        <w:div w:id="1781099053">
          <w:marLeft w:val="640"/>
          <w:marRight w:val="0"/>
          <w:marTop w:val="0"/>
          <w:marBottom w:val="0"/>
          <w:divBdr>
            <w:top w:val="none" w:sz="0" w:space="0" w:color="auto"/>
            <w:left w:val="none" w:sz="0" w:space="0" w:color="auto"/>
            <w:bottom w:val="none" w:sz="0" w:space="0" w:color="auto"/>
            <w:right w:val="none" w:sz="0" w:space="0" w:color="auto"/>
          </w:divBdr>
        </w:div>
        <w:div w:id="1806502389">
          <w:marLeft w:val="640"/>
          <w:marRight w:val="0"/>
          <w:marTop w:val="0"/>
          <w:marBottom w:val="0"/>
          <w:divBdr>
            <w:top w:val="none" w:sz="0" w:space="0" w:color="auto"/>
            <w:left w:val="none" w:sz="0" w:space="0" w:color="auto"/>
            <w:bottom w:val="none" w:sz="0" w:space="0" w:color="auto"/>
            <w:right w:val="none" w:sz="0" w:space="0" w:color="auto"/>
          </w:divBdr>
        </w:div>
        <w:div w:id="1813668465">
          <w:marLeft w:val="640"/>
          <w:marRight w:val="0"/>
          <w:marTop w:val="0"/>
          <w:marBottom w:val="0"/>
          <w:divBdr>
            <w:top w:val="none" w:sz="0" w:space="0" w:color="auto"/>
            <w:left w:val="none" w:sz="0" w:space="0" w:color="auto"/>
            <w:bottom w:val="none" w:sz="0" w:space="0" w:color="auto"/>
            <w:right w:val="none" w:sz="0" w:space="0" w:color="auto"/>
          </w:divBdr>
        </w:div>
        <w:div w:id="1889369347">
          <w:marLeft w:val="640"/>
          <w:marRight w:val="0"/>
          <w:marTop w:val="0"/>
          <w:marBottom w:val="0"/>
          <w:divBdr>
            <w:top w:val="none" w:sz="0" w:space="0" w:color="auto"/>
            <w:left w:val="none" w:sz="0" w:space="0" w:color="auto"/>
            <w:bottom w:val="none" w:sz="0" w:space="0" w:color="auto"/>
            <w:right w:val="none" w:sz="0" w:space="0" w:color="auto"/>
          </w:divBdr>
        </w:div>
        <w:div w:id="1963071950">
          <w:marLeft w:val="640"/>
          <w:marRight w:val="0"/>
          <w:marTop w:val="0"/>
          <w:marBottom w:val="0"/>
          <w:divBdr>
            <w:top w:val="none" w:sz="0" w:space="0" w:color="auto"/>
            <w:left w:val="none" w:sz="0" w:space="0" w:color="auto"/>
            <w:bottom w:val="none" w:sz="0" w:space="0" w:color="auto"/>
            <w:right w:val="none" w:sz="0" w:space="0" w:color="auto"/>
          </w:divBdr>
        </w:div>
        <w:div w:id="1978143903">
          <w:marLeft w:val="640"/>
          <w:marRight w:val="0"/>
          <w:marTop w:val="0"/>
          <w:marBottom w:val="0"/>
          <w:divBdr>
            <w:top w:val="none" w:sz="0" w:space="0" w:color="auto"/>
            <w:left w:val="none" w:sz="0" w:space="0" w:color="auto"/>
            <w:bottom w:val="none" w:sz="0" w:space="0" w:color="auto"/>
            <w:right w:val="none" w:sz="0" w:space="0" w:color="auto"/>
          </w:divBdr>
        </w:div>
        <w:div w:id="1990354129">
          <w:marLeft w:val="640"/>
          <w:marRight w:val="0"/>
          <w:marTop w:val="0"/>
          <w:marBottom w:val="0"/>
          <w:divBdr>
            <w:top w:val="none" w:sz="0" w:space="0" w:color="auto"/>
            <w:left w:val="none" w:sz="0" w:space="0" w:color="auto"/>
            <w:bottom w:val="none" w:sz="0" w:space="0" w:color="auto"/>
            <w:right w:val="none" w:sz="0" w:space="0" w:color="auto"/>
          </w:divBdr>
        </w:div>
        <w:div w:id="1994291394">
          <w:marLeft w:val="640"/>
          <w:marRight w:val="0"/>
          <w:marTop w:val="0"/>
          <w:marBottom w:val="0"/>
          <w:divBdr>
            <w:top w:val="none" w:sz="0" w:space="0" w:color="auto"/>
            <w:left w:val="none" w:sz="0" w:space="0" w:color="auto"/>
            <w:bottom w:val="none" w:sz="0" w:space="0" w:color="auto"/>
            <w:right w:val="none" w:sz="0" w:space="0" w:color="auto"/>
          </w:divBdr>
        </w:div>
        <w:div w:id="2014069346">
          <w:marLeft w:val="640"/>
          <w:marRight w:val="0"/>
          <w:marTop w:val="0"/>
          <w:marBottom w:val="0"/>
          <w:divBdr>
            <w:top w:val="none" w:sz="0" w:space="0" w:color="auto"/>
            <w:left w:val="none" w:sz="0" w:space="0" w:color="auto"/>
            <w:bottom w:val="none" w:sz="0" w:space="0" w:color="auto"/>
            <w:right w:val="none" w:sz="0" w:space="0" w:color="auto"/>
          </w:divBdr>
        </w:div>
        <w:div w:id="2069302910">
          <w:marLeft w:val="640"/>
          <w:marRight w:val="0"/>
          <w:marTop w:val="0"/>
          <w:marBottom w:val="0"/>
          <w:divBdr>
            <w:top w:val="none" w:sz="0" w:space="0" w:color="auto"/>
            <w:left w:val="none" w:sz="0" w:space="0" w:color="auto"/>
            <w:bottom w:val="none" w:sz="0" w:space="0" w:color="auto"/>
            <w:right w:val="none" w:sz="0" w:space="0" w:color="auto"/>
          </w:divBdr>
        </w:div>
        <w:div w:id="2070760972">
          <w:marLeft w:val="640"/>
          <w:marRight w:val="0"/>
          <w:marTop w:val="0"/>
          <w:marBottom w:val="0"/>
          <w:divBdr>
            <w:top w:val="none" w:sz="0" w:space="0" w:color="auto"/>
            <w:left w:val="none" w:sz="0" w:space="0" w:color="auto"/>
            <w:bottom w:val="none" w:sz="0" w:space="0" w:color="auto"/>
            <w:right w:val="none" w:sz="0" w:space="0" w:color="auto"/>
          </w:divBdr>
        </w:div>
        <w:div w:id="2128620363">
          <w:marLeft w:val="640"/>
          <w:marRight w:val="0"/>
          <w:marTop w:val="0"/>
          <w:marBottom w:val="0"/>
          <w:divBdr>
            <w:top w:val="none" w:sz="0" w:space="0" w:color="auto"/>
            <w:left w:val="none" w:sz="0" w:space="0" w:color="auto"/>
            <w:bottom w:val="none" w:sz="0" w:space="0" w:color="auto"/>
            <w:right w:val="none" w:sz="0" w:space="0" w:color="auto"/>
          </w:divBdr>
        </w:div>
      </w:divsChild>
    </w:div>
    <w:div w:id="103235229">
      <w:marLeft w:val="640"/>
      <w:marRight w:val="0"/>
      <w:marTop w:val="0"/>
      <w:marBottom w:val="0"/>
      <w:divBdr>
        <w:top w:val="none" w:sz="0" w:space="0" w:color="auto"/>
        <w:left w:val="none" w:sz="0" w:space="0" w:color="auto"/>
        <w:bottom w:val="none" w:sz="0" w:space="0" w:color="auto"/>
        <w:right w:val="none" w:sz="0" w:space="0" w:color="auto"/>
      </w:divBdr>
    </w:div>
    <w:div w:id="104036280">
      <w:marLeft w:val="0"/>
      <w:marRight w:val="0"/>
      <w:marTop w:val="0"/>
      <w:marBottom w:val="0"/>
      <w:divBdr>
        <w:top w:val="none" w:sz="0" w:space="0" w:color="auto"/>
        <w:left w:val="none" w:sz="0" w:space="0" w:color="auto"/>
        <w:bottom w:val="none" w:sz="0" w:space="0" w:color="auto"/>
        <w:right w:val="none" w:sz="0" w:space="0" w:color="auto"/>
      </w:divBdr>
    </w:div>
    <w:div w:id="105201198">
      <w:marLeft w:val="640"/>
      <w:marRight w:val="0"/>
      <w:marTop w:val="0"/>
      <w:marBottom w:val="0"/>
      <w:divBdr>
        <w:top w:val="none" w:sz="0" w:space="0" w:color="auto"/>
        <w:left w:val="none" w:sz="0" w:space="0" w:color="auto"/>
        <w:bottom w:val="none" w:sz="0" w:space="0" w:color="auto"/>
        <w:right w:val="none" w:sz="0" w:space="0" w:color="auto"/>
      </w:divBdr>
    </w:div>
    <w:div w:id="108135163">
      <w:marLeft w:val="640"/>
      <w:marRight w:val="0"/>
      <w:marTop w:val="0"/>
      <w:marBottom w:val="0"/>
      <w:divBdr>
        <w:top w:val="none" w:sz="0" w:space="0" w:color="auto"/>
        <w:left w:val="none" w:sz="0" w:space="0" w:color="auto"/>
        <w:bottom w:val="none" w:sz="0" w:space="0" w:color="auto"/>
        <w:right w:val="none" w:sz="0" w:space="0" w:color="auto"/>
      </w:divBdr>
    </w:div>
    <w:div w:id="109053849">
      <w:marLeft w:val="0"/>
      <w:marRight w:val="0"/>
      <w:marTop w:val="0"/>
      <w:marBottom w:val="0"/>
      <w:divBdr>
        <w:top w:val="none" w:sz="0" w:space="0" w:color="auto"/>
        <w:left w:val="none" w:sz="0" w:space="0" w:color="auto"/>
        <w:bottom w:val="none" w:sz="0" w:space="0" w:color="auto"/>
        <w:right w:val="none" w:sz="0" w:space="0" w:color="auto"/>
      </w:divBdr>
    </w:div>
    <w:div w:id="109395628">
      <w:bodyDiv w:val="1"/>
      <w:marLeft w:val="0"/>
      <w:marRight w:val="0"/>
      <w:marTop w:val="0"/>
      <w:marBottom w:val="0"/>
      <w:divBdr>
        <w:top w:val="none" w:sz="0" w:space="0" w:color="auto"/>
        <w:left w:val="none" w:sz="0" w:space="0" w:color="auto"/>
        <w:bottom w:val="none" w:sz="0" w:space="0" w:color="auto"/>
        <w:right w:val="none" w:sz="0" w:space="0" w:color="auto"/>
      </w:divBdr>
    </w:div>
    <w:div w:id="109670220">
      <w:bodyDiv w:val="1"/>
      <w:marLeft w:val="0"/>
      <w:marRight w:val="0"/>
      <w:marTop w:val="0"/>
      <w:marBottom w:val="0"/>
      <w:divBdr>
        <w:top w:val="none" w:sz="0" w:space="0" w:color="auto"/>
        <w:left w:val="none" w:sz="0" w:space="0" w:color="auto"/>
        <w:bottom w:val="none" w:sz="0" w:space="0" w:color="auto"/>
        <w:right w:val="none" w:sz="0" w:space="0" w:color="auto"/>
      </w:divBdr>
      <w:divsChild>
        <w:div w:id="96874435">
          <w:marLeft w:val="640"/>
          <w:marRight w:val="0"/>
          <w:marTop w:val="0"/>
          <w:marBottom w:val="0"/>
          <w:divBdr>
            <w:top w:val="none" w:sz="0" w:space="0" w:color="auto"/>
            <w:left w:val="none" w:sz="0" w:space="0" w:color="auto"/>
            <w:bottom w:val="none" w:sz="0" w:space="0" w:color="auto"/>
            <w:right w:val="none" w:sz="0" w:space="0" w:color="auto"/>
          </w:divBdr>
        </w:div>
        <w:div w:id="354506662">
          <w:marLeft w:val="640"/>
          <w:marRight w:val="0"/>
          <w:marTop w:val="0"/>
          <w:marBottom w:val="0"/>
          <w:divBdr>
            <w:top w:val="none" w:sz="0" w:space="0" w:color="auto"/>
            <w:left w:val="none" w:sz="0" w:space="0" w:color="auto"/>
            <w:bottom w:val="none" w:sz="0" w:space="0" w:color="auto"/>
            <w:right w:val="none" w:sz="0" w:space="0" w:color="auto"/>
          </w:divBdr>
        </w:div>
        <w:div w:id="706873426">
          <w:marLeft w:val="640"/>
          <w:marRight w:val="0"/>
          <w:marTop w:val="0"/>
          <w:marBottom w:val="0"/>
          <w:divBdr>
            <w:top w:val="none" w:sz="0" w:space="0" w:color="auto"/>
            <w:left w:val="none" w:sz="0" w:space="0" w:color="auto"/>
            <w:bottom w:val="none" w:sz="0" w:space="0" w:color="auto"/>
            <w:right w:val="none" w:sz="0" w:space="0" w:color="auto"/>
          </w:divBdr>
        </w:div>
        <w:div w:id="750811141">
          <w:marLeft w:val="640"/>
          <w:marRight w:val="0"/>
          <w:marTop w:val="0"/>
          <w:marBottom w:val="0"/>
          <w:divBdr>
            <w:top w:val="none" w:sz="0" w:space="0" w:color="auto"/>
            <w:left w:val="none" w:sz="0" w:space="0" w:color="auto"/>
            <w:bottom w:val="none" w:sz="0" w:space="0" w:color="auto"/>
            <w:right w:val="none" w:sz="0" w:space="0" w:color="auto"/>
          </w:divBdr>
        </w:div>
        <w:div w:id="771173098">
          <w:marLeft w:val="640"/>
          <w:marRight w:val="0"/>
          <w:marTop w:val="0"/>
          <w:marBottom w:val="0"/>
          <w:divBdr>
            <w:top w:val="none" w:sz="0" w:space="0" w:color="auto"/>
            <w:left w:val="none" w:sz="0" w:space="0" w:color="auto"/>
            <w:bottom w:val="none" w:sz="0" w:space="0" w:color="auto"/>
            <w:right w:val="none" w:sz="0" w:space="0" w:color="auto"/>
          </w:divBdr>
        </w:div>
        <w:div w:id="995689967">
          <w:marLeft w:val="640"/>
          <w:marRight w:val="0"/>
          <w:marTop w:val="0"/>
          <w:marBottom w:val="0"/>
          <w:divBdr>
            <w:top w:val="none" w:sz="0" w:space="0" w:color="auto"/>
            <w:left w:val="none" w:sz="0" w:space="0" w:color="auto"/>
            <w:bottom w:val="none" w:sz="0" w:space="0" w:color="auto"/>
            <w:right w:val="none" w:sz="0" w:space="0" w:color="auto"/>
          </w:divBdr>
        </w:div>
        <w:div w:id="1087189213">
          <w:marLeft w:val="640"/>
          <w:marRight w:val="0"/>
          <w:marTop w:val="0"/>
          <w:marBottom w:val="0"/>
          <w:divBdr>
            <w:top w:val="none" w:sz="0" w:space="0" w:color="auto"/>
            <w:left w:val="none" w:sz="0" w:space="0" w:color="auto"/>
            <w:bottom w:val="none" w:sz="0" w:space="0" w:color="auto"/>
            <w:right w:val="none" w:sz="0" w:space="0" w:color="auto"/>
          </w:divBdr>
        </w:div>
        <w:div w:id="1181550873">
          <w:marLeft w:val="640"/>
          <w:marRight w:val="0"/>
          <w:marTop w:val="0"/>
          <w:marBottom w:val="0"/>
          <w:divBdr>
            <w:top w:val="none" w:sz="0" w:space="0" w:color="auto"/>
            <w:left w:val="none" w:sz="0" w:space="0" w:color="auto"/>
            <w:bottom w:val="none" w:sz="0" w:space="0" w:color="auto"/>
            <w:right w:val="none" w:sz="0" w:space="0" w:color="auto"/>
          </w:divBdr>
        </w:div>
        <w:div w:id="1278871540">
          <w:marLeft w:val="640"/>
          <w:marRight w:val="0"/>
          <w:marTop w:val="0"/>
          <w:marBottom w:val="0"/>
          <w:divBdr>
            <w:top w:val="none" w:sz="0" w:space="0" w:color="auto"/>
            <w:left w:val="none" w:sz="0" w:space="0" w:color="auto"/>
            <w:bottom w:val="none" w:sz="0" w:space="0" w:color="auto"/>
            <w:right w:val="none" w:sz="0" w:space="0" w:color="auto"/>
          </w:divBdr>
        </w:div>
        <w:div w:id="1314599907">
          <w:marLeft w:val="640"/>
          <w:marRight w:val="0"/>
          <w:marTop w:val="0"/>
          <w:marBottom w:val="0"/>
          <w:divBdr>
            <w:top w:val="none" w:sz="0" w:space="0" w:color="auto"/>
            <w:left w:val="none" w:sz="0" w:space="0" w:color="auto"/>
            <w:bottom w:val="none" w:sz="0" w:space="0" w:color="auto"/>
            <w:right w:val="none" w:sz="0" w:space="0" w:color="auto"/>
          </w:divBdr>
        </w:div>
        <w:div w:id="1462653004">
          <w:marLeft w:val="640"/>
          <w:marRight w:val="0"/>
          <w:marTop w:val="0"/>
          <w:marBottom w:val="0"/>
          <w:divBdr>
            <w:top w:val="none" w:sz="0" w:space="0" w:color="auto"/>
            <w:left w:val="none" w:sz="0" w:space="0" w:color="auto"/>
            <w:bottom w:val="none" w:sz="0" w:space="0" w:color="auto"/>
            <w:right w:val="none" w:sz="0" w:space="0" w:color="auto"/>
          </w:divBdr>
        </w:div>
        <w:div w:id="1594583628">
          <w:marLeft w:val="640"/>
          <w:marRight w:val="0"/>
          <w:marTop w:val="0"/>
          <w:marBottom w:val="0"/>
          <w:divBdr>
            <w:top w:val="none" w:sz="0" w:space="0" w:color="auto"/>
            <w:left w:val="none" w:sz="0" w:space="0" w:color="auto"/>
            <w:bottom w:val="none" w:sz="0" w:space="0" w:color="auto"/>
            <w:right w:val="none" w:sz="0" w:space="0" w:color="auto"/>
          </w:divBdr>
        </w:div>
        <w:div w:id="1703479774">
          <w:marLeft w:val="640"/>
          <w:marRight w:val="0"/>
          <w:marTop w:val="0"/>
          <w:marBottom w:val="0"/>
          <w:divBdr>
            <w:top w:val="none" w:sz="0" w:space="0" w:color="auto"/>
            <w:left w:val="none" w:sz="0" w:space="0" w:color="auto"/>
            <w:bottom w:val="none" w:sz="0" w:space="0" w:color="auto"/>
            <w:right w:val="none" w:sz="0" w:space="0" w:color="auto"/>
          </w:divBdr>
        </w:div>
        <w:div w:id="1713918029">
          <w:marLeft w:val="640"/>
          <w:marRight w:val="0"/>
          <w:marTop w:val="0"/>
          <w:marBottom w:val="0"/>
          <w:divBdr>
            <w:top w:val="none" w:sz="0" w:space="0" w:color="auto"/>
            <w:left w:val="none" w:sz="0" w:space="0" w:color="auto"/>
            <w:bottom w:val="none" w:sz="0" w:space="0" w:color="auto"/>
            <w:right w:val="none" w:sz="0" w:space="0" w:color="auto"/>
          </w:divBdr>
        </w:div>
        <w:div w:id="1846702435">
          <w:marLeft w:val="640"/>
          <w:marRight w:val="0"/>
          <w:marTop w:val="0"/>
          <w:marBottom w:val="0"/>
          <w:divBdr>
            <w:top w:val="none" w:sz="0" w:space="0" w:color="auto"/>
            <w:left w:val="none" w:sz="0" w:space="0" w:color="auto"/>
            <w:bottom w:val="none" w:sz="0" w:space="0" w:color="auto"/>
            <w:right w:val="none" w:sz="0" w:space="0" w:color="auto"/>
          </w:divBdr>
        </w:div>
        <w:div w:id="2050952258">
          <w:marLeft w:val="640"/>
          <w:marRight w:val="0"/>
          <w:marTop w:val="0"/>
          <w:marBottom w:val="0"/>
          <w:divBdr>
            <w:top w:val="none" w:sz="0" w:space="0" w:color="auto"/>
            <w:left w:val="none" w:sz="0" w:space="0" w:color="auto"/>
            <w:bottom w:val="none" w:sz="0" w:space="0" w:color="auto"/>
            <w:right w:val="none" w:sz="0" w:space="0" w:color="auto"/>
          </w:divBdr>
        </w:div>
        <w:div w:id="2110274941">
          <w:marLeft w:val="640"/>
          <w:marRight w:val="0"/>
          <w:marTop w:val="0"/>
          <w:marBottom w:val="0"/>
          <w:divBdr>
            <w:top w:val="none" w:sz="0" w:space="0" w:color="auto"/>
            <w:left w:val="none" w:sz="0" w:space="0" w:color="auto"/>
            <w:bottom w:val="none" w:sz="0" w:space="0" w:color="auto"/>
            <w:right w:val="none" w:sz="0" w:space="0" w:color="auto"/>
          </w:divBdr>
        </w:div>
      </w:divsChild>
    </w:div>
    <w:div w:id="110125341">
      <w:marLeft w:val="640"/>
      <w:marRight w:val="0"/>
      <w:marTop w:val="0"/>
      <w:marBottom w:val="0"/>
      <w:divBdr>
        <w:top w:val="none" w:sz="0" w:space="0" w:color="auto"/>
        <w:left w:val="none" w:sz="0" w:space="0" w:color="auto"/>
        <w:bottom w:val="none" w:sz="0" w:space="0" w:color="auto"/>
        <w:right w:val="none" w:sz="0" w:space="0" w:color="auto"/>
      </w:divBdr>
    </w:div>
    <w:div w:id="110326318">
      <w:marLeft w:val="640"/>
      <w:marRight w:val="0"/>
      <w:marTop w:val="0"/>
      <w:marBottom w:val="0"/>
      <w:divBdr>
        <w:top w:val="none" w:sz="0" w:space="0" w:color="auto"/>
        <w:left w:val="none" w:sz="0" w:space="0" w:color="auto"/>
        <w:bottom w:val="none" w:sz="0" w:space="0" w:color="auto"/>
        <w:right w:val="none" w:sz="0" w:space="0" w:color="auto"/>
      </w:divBdr>
    </w:div>
    <w:div w:id="110364218">
      <w:marLeft w:val="0"/>
      <w:marRight w:val="0"/>
      <w:marTop w:val="0"/>
      <w:marBottom w:val="0"/>
      <w:divBdr>
        <w:top w:val="none" w:sz="0" w:space="0" w:color="auto"/>
        <w:left w:val="none" w:sz="0" w:space="0" w:color="auto"/>
        <w:bottom w:val="none" w:sz="0" w:space="0" w:color="auto"/>
        <w:right w:val="none" w:sz="0" w:space="0" w:color="auto"/>
      </w:divBdr>
    </w:div>
    <w:div w:id="111749543">
      <w:bodyDiv w:val="1"/>
      <w:marLeft w:val="0"/>
      <w:marRight w:val="0"/>
      <w:marTop w:val="0"/>
      <w:marBottom w:val="0"/>
      <w:divBdr>
        <w:top w:val="none" w:sz="0" w:space="0" w:color="auto"/>
        <w:left w:val="none" w:sz="0" w:space="0" w:color="auto"/>
        <w:bottom w:val="none" w:sz="0" w:space="0" w:color="auto"/>
        <w:right w:val="none" w:sz="0" w:space="0" w:color="auto"/>
      </w:divBdr>
    </w:div>
    <w:div w:id="113641142">
      <w:marLeft w:val="0"/>
      <w:marRight w:val="0"/>
      <w:marTop w:val="0"/>
      <w:marBottom w:val="0"/>
      <w:divBdr>
        <w:top w:val="none" w:sz="0" w:space="0" w:color="auto"/>
        <w:left w:val="none" w:sz="0" w:space="0" w:color="auto"/>
        <w:bottom w:val="none" w:sz="0" w:space="0" w:color="auto"/>
        <w:right w:val="none" w:sz="0" w:space="0" w:color="auto"/>
      </w:divBdr>
    </w:div>
    <w:div w:id="114108727">
      <w:marLeft w:val="0"/>
      <w:marRight w:val="0"/>
      <w:marTop w:val="0"/>
      <w:marBottom w:val="0"/>
      <w:divBdr>
        <w:top w:val="none" w:sz="0" w:space="0" w:color="auto"/>
        <w:left w:val="none" w:sz="0" w:space="0" w:color="auto"/>
        <w:bottom w:val="none" w:sz="0" w:space="0" w:color="auto"/>
        <w:right w:val="none" w:sz="0" w:space="0" w:color="auto"/>
      </w:divBdr>
    </w:div>
    <w:div w:id="115684400">
      <w:marLeft w:val="0"/>
      <w:marRight w:val="0"/>
      <w:marTop w:val="0"/>
      <w:marBottom w:val="0"/>
      <w:divBdr>
        <w:top w:val="none" w:sz="0" w:space="0" w:color="auto"/>
        <w:left w:val="none" w:sz="0" w:space="0" w:color="auto"/>
        <w:bottom w:val="none" w:sz="0" w:space="0" w:color="auto"/>
        <w:right w:val="none" w:sz="0" w:space="0" w:color="auto"/>
      </w:divBdr>
    </w:div>
    <w:div w:id="117532906">
      <w:marLeft w:val="640"/>
      <w:marRight w:val="0"/>
      <w:marTop w:val="0"/>
      <w:marBottom w:val="0"/>
      <w:divBdr>
        <w:top w:val="none" w:sz="0" w:space="0" w:color="auto"/>
        <w:left w:val="none" w:sz="0" w:space="0" w:color="auto"/>
        <w:bottom w:val="none" w:sz="0" w:space="0" w:color="auto"/>
        <w:right w:val="none" w:sz="0" w:space="0" w:color="auto"/>
      </w:divBdr>
    </w:div>
    <w:div w:id="118030804">
      <w:marLeft w:val="0"/>
      <w:marRight w:val="0"/>
      <w:marTop w:val="0"/>
      <w:marBottom w:val="0"/>
      <w:divBdr>
        <w:top w:val="none" w:sz="0" w:space="0" w:color="auto"/>
        <w:left w:val="none" w:sz="0" w:space="0" w:color="auto"/>
        <w:bottom w:val="none" w:sz="0" w:space="0" w:color="auto"/>
        <w:right w:val="none" w:sz="0" w:space="0" w:color="auto"/>
      </w:divBdr>
    </w:div>
    <w:div w:id="119151538">
      <w:marLeft w:val="0"/>
      <w:marRight w:val="150"/>
      <w:marTop w:val="0"/>
      <w:marBottom w:val="0"/>
      <w:divBdr>
        <w:top w:val="none" w:sz="0" w:space="0" w:color="auto"/>
        <w:left w:val="none" w:sz="0" w:space="0" w:color="auto"/>
        <w:bottom w:val="none" w:sz="0" w:space="0" w:color="auto"/>
        <w:right w:val="none" w:sz="0" w:space="0" w:color="auto"/>
      </w:divBdr>
      <w:divsChild>
        <w:div w:id="826435525">
          <w:marLeft w:val="0"/>
          <w:marRight w:val="150"/>
          <w:marTop w:val="0"/>
          <w:marBottom w:val="0"/>
          <w:divBdr>
            <w:top w:val="none" w:sz="0" w:space="0" w:color="auto"/>
            <w:left w:val="none" w:sz="0" w:space="0" w:color="auto"/>
            <w:bottom w:val="none" w:sz="0" w:space="0" w:color="auto"/>
            <w:right w:val="none" w:sz="0" w:space="0" w:color="auto"/>
          </w:divBdr>
        </w:div>
      </w:divsChild>
    </w:div>
    <w:div w:id="119804054">
      <w:marLeft w:val="0"/>
      <w:marRight w:val="0"/>
      <w:marTop w:val="0"/>
      <w:marBottom w:val="0"/>
      <w:divBdr>
        <w:top w:val="none" w:sz="0" w:space="0" w:color="auto"/>
        <w:left w:val="none" w:sz="0" w:space="0" w:color="auto"/>
        <w:bottom w:val="none" w:sz="0" w:space="0" w:color="auto"/>
        <w:right w:val="none" w:sz="0" w:space="0" w:color="auto"/>
      </w:divBdr>
    </w:div>
    <w:div w:id="119881830">
      <w:marLeft w:val="640"/>
      <w:marRight w:val="0"/>
      <w:marTop w:val="0"/>
      <w:marBottom w:val="0"/>
      <w:divBdr>
        <w:top w:val="none" w:sz="0" w:space="0" w:color="auto"/>
        <w:left w:val="none" w:sz="0" w:space="0" w:color="auto"/>
        <w:bottom w:val="none" w:sz="0" w:space="0" w:color="auto"/>
        <w:right w:val="none" w:sz="0" w:space="0" w:color="auto"/>
      </w:divBdr>
    </w:div>
    <w:div w:id="119998777">
      <w:marLeft w:val="640"/>
      <w:marRight w:val="0"/>
      <w:marTop w:val="0"/>
      <w:marBottom w:val="0"/>
      <w:divBdr>
        <w:top w:val="none" w:sz="0" w:space="0" w:color="auto"/>
        <w:left w:val="none" w:sz="0" w:space="0" w:color="auto"/>
        <w:bottom w:val="none" w:sz="0" w:space="0" w:color="auto"/>
        <w:right w:val="none" w:sz="0" w:space="0" w:color="auto"/>
      </w:divBdr>
    </w:div>
    <w:div w:id="120348833">
      <w:marLeft w:val="0"/>
      <w:marRight w:val="0"/>
      <w:marTop w:val="0"/>
      <w:marBottom w:val="0"/>
      <w:divBdr>
        <w:top w:val="none" w:sz="0" w:space="0" w:color="auto"/>
        <w:left w:val="none" w:sz="0" w:space="0" w:color="auto"/>
        <w:bottom w:val="none" w:sz="0" w:space="0" w:color="auto"/>
        <w:right w:val="none" w:sz="0" w:space="0" w:color="auto"/>
      </w:divBdr>
    </w:div>
    <w:div w:id="120390481">
      <w:marLeft w:val="640"/>
      <w:marRight w:val="0"/>
      <w:marTop w:val="0"/>
      <w:marBottom w:val="0"/>
      <w:divBdr>
        <w:top w:val="none" w:sz="0" w:space="0" w:color="auto"/>
        <w:left w:val="none" w:sz="0" w:space="0" w:color="auto"/>
        <w:bottom w:val="none" w:sz="0" w:space="0" w:color="auto"/>
        <w:right w:val="none" w:sz="0" w:space="0" w:color="auto"/>
      </w:divBdr>
    </w:div>
    <w:div w:id="120657362">
      <w:marLeft w:val="0"/>
      <w:marRight w:val="0"/>
      <w:marTop w:val="0"/>
      <w:marBottom w:val="0"/>
      <w:divBdr>
        <w:top w:val="none" w:sz="0" w:space="0" w:color="auto"/>
        <w:left w:val="none" w:sz="0" w:space="0" w:color="auto"/>
        <w:bottom w:val="none" w:sz="0" w:space="0" w:color="auto"/>
        <w:right w:val="none" w:sz="0" w:space="0" w:color="auto"/>
      </w:divBdr>
    </w:div>
    <w:div w:id="120854108">
      <w:marLeft w:val="640"/>
      <w:marRight w:val="0"/>
      <w:marTop w:val="0"/>
      <w:marBottom w:val="0"/>
      <w:divBdr>
        <w:top w:val="none" w:sz="0" w:space="0" w:color="auto"/>
        <w:left w:val="none" w:sz="0" w:space="0" w:color="auto"/>
        <w:bottom w:val="none" w:sz="0" w:space="0" w:color="auto"/>
        <w:right w:val="none" w:sz="0" w:space="0" w:color="auto"/>
      </w:divBdr>
    </w:div>
    <w:div w:id="121004356">
      <w:marLeft w:val="0"/>
      <w:marRight w:val="0"/>
      <w:marTop w:val="0"/>
      <w:marBottom w:val="0"/>
      <w:divBdr>
        <w:top w:val="none" w:sz="0" w:space="0" w:color="auto"/>
        <w:left w:val="none" w:sz="0" w:space="0" w:color="auto"/>
        <w:bottom w:val="none" w:sz="0" w:space="0" w:color="auto"/>
        <w:right w:val="none" w:sz="0" w:space="0" w:color="auto"/>
      </w:divBdr>
    </w:div>
    <w:div w:id="121778356">
      <w:marLeft w:val="640"/>
      <w:marRight w:val="0"/>
      <w:marTop w:val="0"/>
      <w:marBottom w:val="0"/>
      <w:divBdr>
        <w:top w:val="none" w:sz="0" w:space="0" w:color="auto"/>
        <w:left w:val="none" w:sz="0" w:space="0" w:color="auto"/>
        <w:bottom w:val="none" w:sz="0" w:space="0" w:color="auto"/>
        <w:right w:val="none" w:sz="0" w:space="0" w:color="auto"/>
      </w:divBdr>
    </w:div>
    <w:div w:id="122045799">
      <w:marLeft w:val="0"/>
      <w:marRight w:val="0"/>
      <w:marTop w:val="0"/>
      <w:marBottom w:val="0"/>
      <w:divBdr>
        <w:top w:val="none" w:sz="0" w:space="0" w:color="auto"/>
        <w:left w:val="none" w:sz="0" w:space="0" w:color="auto"/>
        <w:bottom w:val="none" w:sz="0" w:space="0" w:color="auto"/>
        <w:right w:val="none" w:sz="0" w:space="0" w:color="auto"/>
      </w:divBdr>
    </w:div>
    <w:div w:id="122115731">
      <w:marLeft w:val="0"/>
      <w:marRight w:val="0"/>
      <w:marTop w:val="0"/>
      <w:marBottom w:val="0"/>
      <w:divBdr>
        <w:top w:val="none" w:sz="0" w:space="0" w:color="auto"/>
        <w:left w:val="none" w:sz="0" w:space="0" w:color="auto"/>
        <w:bottom w:val="none" w:sz="0" w:space="0" w:color="auto"/>
        <w:right w:val="none" w:sz="0" w:space="0" w:color="auto"/>
      </w:divBdr>
    </w:div>
    <w:div w:id="123546705">
      <w:marLeft w:val="0"/>
      <w:marRight w:val="150"/>
      <w:marTop w:val="0"/>
      <w:marBottom w:val="0"/>
      <w:divBdr>
        <w:top w:val="none" w:sz="0" w:space="0" w:color="auto"/>
        <w:left w:val="none" w:sz="0" w:space="0" w:color="auto"/>
        <w:bottom w:val="none" w:sz="0" w:space="0" w:color="auto"/>
        <w:right w:val="none" w:sz="0" w:space="0" w:color="auto"/>
      </w:divBdr>
      <w:divsChild>
        <w:div w:id="2099330709">
          <w:marLeft w:val="0"/>
          <w:marRight w:val="150"/>
          <w:marTop w:val="0"/>
          <w:marBottom w:val="0"/>
          <w:divBdr>
            <w:top w:val="none" w:sz="0" w:space="0" w:color="auto"/>
            <w:left w:val="none" w:sz="0" w:space="0" w:color="auto"/>
            <w:bottom w:val="none" w:sz="0" w:space="0" w:color="auto"/>
            <w:right w:val="none" w:sz="0" w:space="0" w:color="auto"/>
          </w:divBdr>
        </w:div>
      </w:divsChild>
    </w:div>
    <w:div w:id="123931340">
      <w:marLeft w:val="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090">
      <w:marLeft w:val="0"/>
      <w:marRight w:val="0"/>
      <w:marTop w:val="0"/>
      <w:marBottom w:val="0"/>
      <w:divBdr>
        <w:top w:val="none" w:sz="0" w:space="0" w:color="auto"/>
        <w:left w:val="none" w:sz="0" w:space="0" w:color="auto"/>
        <w:bottom w:val="none" w:sz="0" w:space="0" w:color="auto"/>
        <w:right w:val="none" w:sz="0" w:space="0" w:color="auto"/>
      </w:divBdr>
    </w:div>
    <w:div w:id="126973486">
      <w:marLeft w:val="640"/>
      <w:marRight w:val="0"/>
      <w:marTop w:val="0"/>
      <w:marBottom w:val="0"/>
      <w:divBdr>
        <w:top w:val="none" w:sz="0" w:space="0" w:color="auto"/>
        <w:left w:val="none" w:sz="0" w:space="0" w:color="auto"/>
        <w:bottom w:val="none" w:sz="0" w:space="0" w:color="auto"/>
        <w:right w:val="none" w:sz="0" w:space="0" w:color="auto"/>
      </w:divBdr>
    </w:div>
    <w:div w:id="128983813">
      <w:marLeft w:val="0"/>
      <w:marRight w:val="0"/>
      <w:marTop w:val="0"/>
      <w:marBottom w:val="0"/>
      <w:divBdr>
        <w:top w:val="none" w:sz="0" w:space="0" w:color="auto"/>
        <w:left w:val="none" w:sz="0" w:space="0" w:color="auto"/>
        <w:bottom w:val="none" w:sz="0" w:space="0" w:color="auto"/>
        <w:right w:val="none" w:sz="0" w:space="0" w:color="auto"/>
      </w:divBdr>
    </w:div>
    <w:div w:id="129203180">
      <w:marLeft w:val="0"/>
      <w:marRight w:val="0"/>
      <w:marTop w:val="0"/>
      <w:marBottom w:val="0"/>
      <w:divBdr>
        <w:top w:val="none" w:sz="0" w:space="0" w:color="auto"/>
        <w:left w:val="none" w:sz="0" w:space="0" w:color="auto"/>
        <w:bottom w:val="none" w:sz="0" w:space="0" w:color="auto"/>
        <w:right w:val="none" w:sz="0" w:space="0" w:color="auto"/>
      </w:divBdr>
    </w:div>
    <w:div w:id="129594927">
      <w:marLeft w:val="0"/>
      <w:marRight w:val="0"/>
      <w:marTop w:val="0"/>
      <w:marBottom w:val="0"/>
      <w:divBdr>
        <w:top w:val="none" w:sz="0" w:space="0" w:color="auto"/>
        <w:left w:val="none" w:sz="0" w:space="0" w:color="auto"/>
        <w:bottom w:val="none" w:sz="0" w:space="0" w:color="auto"/>
        <w:right w:val="none" w:sz="0" w:space="0" w:color="auto"/>
      </w:divBdr>
    </w:div>
    <w:div w:id="129633706">
      <w:marLeft w:val="0"/>
      <w:marRight w:val="0"/>
      <w:marTop w:val="0"/>
      <w:marBottom w:val="0"/>
      <w:divBdr>
        <w:top w:val="none" w:sz="0" w:space="0" w:color="auto"/>
        <w:left w:val="none" w:sz="0" w:space="0" w:color="auto"/>
        <w:bottom w:val="none" w:sz="0" w:space="0" w:color="auto"/>
        <w:right w:val="none" w:sz="0" w:space="0" w:color="auto"/>
      </w:divBdr>
    </w:div>
    <w:div w:id="129790583">
      <w:marLeft w:val="640"/>
      <w:marRight w:val="0"/>
      <w:marTop w:val="0"/>
      <w:marBottom w:val="0"/>
      <w:divBdr>
        <w:top w:val="none" w:sz="0" w:space="0" w:color="auto"/>
        <w:left w:val="none" w:sz="0" w:space="0" w:color="auto"/>
        <w:bottom w:val="none" w:sz="0" w:space="0" w:color="auto"/>
        <w:right w:val="none" w:sz="0" w:space="0" w:color="auto"/>
      </w:divBdr>
    </w:div>
    <w:div w:id="129982119">
      <w:marLeft w:val="0"/>
      <w:marRight w:val="0"/>
      <w:marTop w:val="0"/>
      <w:marBottom w:val="0"/>
      <w:divBdr>
        <w:top w:val="none" w:sz="0" w:space="0" w:color="auto"/>
        <w:left w:val="none" w:sz="0" w:space="0" w:color="auto"/>
        <w:bottom w:val="none" w:sz="0" w:space="0" w:color="auto"/>
        <w:right w:val="none" w:sz="0" w:space="0" w:color="auto"/>
      </w:divBdr>
    </w:div>
    <w:div w:id="131098234">
      <w:bodyDiv w:val="1"/>
      <w:marLeft w:val="0"/>
      <w:marRight w:val="0"/>
      <w:marTop w:val="0"/>
      <w:marBottom w:val="0"/>
      <w:divBdr>
        <w:top w:val="none" w:sz="0" w:space="0" w:color="auto"/>
        <w:left w:val="none" w:sz="0" w:space="0" w:color="auto"/>
        <w:bottom w:val="none" w:sz="0" w:space="0" w:color="auto"/>
        <w:right w:val="none" w:sz="0" w:space="0" w:color="auto"/>
      </w:divBdr>
    </w:div>
    <w:div w:id="131215971">
      <w:marLeft w:val="0"/>
      <w:marRight w:val="0"/>
      <w:marTop w:val="0"/>
      <w:marBottom w:val="0"/>
      <w:divBdr>
        <w:top w:val="none" w:sz="0" w:space="0" w:color="auto"/>
        <w:left w:val="none" w:sz="0" w:space="0" w:color="auto"/>
        <w:bottom w:val="none" w:sz="0" w:space="0" w:color="auto"/>
        <w:right w:val="none" w:sz="0" w:space="0" w:color="auto"/>
      </w:divBdr>
    </w:div>
    <w:div w:id="131555692">
      <w:marLeft w:val="0"/>
      <w:marRight w:val="0"/>
      <w:marTop w:val="0"/>
      <w:marBottom w:val="0"/>
      <w:divBdr>
        <w:top w:val="none" w:sz="0" w:space="0" w:color="auto"/>
        <w:left w:val="none" w:sz="0" w:space="0" w:color="auto"/>
        <w:bottom w:val="none" w:sz="0" w:space="0" w:color="auto"/>
        <w:right w:val="none" w:sz="0" w:space="0" w:color="auto"/>
      </w:divBdr>
    </w:div>
    <w:div w:id="132799773">
      <w:marLeft w:val="0"/>
      <w:marRight w:val="0"/>
      <w:marTop w:val="0"/>
      <w:marBottom w:val="0"/>
      <w:divBdr>
        <w:top w:val="none" w:sz="0" w:space="0" w:color="auto"/>
        <w:left w:val="none" w:sz="0" w:space="0" w:color="auto"/>
        <w:bottom w:val="none" w:sz="0" w:space="0" w:color="auto"/>
        <w:right w:val="none" w:sz="0" w:space="0" w:color="auto"/>
      </w:divBdr>
    </w:div>
    <w:div w:id="134492823">
      <w:marLeft w:val="0"/>
      <w:marRight w:val="150"/>
      <w:marTop w:val="0"/>
      <w:marBottom w:val="0"/>
      <w:divBdr>
        <w:top w:val="none" w:sz="0" w:space="0" w:color="auto"/>
        <w:left w:val="none" w:sz="0" w:space="0" w:color="auto"/>
        <w:bottom w:val="none" w:sz="0" w:space="0" w:color="auto"/>
        <w:right w:val="none" w:sz="0" w:space="0" w:color="auto"/>
      </w:divBdr>
      <w:divsChild>
        <w:div w:id="1741059577">
          <w:marLeft w:val="0"/>
          <w:marRight w:val="150"/>
          <w:marTop w:val="0"/>
          <w:marBottom w:val="0"/>
          <w:divBdr>
            <w:top w:val="none" w:sz="0" w:space="0" w:color="auto"/>
            <w:left w:val="none" w:sz="0" w:space="0" w:color="auto"/>
            <w:bottom w:val="none" w:sz="0" w:space="0" w:color="auto"/>
            <w:right w:val="none" w:sz="0" w:space="0" w:color="auto"/>
          </w:divBdr>
        </w:div>
      </w:divsChild>
    </w:div>
    <w:div w:id="135221053">
      <w:marLeft w:val="640"/>
      <w:marRight w:val="0"/>
      <w:marTop w:val="0"/>
      <w:marBottom w:val="0"/>
      <w:divBdr>
        <w:top w:val="none" w:sz="0" w:space="0" w:color="auto"/>
        <w:left w:val="none" w:sz="0" w:space="0" w:color="auto"/>
        <w:bottom w:val="none" w:sz="0" w:space="0" w:color="auto"/>
        <w:right w:val="none" w:sz="0" w:space="0" w:color="auto"/>
      </w:divBdr>
    </w:div>
    <w:div w:id="135757637">
      <w:marLeft w:val="0"/>
      <w:marRight w:val="0"/>
      <w:marTop w:val="0"/>
      <w:marBottom w:val="0"/>
      <w:divBdr>
        <w:top w:val="none" w:sz="0" w:space="0" w:color="auto"/>
        <w:left w:val="none" w:sz="0" w:space="0" w:color="auto"/>
        <w:bottom w:val="none" w:sz="0" w:space="0" w:color="auto"/>
        <w:right w:val="none" w:sz="0" w:space="0" w:color="auto"/>
      </w:divBdr>
    </w:div>
    <w:div w:id="136149140">
      <w:marLeft w:val="0"/>
      <w:marRight w:val="0"/>
      <w:marTop w:val="0"/>
      <w:marBottom w:val="0"/>
      <w:divBdr>
        <w:top w:val="none" w:sz="0" w:space="0" w:color="auto"/>
        <w:left w:val="none" w:sz="0" w:space="0" w:color="auto"/>
        <w:bottom w:val="none" w:sz="0" w:space="0" w:color="auto"/>
        <w:right w:val="none" w:sz="0" w:space="0" w:color="auto"/>
      </w:divBdr>
    </w:div>
    <w:div w:id="136537144">
      <w:marLeft w:val="640"/>
      <w:marRight w:val="0"/>
      <w:marTop w:val="0"/>
      <w:marBottom w:val="0"/>
      <w:divBdr>
        <w:top w:val="none" w:sz="0" w:space="0" w:color="auto"/>
        <w:left w:val="none" w:sz="0" w:space="0" w:color="auto"/>
        <w:bottom w:val="none" w:sz="0" w:space="0" w:color="auto"/>
        <w:right w:val="none" w:sz="0" w:space="0" w:color="auto"/>
      </w:divBdr>
    </w:div>
    <w:div w:id="138307872">
      <w:marLeft w:val="640"/>
      <w:marRight w:val="0"/>
      <w:marTop w:val="0"/>
      <w:marBottom w:val="0"/>
      <w:divBdr>
        <w:top w:val="none" w:sz="0" w:space="0" w:color="auto"/>
        <w:left w:val="none" w:sz="0" w:space="0" w:color="auto"/>
        <w:bottom w:val="none" w:sz="0" w:space="0" w:color="auto"/>
        <w:right w:val="none" w:sz="0" w:space="0" w:color="auto"/>
      </w:divBdr>
    </w:div>
    <w:div w:id="139074724">
      <w:marLeft w:val="0"/>
      <w:marRight w:val="0"/>
      <w:marTop w:val="0"/>
      <w:marBottom w:val="0"/>
      <w:divBdr>
        <w:top w:val="none" w:sz="0" w:space="0" w:color="auto"/>
        <w:left w:val="none" w:sz="0" w:space="0" w:color="auto"/>
        <w:bottom w:val="none" w:sz="0" w:space="0" w:color="auto"/>
        <w:right w:val="none" w:sz="0" w:space="0" w:color="auto"/>
      </w:divBdr>
    </w:div>
    <w:div w:id="140319329">
      <w:bodyDiv w:val="1"/>
      <w:marLeft w:val="0"/>
      <w:marRight w:val="0"/>
      <w:marTop w:val="0"/>
      <w:marBottom w:val="0"/>
      <w:divBdr>
        <w:top w:val="none" w:sz="0" w:space="0" w:color="auto"/>
        <w:left w:val="none" w:sz="0" w:space="0" w:color="auto"/>
        <w:bottom w:val="none" w:sz="0" w:space="0" w:color="auto"/>
        <w:right w:val="none" w:sz="0" w:space="0" w:color="auto"/>
      </w:divBdr>
      <w:divsChild>
        <w:div w:id="1070999708">
          <w:marLeft w:val="0"/>
          <w:marRight w:val="0"/>
          <w:marTop w:val="0"/>
          <w:marBottom w:val="0"/>
          <w:divBdr>
            <w:top w:val="none" w:sz="0" w:space="0" w:color="auto"/>
            <w:left w:val="none" w:sz="0" w:space="0" w:color="auto"/>
            <w:bottom w:val="none" w:sz="0" w:space="0" w:color="auto"/>
            <w:right w:val="none" w:sz="0" w:space="0" w:color="auto"/>
          </w:divBdr>
          <w:divsChild>
            <w:div w:id="205023661">
              <w:marLeft w:val="0"/>
              <w:marRight w:val="0"/>
              <w:marTop w:val="0"/>
              <w:marBottom w:val="0"/>
              <w:divBdr>
                <w:top w:val="none" w:sz="0" w:space="0" w:color="auto"/>
                <w:left w:val="none" w:sz="0" w:space="0" w:color="auto"/>
                <w:bottom w:val="none" w:sz="0" w:space="0" w:color="auto"/>
                <w:right w:val="none" w:sz="0" w:space="0" w:color="auto"/>
              </w:divBdr>
              <w:divsChild>
                <w:div w:id="1412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7886">
      <w:marLeft w:val="640"/>
      <w:marRight w:val="0"/>
      <w:marTop w:val="0"/>
      <w:marBottom w:val="0"/>
      <w:divBdr>
        <w:top w:val="none" w:sz="0" w:space="0" w:color="auto"/>
        <w:left w:val="none" w:sz="0" w:space="0" w:color="auto"/>
        <w:bottom w:val="none" w:sz="0" w:space="0" w:color="auto"/>
        <w:right w:val="none" w:sz="0" w:space="0" w:color="auto"/>
      </w:divBdr>
    </w:div>
    <w:div w:id="141048217">
      <w:marLeft w:val="640"/>
      <w:marRight w:val="0"/>
      <w:marTop w:val="0"/>
      <w:marBottom w:val="0"/>
      <w:divBdr>
        <w:top w:val="none" w:sz="0" w:space="0" w:color="auto"/>
        <w:left w:val="none" w:sz="0" w:space="0" w:color="auto"/>
        <w:bottom w:val="none" w:sz="0" w:space="0" w:color="auto"/>
        <w:right w:val="none" w:sz="0" w:space="0" w:color="auto"/>
      </w:divBdr>
    </w:div>
    <w:div w:id="142237852">
      <w:marLeft w:val="0"/>
      <w:marRight w:val="0"/>
      <w:marTop w:val="0"/>
      <w:marBottom w:val="0"/>
      <w:divBdr>
        <w:top w:val="none" w:sz="0" w:space="0" w:color="auto"/>
        <w:left w:val="none" w:sz="0" w:space="0" w:color="auto"/>
        <w:bottom w:val="none" w:sz="0" w:space="0" w:color="auto"/>
        <w:right w:val="none" w:sz="0" w:space="0" w:color="auto"/>
      </w:divBdr>
    </w:div>
    <w:div w:id="142544775">
      <w:marLeft w:val="640"/>
      <w:marRight w:val="0"/>
      <w:marTop w:val="0"/>
      <w:marBottom w:val="0"/>
      <w:divBdr>
        <w:top w:val="none" w:sz="0" w:space="0" w:color="auto"/>
        <w:left w:val="none" w:sz="0" w:space="0" w:color="auto"/>
        <w:bottom w:val="none" w:sz="0" w:space="0" w:color="auto"/>
        <w:right w:val="none" w:sz="0" w:space="0" w:color="auto"/>
      </w:divBdr>
    </w:div>
    <w:div w:id="142822260">
      <w:bodyDiv w:val="1"/>
      <w:marLeft w:val="0"/>
      <w:marRight w:val="0"/>
      <w:marTop w:val="0"/>
      <w:marBottom w:val="0"/>
      <w:divBdr>
        <w:top w:val="none" w:sz="0" w:space="0" w:color="auto"/>
        <w:left w:val="none" w:sz="0" w:space="0" w:color="auto"/>
        <w:bottom w:val="none" w:sz="0" w:space="0" w:color="auto"/>
        <w:right w:val="none" w:sz="0" w:space="0" w:color="auto"/>
      </w:divBdr>
      <w:divsChild>
        <w:div w:id="15811455">
          <w:marLeft w:val="640"/>
          <w:marRight w:val="0"/>
          <w:marTop w:val="0"/>
          <w:marBottom w:val="0"/>
          <w:divBdr>
            <w:top w:val="none" w:sz="0" w:space="0" w:color="auto"/>
            <w:left w:val="none" w:sz="0" w:space="0" w:color="auto"/>
            <w:bottom w:val="none" w:sz="0" w:space="0" w:color="auto"/>
            <w:right w:val="none" w:sz="0" w:space="0" w:color="auto"/>
          </w:divBdr>
        </w:div>
        <w:div w:id="54012792">
          <w:marLeft w:val="640"/>
          <w:marRight w:val="0"/>
          <w:marTop w:val="0"/>
          <w:marBottom w:val="0"/>
          <w:divBdr>
            <w:top w:val="none" w:sz="0" w:space="0" w:color="auto"/>
            <w:left w:val="none" w:sz="0" w:space="0" w:color="auto"/>
            <w:bottom w:val="none" w:sz="0" w:space="0" w:color="auto"/>
            <w:right w:val="none" w:sz="0" w:space="0" w:color="auto"/>
          </w:divBdr>
        </w:div>
        <w:div w:id="556012928">
          <w:marLeft w:val="640"/>
          <w:marRight w:val="0"/>
          <w:marTop w:val="0"/>
          <w:marBottom w:val="0"/>
          <w:divBdr>
            <w:top w:val="none" w:sz="0" w:space="0" w:color="auto"/>
            <w:left w:val="none" w:sz="0" w:space="0" w:color="auto"/>
            <w:bottom w:val="none" w:sz="0" w:space="0" w:color="auto"/>
            <w:right w:val="none" w:sz="0" w:space="0" w:color="auto"/>
          </w:divBdr>
        </w:div>
        <w:div w:id="636449344">
          <w:marLeft w:val="640"/>
          <w:marRight w:val="0"/>
          <w:marTop w:val="0"/>
          <w:marBottom w:val="0"/>
          <w:divBdr>
            <w:top w:val="none" w:sz="0" w:space="0" w:color="auto"/>
            <w:left w:val="none" w:sz="0" w:space="0" w:color="auto"/>
            <w:bottom w:val="none" w:sz="0" w:space="0" w:color="auto"/>
            <w:right w:val="none" w:sz="0" w:space="0" w:color="auto"/>
          </w:divBdr>
        </w:div>
        <w:div w:id="757756031">
          <w:marLeft w:val="640"/>
          <w:marRight w:val="0"/>
          <w:marTop w:val="0"/>
          <w:marBottom w:val="0"/>
          <w:divBdr>
            <w:top w:val="none" w:sz="0" w:space="0" w:color="auto"/>
            <w:left w:val="none" w:sz="0" w:space="0" w:color="auto"/>
            <w:bottom w:val="none" w:sz="0" w:space="0" w:color="auto"/>
            <w:right w:val="none" w:sz="0" w:space="0" w:color="auto"/>
          </w:divBdr>
        </w:div>
        <w:div w:id="762842114">
          <w:marLeft w:val="640"/>
          <w:marRight w:val="0"/>
          <w:marTop w:val="0"/>
          <w:marBottom w:val="0"/>
          <w:divBdr>
            <w:top w:val="none" w:sz="0" w:space="0" w:color="auto"/>
            <w:left w:val="none" w:sz="0" w:space="0" w:color="auto"/>
            <w:bottom w:val="none" w:sz="0" w:space="0" w:color="auto"/>
            <w:right w:val="none" w:sz="0" w:space="0" w:color="auto"/>
          </w:divBdr>
        </w:div>
        <w:div w:id="1033118166">
          <w:marLeft w:val="640"/>
          <w:marRight w:val="0"/>
          <w:marTop w:val="0"/>
          <w:marBottom w:val="0"/>
          <w:divBdr>
            <w:top w:val="none" w:sz="0" w:space="0" w:color="auto"/>
            <w:left w:val="none" w:sz="0" w:space="0" w:color="auto"/>
            <w:bottom w:val="none" w:sz="0" w:space="0" w:color="auto"/>
            <w:right w:val="none" w:sz="0" w:space="0" w:color="auto"/>
          </w:divBdr>
        </w:div>
        <w:div w:id="1085498344">
          <w:marLeft w:val="640"/>
          <w:marRight w:val="0"/>
          <w:marTop w:val="0"/>
          <w:marBottom w:val="0"/>
          <w:divBdr>
            <w:top w:val="none" w:sz="0" w:space="0" w:color="auto"/>
            <w:left w:val="none" w:sz="0" w:space="0" w:color="auto"/>
            <w:bottom w:val="none" w:sz="0" w:space="0" w:color="auto"/>
            <w:right w:val="none" w:sz="0" w:space="0" w:color="auto"/>
          </w:divBdr>
        </w:div>
        <w:div w:id="1166899478">
          <w:marLeft w:val="640"/>
          <w:marRight w:val="0"/>
          <w:marTop w:val="0"/>
          <w:marBottom w:val="0"/>
          <w:divBdr>
            <w:top w:val="none" w:sz="0" w:space="0" w:color="auto"/>
            <w:left w:val="none" w:sz="0" w:space="0" w:color="auto"/>
            <w:bottom w:val="none" w:sz="0" w:space="0" w:color="auto"/>
            <w:right w:val="none" w:sz="0" w:space="0" w:color="auto"/>
          </w:divBdr>
        </w:div>
        <w:div w:id="1209033726">
          <w:marLeft w:val="640"/>
          <w:marRight w:val="0"/>
          <w:marTop w:val="0"/>
          <w:marBottom w:val="0"/>
          <w:divBdr>
            <w:top w:val="none" w:sz="0" w:space="0" w:color="auto"/>
            <w:left w:val="none" w:sz="0" w:space="0" w:color="auto"/>
            <w:bottom w:val="none" w:sz="0" w:space="0" w:color="auto"/>
            <w:right w:val="none" w:sz="0" w:space="0" w:color="auto"/>
          </w:divBdr>
        </w:div>
        <w:div w:id="1211766056">
          <w:marLeft w:val="640"/>
          <w:marRight w:val="0"/>
          <w:marTop w:val="0"/>
          <w:marBottom w:val="0"/>
          <w:divBdr>
            <w:top w:val="none" w:sz="0" w:space="0" w:color="auto"/>
            <w:left w:val="none" w:sz="0" w:space="0" w:color="auto"/>
            <w:bottom w:val="none" w:sz="0" w:space="0" w:color="auto"/>
            <w:right w:val="none" w:sz="0" w:space="0" w:color="auto"/>
          </w:divBdr>
        </w:div>
        <w:div w:id="1269851848">
          <w:marLeft w:val="640"/>
          <w:marRight w:val="0"/>
          <w:marTop w:val="0"/>
          <w:marBottom w:val="0"/>
          <w:divBdr>
            <w:top w:val="none" w:sz="0" w:space="0" w:color="auto"/>
            <w:left w:val="none" w:sz="0" w:space="0" w:color="auto"/>
            <w:bottom w:val="none" w:sz="0" w:space="0" w:color="auto"/>
            <w:right w:val="none" w:sz="0" w:space="0" w:color="auto"/>
          </w:divBdr>
        </w:div>
        <w:div w:id="1448692253">
          <w:marLeft w:val="640"/>
          <w:marRight w:val="0"/>
          <w:marTop w:val="0"/>
          <w:marBottom w:val="0"/>
          <w:divBdr>
            <w:top w:val="none" w:sz="0" w:space="0" w:color="auto"/>
            <w:left w:val="none" w:sz="0" w:space="0" w:color="auto"/>
            <w:bottom w:val="none" w:sz="0" w:space="0" w:color="auto"/>
            <w:right w:val="none" w:sz="0" w:space="0" w:color="auto"/>
          </w:divBdr>
        </w:div>
        <w:div w:id="1568877946">
          <w:marLeft w:val="640"/>
          <w:marRight w:val="0"/>
          <w:marTop w:val="0"/>
          <w:marBottom w:val="0"/>
          <w:divBdr>
            <w:top w:val="none" w:sz="0" w:space="0" w:color="auto"/>
            <w:left w:val="none" w:sz="0" w:space="0" w:color="auto"/>
            <w:bottom w:val="none" w:sz="0" w:space="0" w:color="auto"/>
            <w:right w:val="none" w:sz="0" w:space="0" w:color="auto"/>
          </w:divBdr>
        </w:div>
        <w:div w:id="1580284053">
          <w:marLeft w:val="640"/>
          <w:marRight w:val="0"/>
          <w:marTop w:val="0"/>
          <w:marBottom w:val="0"/>
          <w:divBdr>
            <w:top w:val="none" w:sz="0" w:space="0" w:color="auto"/>
            <w:left w:val="none" w:sz="0" w:space="0" w:color="auto"/>
            <w:bottom w:val="none" w:sz="0" w:space="0" w:color="auto"/>
            <w:right w:val="none" w:sz="0" w:space="0" w:color="auto"/>
          </w:divBdr>
        </w:div>
        <w:div w:id="1665625427">
          <w:marLeft w:val="640"/>
          <w:marRight w:val="0"/>
          <w:marTop w:val="0"/>
          <w:marBottom w:val="0"/>
          <w:divBdr>
            <w:top w:val="none" w:sz="0" w:space="0" w:color="auto"/>
            <w:left w:val="none" w:sz="0" w:space="0" w:color="auto"/>
            <w:bottom w:val="none" w:sz="0" w:space="0" w:color="auto"/>
            <w:right w:val="none" w:sz="0" w:space="0" w:color="auto"/>
          </w:divBdr>
        </w:div>
        <w:div w:id="1674606045">
          <w:marLeft w:val="640"/>
          <w:marRight w:val="0"/>
          <w:marTop w:val="0"/>
          <w:marBottom w:val="0"/>
          <w:divBdr>
            <w:top w:val="none" w:sz="0" w:space="0" w:color="auto"/>
            <w:left w:val="none" w:sz="0" w:space="0" w:color="auto"/>
            <w:bottom w:val="none" w:sz="0" w:space="0" w:color="auto"/>
            <w:right w:val="none" w:sz="0" w:space="0" w:color="auto"/>
          </w:divBdr>
        </w:div>
        <w:div w:id="1683699156">
          <w:marLeft w:val="640"/>
          <w:marRight w:val="0"/>
          <w:marTop w:val="0"/>
          <w:marBottom w:val="0"/>
          <w:divBdr>
            <w:top w:val="none" w:sz="0" w:space="0" w:color="auto"/>
            <w:left w:val="none" w:sz="0" w:space="0" w:color="auto"/>
            <w:bottom w:val="none" w:sz="0" w:space="0" w:color="auto"/>
            <w:right w:val="none" w:sz="0" w:space="0" w:color="auto"/>
          </w:divBdr>
        </w:div>
        <w:div w:id="1707024148">
          <w:marLeft w:val="640"/>
          <w:marRight w:val="0"/>
          <w:marTop w:val="0"/>
          <w:marBottom w:val="0"/>
          <w:divBdr>
            <w:top w:val="none" w:sz="0" w:space="0" w:color="auto"/>
            <w:left w:val="none" w:sz="0" w:space="0" w:color="auto"/>
            <w:bottom w:val="none" w:sz="0" w:space="0" w:color="auto"/>
            <w:right w:val="none" w:sz="0" w:space="0" w:color="auto"/>
          </w:divBdr>
        </w:div>
        <w:div w:id="1727755916">
          <w:marLeft w:val="640"/>
          <w:marRight w:val="0"/>
          <w:marTop w:val="0"/>
          <w:marBottom w:val="0"/>
          <w:divBdr>
            <w:top w:val="none" w:sz="0" w:space="0" w:color="auto"/>
            <w:left w:val="none" w:sz="0" w:space="0" w:color="auto"/>
            <w:bottom w:val="none" w:sz="0" w:space="0" w:color="auto"/>
            <w:right w:val="none" w:sz="0" w:space="0" w:color="auto"/>
          </w:divBdr>
        </w:div>
        <w:div w:id="1887527862">
          <w:marLeft w:val="640"/>
          <w:marRight w:val="0"/>
          <w:marTop w:val="0"/>
          <w:marBottom w:val="0"/>
          <w:divBdr>
            <w:top w:val="none" w:sz="0" w:space="0" w:color="auto"/>
            <w:left w:val="none" w:sz="0" w:space="0" w:color="auto"/>
            <w:bottom w:val="none" w:sz="0" w:space="0" w:color="auto"/>
            <w:right w:val="none" w:sz="0" w:space="0" w:color="auto"/>
          </w:divBdr>
        </w:div>
        <w:div w:id="1900743244">
          <w:marLeft w:val="640"/>
          <w:marRight w:val="0"/>
          <w:marTop w:val="0"/>
          <w:marBottom w:val="0"/>
          <w:divBdr>
            <w:top w:val="none" w:sz="0" w:space="0" w:color="auto"/>
            <w:left w:val="none" w:sz="0" w:space="0" w:color="auto"/>
            <w:bottom w:val="none" w:sz="0" w:space="0" w:color="auto"/>
            <w:right w:val="none" w:sz="0" w:space="0" w:color="auto"/>
          </w:divBdr>
        </w:div>
        <w:div w:id="1955088137">
          <w:marLeft w:val="640"/>
          <w:marRight w:val="0"/>
          <w:marTop w:val="0"/>
          <w:marBottom w:val="0"/>
          <w:divBdr>
            <w:top w:val="none" w:sz="0" w:space="0" w:color="auto"/>
            <w:left w:val="none" w:sz="0" w:space="0" w:color="auto"/>
            <w:bottom w:val="none" w:sz="0" w:space="0" w:color="auto"/>
            <w:right w:val="none" w:sz="0" w:space="0" w:color="auto"/>
          </w:divBdr>
        </w:div>
      </w:divsChild>
    </w:div>
    <w:div w:id="144709360">
      <w:marLeft w:val="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3806">
      <w:marLeft w:val="640"/>
      <w:marRight w:val="0"/>
      <w:marTop w:val="0"/>
      <w:marBottom w:val="0"/>
      <w:divBdr>
        <w:top w:val="none" w:sz="0" w:space="0" w:color="auto"/>
        <w:left w:val="none" w:sz="0" w:space="0" w:color="auto"/>
        <w:bottom w:val="none" w:sz="0" w:space="0" w:color="auto"/>
        <w:right w:val="none" w:sz="0" w:space="0" w:color="auto"/>
      </w:divBdr>
    </w:div>
    <w:div w:id="147406451">
      <w:marLeft w:val="640"/>
      <w:marRight w:val="0"/>
      <w:marTop w:val="0"/>
      <w:marBottom w:val="0"/>
      <w:divBdr>
        <w:top w:val="none" w:sz="0" w:space="0" w:color="auto"/>
        <w:left w:val="none" w:sz="0" w:space="0" w:color="auto"/>
        <w:bottom w:val="none" w:sz="0" w:space="0" w:color="auto"/>
        <w:right w:val="none" w:sz="0" w:space="0" w:color="auto"/>
      </w:divBdr>
    </w:div>
    <w:div w:id="148061766">
      <w:marLeft w:val="0"/>
      <w:marRight w:val="0"/>
      <w:marTop w:val="0"/>
      <w:marBottom w:val="0"/>
      <w:divBdr>
        <w:top w:val="none" w:sz="0" w:space="0" w:color="auto"/>
        <w:left w:val="none" w:sz="0" w:space="0" w:color="auto"/>
        <w:bottom w:val="none" w:sz="0" w:space="0" w:color="auto"/>
        <w:right w:val="none" w:sz="0" w:space="0" w:color="auto"/>
      </w:divBdr>
    </w:div>
    <w:div w:id="148135003">
      <w:bodyDiv w:val="1"/>
      <w:marLeft w:val="0"/>
      <w:marRight w:val="0"/>
      <w:marTop w:val="0"/>
      <w:marBottom w:val="0"/>
      <w:divBdr>
        <w:top w:val="none" w:sz="0" w:space="0" w:color="auto"/>
        <w:left w:val="none" w:sz="0" w:space="0" w:color="auto"/>
        <w:bottom w:val="none" w:sz="0" w:space="0" w:color="auto"/>
        <w:right w:val="none" w:sz="0" w:space="0" w:color="auto"/>
      </w:divBdr>
      <w:divsChild>
        <w:div w:id="1909802726">
          <w:marLeft w:val="0"/>
          <w:marRight w:val="150"/>
          <w:marTop w:val="0"/>
          <w:marBottom w:val="0"/>
          <w:divBdr>
            <w:top w:val="none" w:sz="0" w:space="0" w:color="auto"/>
            <w:left w:val="none" w:sz="0" w:space="0" w:color="auto"/>
            <w:bottom w:val="none" w:sz="0" w:space="0" w:color="auto"/>
            <w:right w:val="none" w:sz="0" w:space="0" w:color="auto"/>
          </w:divBdr>
          <w:divsChild>
            <w:div w:id="541554089">
              <w:marLeft w:val="0"/>
              <w:marRight w:val="150"/>
              <w:marTop w:val="0"/>
              <w:marBottom w:val="0"/>
              <w:divBdr>
                <w:top w:val="none" w:sz="0" w:space="0" w:color="auto"/>
                <w:left w:val="none" w:sz="0" w:space="0" w:color="auto"/>
                <w:bottom w:val="none" w:sz="0" w:space="0" w:color="auto"/>
                <w:right w:val="none" w:sz="0" w:space="0" w:color="auto"/>
              </w:divBdr>
              <w:divsChild>
                <w:div w:id="416361903">
                  <w:marLeft w:val="0"/>
                  <w:marRight w:val="0"/>
                  <w:marTop w:val="0"/>
                  <w:marBottom w:val="0"/>
                  <w:divBdr>
                    <w:top w:val="none" w:sz="0" w:space="0" w:color="auto"/>
                    <w:left w:val="none" w:sz="0" w:space="0" w:color="auto"/>
                    <w:bottom w:val="none" w:sz="0" w:space="0" w:color="auto"/>
                    <w:right w:val="none" w:sz="0" w:space="0" w:color="auto"/>
                  </w:divBdr>
                  <w:divsChild>
                    <w:div w:id="9323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7873">
      <w:marLeft w:val="0"/>
      <w:marRight w:val="0"/>
      <w:marTop w:val="0"/>
      <w:marBottom w:val="0"/>
      <w:divBdr>
        <w:top w:val="none" w:sz="0" w:space="0" w:color="auto"/>
        <w:left w:val="none" w:sz="0" w:space="0" w:color="auto"/>
        <w:bottom w:val="none" w:sz="0" w:space="0" w:color="auto"/>
        <w:right w:val="none" w:sz="0" w:space="0" w:color="auto"/>
      </w:divBdr>
    </w:div>
    <w:div w:id="150601757">
      <w:marLeft w:val="640"/>
      <w:marRight w:val="0"/>
      <w:marTop w:val="0"/>
      <w:marBottom w:val="0"/>
      <w:divBdr>
        <w:top w:val="none" w:sz="0" w:space="0" w:color="auto"/>
        <w:left w:val="none" w:sz="0" w:space="0" w:color="auto"/>
        <w:bottom w:val="none" w:sz="0" w:space="0" w:color="auto"/>
        <w:right w:val="none" w:sz="0" w:space="0" w:color="auto"/>
      </w:divBdr>
    </w:div>
    <w:div w:id="150949468">
      <w:marLeft w:val="0"/>
      <w:marRight w:val="0"/>
      <w:marTop w:val="0"/>
      <w:marBottom w:val="0"/>
      <w:divBdr>
        <w:top w:val="none" w:sz="0" w:space="0" w:color="auto"/>
        <w:left w:val="none" w:sz="0" w:space="0" w:color="auto"/>
        <w:bottom w:val="none" w:sz="0" w:space="0" w:color="auto"/>
        <w:right w:val="none" w:sz="0" w:space="0" w:color="auto"/>
      </w:divBdr>
    </w:div>
    <w:div w:id="151869536">
      <w:marLeft w:val="640"/>
      <w:marRight w:val="0"/>
      <w:marTop w:val="0"/>
      <w:marBottom w:val="0"/>
      <w:divBdr>
        <w:top w:val="none" w:sz="0" w:space="0" w:color="auto"/>
        <w:left w:val="none" w:sz="0" w:space="0" w:color="auto"/>
        <w:bottom w:val="none" w:sz="0" w:space="0" w:color="auto"/>
        <w:right w:val="none" w:sz="0" w:space="0" w:color="auto"/>
      </w:divBdr>
    </w:div>
    <w:div w:id="152139166">
      <w:marLeft w:val="640"/>
      <w:marRight w:val="0"/>
      <w:marTop w:val="0"/>
      <w:marBottom w:val="0"/>
      <w:divBdr>
        <w:top w:val="none" w:sz="0" w:space="0" w:color="auto"/>
        <w:left w:val="none" w:sz="0" w:space="0" w:color="auto"/>
        <w:bottom w:val="none" w:sz="0" w:space="0" w:color="auto"/>
        <w:right w:val="none" w:sz="0" w:space="0" w:color="auto"/>
      </w:divBdr>
    </w:div>
    <w:div w:id="152181525">
      <w:marLeft w:val="0"/>
      <w:marRight w:val="0"/>
      <w:marTop w:val="0"/>
      <w:marBottom w:val="0"/>
      <w:divBdr>
        <w:top w:val="none" w:sz="0" w:space="0" w:color="auto"/>
        <w:left w:val="none" w:sz="0" w:space="0" w:color="auto"/>
        <w:bottom w:val="none" w:sz="0" w:space="0" w:color="auto"/>
        <w:right w:val="none" w:sz="0" w:space="0" w:color="auto"/>
      </w:divBdr>
    </w:div>
    <w:div w:id="152570998">
      <w:marLeft w:val="640"/>
      <w:marRight w:val="0"/>
      <w:marTop w:val="0"/>
      <w:marBottom w:val="0"/>
      <w:divBdr>
        <w:top w:val="none" w:sz="0" w:space="0" w:color="auto"/>
        <w:left w:val="none" w:sz="0" w:space="0" w:color="auto"/>
        <w:bottom w:val="none" w:sz="0" w:space="0" w:color="auto"/>
        <w:right w:val="none" w:sz="0" w:space="0" w:color="auto"/>
      </w:divBdr>
    </w:div>
    <w:div w:id="153569731">
      <w:marLeft w:val="0"/>
      <w:marRight w:val="0"/>
      <w:marTop w:val="0"/>
      <w:marBottom w:val="0"/>
      <w:divBdr>
        <w:top w:val="none" w:sz="0" w:space="0" w:color="auto"/>
        <w:left w:val="none" w:sz="0" w:space="0" w:color="auto"/>
        <w:bottom w:val="none" w:sz="0" w:space="0" w:color="auto"/>
        <w:right w:val="none" w:sz="0" w:space="0" w:color="auto"/>
      </w:divBdr>
      <w:divsChild>
        <w:div w:id="188954498">
          <w:marLeft w:val="0"/>
          <w:marRight w:val="0"/>
          <w:marTop w:val="0"/>
          <w:marBottom w:val="0"/>
          <w:divBdr>
            <w:top w:val="none" w:sz="0" w:space="0" w:color="auto"/>
            <w:left w:val="none" w:sz="0" w:space="0" w:color="auto"/>
            <w:bottom w:val="none" w:sz="0" w:space="0" w:color="auto"/>
            <w:right w:val="none" w:sz="0" w:space="0" w:color="auto"/>
          </w:divBdr>
          <w:divsChild>
            <w:div w:id="1229849774">
              <w:marLeft w:val="0"/>
              <w:marRight w:val="150"/>
              <w:marTop w:val="0"/>
              <w:marBottom w:val="0"/>
              <w:divBdr>
                <w:top w:val="none" w:sz="0" w:space="0" w:color="auto"/>
                <w:left w:val="none" w:sz="0" w:space="0" w:color="auto"/>
                <w:bottom w:val="none" w:sz="0" w:space="0" w:color="auto"/>
                <w:right w:val="none" w:sz="0" w:space="0" w:color="auto"/>
              </w:divBdr>
              <w:divsChild>
                <w:div w:id="13724188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4418699">
      <w:marLeft w:val="0"/>
      <w:marRight w:val="0"/>
      <w:marTop w:val="0"/>
      <w:marBottom w:val="0"/>
      <w:divBdr>
        <w:top w:val="none" w:sz="0" w:space="0" w:color="auto"/>
        <w:left w:val="none" w:sz="0" w:space="0" w:color="auto"/>
        <w:bottom w:val="none" w:sz="0" w:space="0" w:color="auto"/>
        <w:right w:val="none" w:sz="0" w:space="0" w:color="auto"/>
      </w:divBdr>
    </w:div>
    <w:div w:id="154760050">
      <w:marLeft w:val="0"/>
      <w:marRight w:val="0"/>
      <w:marTop w:val="0"/>
      <w:marBottom w:val="0"/>
      <w:divBdr>
        <w:top w:val="none" w:sz="0" w:space="0" w:color="auto"/>
        <w:left w:val="none" w:sz="0" w:space="0" w:color="auto"/>
        <w:bottom w:val="none" w:sz="0" w:space="0" w:color="auto"/>
        <w:right w:val="none" w:sz="0" w:space="0" w:color="auto"/>
      </w:divBdr>
    </w:div>
    <w:div w:id="155070985">
      <w:marLeft w:val="0"/>
      <w:marRight w:val="0"/>
      <w:marTop w:val="0"/>
      <w:marBottom w:val="0"/>
      <w:divBdr>
        <w:top w:val="none" w:sz="0" w:space="0" w:color="auto"/>
        <w:left w:val="none" w:sz="0" w:space="0" w:color="auto"/>
        <w:bottom w:val="none" w:sz="0" w:space="0" w:color="auto"/>
        <w:right w:val="none" w:sz="0" w:space="0" w:color="auto"/>
      </w:divBdr>
    </w:div>
    <w:div w:id="156196064">
      <w:marLeft w:val="640"/>
      <w:marRight w:val="0"/>
      <w:marTop w:val="0"/>
      <w:marBottom w:val="0"/>
      <w:divBdr>
        <w:top w:val="none" w:sz="0" w:space="0" w:color="auto"/>
        <w:left w:val="none" w:sz="0" w:space="0" w:color="auto"/>
        <w:bottom w:val="none" w:sz="0" w:space="0" w:color="auto"/>
        <w:right w:val="none" w:sz="0" w:space="0" w:color="auto"/>
      </w:divBdr>
    </w:div>
    <w:div w:id="156655132">
      <w:marLeft w:val="640"/>
      <w:marRight w:val="0"/>
      <w:marTop w:val="0"/>
      <w:marBottom w:val="0"/>
      <w:divBdr>
        <w:top w:val="none" w:sz="0" w:space="0" w:color="auto"/>
        <w:left w:val="none" w:sz="0" w:space="0" w:color="auto"/>
        <w:bottom w:val="none" w:sz="0" w:space="0" w:color="auto"/>
        <w:right w:val="none" w:sz="0" w:space="0" w:color="auto"/>
      </w:divBdr>
    </w:div>
    <w:div w:id="157355838">
      <w:marLeft w:val="640"/>
      <w:marRight w:val="0"/>
      <w:marTop w:val="0"/>
      <w:marBottom w:val="0"/>
      <w:divBdr>
        <w:top w:val="none" w:sz="0" w:space="0" w:color="auto"/>
        <w:left w:val="none" w:sz="0" w:space="0" w:color="auto"/>
        <w:bottom w:val="none" w:sz="0" w:space="0" w:color="auto"/>
        <w:right w:val="none" w:sz="0" w:space="0" w:color="auto"/>
      </w:divBdr>
    </w:div>
    <w:div w:id="158152970">
      <w:marLeft w:val="0"/>
      <w:marRight w:val="0"/>
      <w:marTop w:val="0"/>
      <w:marBottom w:val="0"/>
      <w:divBdr>
        <w:top w:val="none" w:sz="0" w:space="0" w:color="auto"/>
        <w:left w:val="none" w:sz="0" w:space="0" w:color="auto"/>
        <w:bottom w:val="none" w:sz="0" w:space="0" w:color="auto"/>
        <w:right w:val="none" w:sz="0" w:space="0" w:color="auto"/>
      </w:divBdr>
    </w:div>
    <w:div w:id="158934069">
      <w:marLeft w:val="0"/>
      <w:marRight w:val="0"/>
      <w:marTop w:val="0"/>
      <w:marBottom w:val="0"/>
      <w:divBdr>
        <w:top w:val="none" w:sz="0" w:space="0" w:color="auto"/>
        <w:left w:val="none" w:sz="0" w:space="0" w:color="auto"/>
        <w:bottom w:val="none" w:sz="0" w:space="0" w:color="auto"/>
        <w:right w:val="none" w:sz="0" w:space="0" w:color="auto"/>
      </w:divBdr>
    </w:div>
    <w:div w:id="159084828">
      <w:marLeft w:val="640"/>
      <w:marRight w:val="0"/>
      <w:marTop w:val="0"/>
      <w:marBottom w:val="0"/>
      <w:divBdr>
        <w:top w:val="none" w:sz="0" w:space="0" w:color="auto"/>
        <w:left w:val="none" w:sz="0" w:space="0" w:color="auto"/>
        <w:bottom w:val="none" w:sz="0" w:space="0" w:color="auto"/>
        <w:right w:val="none" w:sz="0" w:space="0" w:color="auto"/>
      </w:divBdr>
    </w:div>
    <w:div w:id="159274991">
      <w:marLeft w:val="0"/>
      <w:marRight w:val="0"/>
      <w:marTop w:val="0"/>
      <w:marBottom w:val="0"/>
      <w:divBdr>
        <w:top w:val="none" w:sz="0" w:space="0" w:color="auto"/>
        <w:left w:val="none" w:sz="0" w:space="0" w:color="auto"/>
        <w:bottom w:val="none" w:sz="0" w:space="0" w:color="auto"/>
        <w:right w:val="none" w:sz="0" w:space="0" w:color="auto"/>
      </w:divBdr>
    </w:div>
    <w:div w:id="159734758">
      <w:marLeft w:val="0"/>
      <w:marRight w:val="0"/>
      <w:marTop w:val="0"/>
      <w:marBottom w:val="0"/>
      <w:divBdr>
        <w:top w:val="none" w:sz="0" w:space="0" w:color="auto"/>
        <w:left w:val="none" w:sz="0" w:space="0" w:color="auto"/>
        <w:bottom w:val="none" w:sz="0" w:space="0" w:color="auto"/>
        <w:right w:val="none" w:sz="0" w:space="0" w:color="auto"/>
      </w:divBdr>
    </w:div>
    <w:div w:id="159778883">
      <w:marLeft w:val="0"/>
      <w:marRight w:val="0"/>
      <w:marTop w:val="0"/>
      <w:marBottom w:val="0"/>
      <w:divBdr>
        <w:top w:val="none" w:sz="0" w:space="0" w:color="auto"/>
        <w:left w:val="none" w:sz="0" w:space="0" w:color="auto"/>
        <w:bottom w:val="none" w:sz="0" w:space="0" w:color="auto"/>
        <w:right w:val="none" w:sz="0" w:space="0" w:color="auto"/>
      </w:divBdr>
    </w:div>
    <w:div w:id="160387766">
      <w:marLeft w:val="0"/>
      <w:marRight w:val="0"/>
      <w:marTop w:val="0"/>
      <w:marBottom w:val="0"/>
      <w:divBdr>
        <w:top w:val="none" w:sz="0" w:space="0" w:color="auto"/>
        <w:left w:val="none" w:sz="0" w:space="0" w:color="auto"/>
        <w:bottom w:val="none" w:sz="0" w:space="0" w:color="auto"/>
        <w:right w:val="none" w:sz="0" w:space="0" w:color="auto"/>
      </w:divBdr>
    </w:div>
    <w:div w:id="160437242">
      <w:marLeft w:val="0"/>
      <w:marRight w:val="0"/>
      <w:marTop w:val="0"/>
      <w:marBottom w:val="0"/>
      <w:divBdr>
        <w:top w:val="none" w:sz="0" w:space="0" w:color="auto"/>
        <w:left w:val="none" w:sz="0" w:space="0" w:color="auto"/>
        <w:bottom w:val="none" w:sz="0" w:space="0" w:color="auto"/>
        <w:right w:val="none" w:sz="0" w:space="0" w:color="auto"/>
      </w:divBdr>
    </w:div>
    <w:div w:id="161891955">
      <w:marLeft w:val="0"/>
      <w:marRight w:val="0"/>
      <w:marTop w:val="0"/>
      <w:marBottom w:val="0"/>
      <w:divBdr>
        <w:top w:val="none" w:sz="0" w:space="0" w:color="auto"/>
        <w:left w:val="none" w:sz="0" w:space="0" w:color="auto"/>
        <w:bottom w:val="none" w:sz="0" w:space="0" w:color="auto"/>
        <w:right w:val="none" w:sz="0" w:space="0" w:color="auto"/>
      </w:divBdr>
    </w:div>
    <w:div w:id="163015893">
      <w:marLeft w:val="0"/>
      <w:marRight w:val="0"/>
      <w:marTop w:val="0"/>
      <w:marBottom w:val="0"/>
      <w:divBdr>
        <w:top w:val="none" w:sz="0" w:space="0" w:color="auto"/>
        <w:left w:val="none" w:sz="0" w:space="0" w:color="auto"/>
        <w:bottom w:val="none" w:sz="0" w:space="0" w:color="auto"/>
        <w:right w:val="none" w:sz="0" w:space="0" w:color="auto"/>
      </w:divBdr>
    </w:div>
    <w:div w:id="163280177">
      <w:marLeft w:val="640"/>
      <w:marRight w:val="0"/>
      <w:marTop w:val="0"/>
      <w:marBottom w:val="0"/>
      <w:divBdr>
        <w:top w:val="none" w:sz="0" w:space="0" w:color="auto"/>
        <w:left w:val="none" w:sz="0" w:space="0" w:color="auto"/>
        <w:bottom w:val="none" w:sz="0" w:space="0" w:color="auto"/>
        <w:right w:val="none" w:sz="0" w:space="0" w:color="auto"/>
      </w:divBdr>
    </w:div>
    <w:div w:id="163327338">
      <w:marLeft w:val="0"/>
      <w:marRight w:val="0"/>
      <w:marTop w:val="0"/>
      <w:marBottom w:val="0"/>
      <w:divBdr>
        <w:top w:val="none" w:sz="0" w:space="0" w:color="auto"/>
        <w:left w:val="none" w:sz="0" w:space="0" w:color="auto"/>
        <w:bottom w:val="none" w:sz="0" w:space="0" w:color="auto"/>
        <w:right w:val="none" w:sz="0" w:space="0" w:color="auto"/>
      </w:divBdr>
    </w:div>
    <w:div w:id="165024442">
      <w:marLeft w:val="640"/>
      <w:marRight w:val="0"/>
      <w:marTop w:val="0"/>
      <w:marBottom w:val="0"/>
      <w:divBdr>
        <w:top w:val="none" w:sz="0" w:space="0" w:color="auto"/>
        <w:left w:val="none" w:sz="0" w:space="0" w:color="auto"/>
        <w:bottom w:val="none" w:sz="0" w:space="0" w:color="auto"/>
        <w:right w:val="none" w:sz="0" w:space="0" w:color="auto"/>
      </w:divBdr>
    </w:div>
    <w:div w:id="167646684">
      <w:marLeft w:val="0"/>
      <w:marRight w:val="0"/>
      <w:marTop w:val="0"/>
      <w:marBottom w:val="0"/>
      <w:divBdr>
        <w:top w:val="none" w:sz="0" w:space="0" w:color="auto"/>
        <w:left w:val="none" w:sz="0" w:space="0" w:color="auto"/>
        <w:bottom w:val="none" w:sz="0" w:space="0" w:color="auto"/>
        <w:right w:val="none" w:sz="0" w:space="0" w:color="auto"/>
      </w:divBdr>
    </w:div>
    <w:div w:id="167789196">
      <w:marLeft w:val="0"/>
      <w:marRight w:val="0"/>
      <w:marTop w:val="0"/>
      <w:marBottom w:val="0"/>
      <w:divBdr>
        <w:top w:val="none" w:sz="0" w:space="0" w:color="auto"/>
        <w:left w:val="none" w:sz="0" w:space="0" w:color="auto"/>
        <w:bottom w:val="none" w:sz="0" w:space="0" w:color="auto"/>
        <w:right w:val="none" w:sz="0" w:space="0" w:color="auto"/>
      </w:divBdr>
    </w:div>
    <w:div w:id="169220581">
      <w:marLeft w:val="0"/>
      <w:marRight w:val="0"/>
      <w:marTop w:val="0"/>
      <w:marBottom w:val="0"/>
      <w:divBdr>
        <w:top w:val="none" w:sz="0" w:space="0" w:color="auto"/>
        <w:left w:val="none" w:sz="0" w:space="0" w:color="auto"/>
        <w:bottom w:val="none" w:sz="0" w:space="0" w:color="auto"/>
        <w:right w:val="none" w:sz="0" w:space="0" w:color="auto"/>
      </w:divBdr>
    </w:div>
    <w:div w:id="169494880">
      <w:marLeft w:val="0"/>
      <w:marRight w:val="0"/>
      <w:marTop w:val="0"/>
      <w:marBottom w:val="0"/>
      <w:divBdr>
        <w:top w:val="none" w:sz="0" w:space="0" w:color="auto"/>
        <w:left w:val="none" w:sz="0" w:space="0" w:color="auto"/>
        <w:bottom w:val="none" w:sz="0" w:space="0" w:color="auto"/>
        <w:right w:val="none" w:sz="0" w:space="0" w:color="auto"/>
      </w:divBdr>
    </w:div>
    <w:div w:id="169564119">
      <w:marLeft w:val="0"/>
      <w:marRight w:val="0"/>
      <w:marTop w:val="0"/>
      <w:marBottom w:val="0"/>
      <w:divBdr>
        <w:top w:val="none" w:sz="0" w:space="0" w:color="auto"/>
        <w:left w:val="none" w:sz="0" w:space="0" w:color="auto"/>
        <w:bottom w:val="none" w:sz="0" w:space="0" w:color="auto"/>
        <w:right w:val="none" w:sz="0" w:space="0" w:color="auto"/>
      </w:divBdr>
    </w:div>
    <w:div w:id="172110401">
      <w:bodyDiv w:val="1"/>
      <w:marLeft w:val="0"/>
      <w:marRight w:val="0"/>
      <w:marTop w:val="0"/>
      <w:marBottom w:val="0"/>
      <w:divBdr>
        <w:top w:val="none" w:sz="0" w:space="0" w:color="auto"/>
        <w:left w:val="none" w:sz="0" w:space="0" w:color="auto"/>
        <w:bottom w:val="none" w:sz="0" w:space="0" w:color="auto"/>
        <w:right w:val="none" w:sz="0" w:space="0" w:color="auto"/>
      </w:divBdr>
      <w:divsChild>
        <w:div w:id="16086922">
          <w:marLeft w:val="640"/>
          <w:marRight w:val="0"/>
          <w:marTop w:val="0"/>
          <w:marBottom w:val="0"/>
          <w:divBdr>
            <w:top w:val="none" w:sz="0" w:space="0" w:color="auto"/>
            <w:left w:val="none" w:sz="0" w:space="0" w:color="auto"/>
            <w:bottom w:val="none" w:sz="0" w:space="0" w:color="auto"/>
            <w:right w:val="none" w:sz="0" w:space="0" w:color="auto"/>
          </w:divBdr>
        </w:div>
        <w:div w:id="36585671">
          <w:marLeft w:val="640"/>
          <w:marRight w:val="0"/>
          <w:marTop w:val="0"/>
          <w:marBottom w:val="0"/>
          <w:divBdr>
            <w:top w:val="none" w:sz="0" w:space="0" w:color="auto"/>
            <w:left w:val="none" w:sz="0" w:space="0" w:color="auto"/>
            <w:bottom w:val="none" w:sz="0" w:space="0" w:color="auto"/>
            <w:right w:val="none" w:sz="0" w:space="0" w:color="auto"/>
          </w:divBdr>
        </w:div>
        <w:div w:id="48847883">
          <w:marLeft w:val="640"/>
          <w:marRight w:val="0"/>
          <w:marTop w:val="0"/>
          <w:marBottom w:val="0"/>
          <w:divBdr>
            <w:top w:val="none" w:sz="0" w:space="0" w:color="auto"/>
            <w:left w:val="none" w:sz="0" w:space="0" w:color="auto"/>
            <w:bottom w:val="none" w:sz="0" w:space="0" w:color="auto"/>
            <w:right w:val="none" w:sz="0" w:space="0" w:color="auto"/>
          </w:divBdr>
        </w:div>
        <w:div w:id="105269547">
          <w:marLeft w:val="640"/>
          <w:marRight w:val="0"/>
          <w:marTop w:val="0"/>
          <w:marBottom w:val="0"/>
          <w:divBdr>
            <w:top w:val="none" w:sz="0" w:space="0" w:color="auto"/>
            <w:left w:val="none" w:sz="0" w:space="0" w:color="auto"/>
            <w:bottom w:val="none" w:sz="0" w:space="0" w:color="auto"/>
            <w:right w:val="none" w:sz="0" w:space="0" w:color="auto"/>
          </w:divBdr>
        </w:div>
        <w:div w:id="194081661">
          <w:marLeft w:val="640"/>
          <w:marRight w:val="0"/>
          <w:marTop w:val="0"/>
          <w:marBottom w:val="0"/>
          <w:divBdr>
            <w:top w:val="none" w:sz="0" w:space="0" w:color="auto"/>
            <w:left w:val="none" w:sz="0" w:space="0" w:color="auto"/>
            <w:bottom w:val="none" w:sz="0" w:space="0" w:color="auto"/>
            <w:right w:val="none" w:sz="0" w:space="0" w:color="auto"/>
          </w:divBdr>
        </w:div>
        <w:div w:id="1015420583">
          <w:marLeft w:val="640"/>
          <w:marRight w:val="0"/>
          <w:marTop w:val="0"/>
          <w:marBottom w:val="0"/>
          <w:divBdr>
            <w:top w:val="none" w:sz="0" w:space="0" w:color="auto"/>
            <w:left w:val="none" w:sz="0" w:space="0" w:color="auto"/>
            <w:bottom w:val="none" w:sz="0" w:space="0" w:color="auto"/>
            <w:right w:val="none" w:sz="0" w:space="0" w:color="auto"/>
          </w:divBdr>
        </w:div>
        <w:div w:id="1147404796">
          <w:marLeft w:val="640"/>
          <w:marRight w:val="0"/>
          <w:marTop w:val="0"/>
          <w:marBottom w:val="0"/>
          <w:divBdr>
            <w:top w:val="none" w:sz="0" w:space="0" w:color="auto"/>
            <w:left w:val="none" w:sz="0" w:space="0" w:color="auto"/>
            <w:bottom w:val="none" w:sz="0" w:space="0" w:color="auto"/>
            <w:right w:val="none" w:sz="0" w:space="0" w:color="auto"/>
          </w:divBdr>
        </w:div>
        <w:div w:id="1686130238">
          <w:marLeft w:val="640"/>
          <w:marRight w:val="0"/>
          <w:marTop w:val="0"/>
          <w:marBottom w:val="0"/>
          <w:divBdr>
            <w:top w:val="none" w:sz="0" w:space="0" w:color="auto"/>
            <w:left w:val="none" w:sz="0" w:space="0" w:color="auto"/>
            <w:bottom w:val="none" w:sz="0" w:space="0" w:color="auto"/>
            <w:right w:val="none" w:sz="0" w:space="0" w:color="auto"/>
          </w:divBdr>
        </w:div>
        <w:div w:id="1958099010">
          <w:marLeft w:val="640"/>
          <w:marRight w:val="0"/>
          <w:marTop w:val="0"/>
          <w:marBottom w:val="0"/>
          <w:divBdr>
            <w:top w:val="none" w:sz="0" w:space="0" w:color="auto"/>
            <w:left w:val="none" w:sz="0" w:space="0" w:color="auto"/>
            <w:bottom w:val="none" w:sz="0" w:space="0" w:color="auto"/>
            <w:right w:val="none" w:sz="0" w:space="0" w:color="auto"/>
          </w:divBdr>
        </w:div>
      </w:divsChild>
    </w:div>
    <w:div w:id="175967119">
      <w:marLeft w:val="0"/>
      <w:marRight w:val="0"/>
      <w:marTop w:val="0"/>
      <w:marBottom w:val="0"/>
      <w:divBdr>
        <w:top w:val="none" w:sz="0" w:space="0" w:color="auto"/>
        <w:left w:val="none" w:sz="0" w:space="0" w:color="auto"/>
        <w:bottom w:val="none" w:sz="0" w:space="0" w:color="auto"/>
        <w:right w:val="none" w:sz="0" w:space="0" w:color="auto"/>
      </w:divBdr>
    </w:div>
    <w:div w:id="176382882">
      <w:marLeft w:val="640"/>
      <w:marRight w:val="0"/>
      <w:marTop w:val="0"/>
      <w:marBottom w:val="0"/>
      <w:divBdr>
        <w:top w:val="none" w:sz="0" w:space="0" w:color="auto"/>
        <w:left w:val="none" w:sz="0" w:space="0" w:color="auto"/>
        <w:bottom w:val="none" w:sz="0" w:space="0" w:color="auto"/>
        <w:right w:val="none" w:sz="0" w:space="0" w:color="auto"/>
      </w:divBdr>
    </w:div>
    <w:div w:id="177357932">
      <w:marLeft w:val="0"/>
      <w:marRight w:val="0"/>
      <w:marTop w:val="0"/>
      <w:marBottom w:val="0"/>
      <w:divBdr>
        <w:top w:val="none" w:sz="0" w:space="0" w:color="auto"/>
        <w:left w:val="none" w:sz="0" w:space="0" w:color="auto"/>
        <w:bottom w:val="none" w:sz="0" w:space="0" w:color="auto"/>
        <w:right w:val="none" w:sz="0" w:space="0" w:color="auto"/>
      </w:divBdr>
    </w:div>
    <w:div w:id="177962606">
      <w:marLeft w:val="0"/>
      <w:marRight w:val="0"/>
      <w:marTop w:val="0"/>
      <w:marBottom w:val="0"/>
      <w:divBdr>
        <w:top w:val="none" w:sz="0" w:space="0" w:color="auto"/>
        <w:left w:val="none" w:sz="0" w:space="0" w:color="auto"/>
        <w:bottom w:val="none" w:sz="0" w:space="0" w:color="auto"/>
        <w:right w:val="none" w:sz="0" w:space="0" w:color="auto"/>
      </w:divBdr>
    </w:div>
    <w:div w:id="178471055">
      <w:marLeft w:val="0"/>
      <w:marRight w:val="0"/>
      <w:marTop w:val="0"/>
      <w:marBottom w:val="0"/>
      <w:divBdr>
        <w:top w:val="none" w:sz="0" w:space="0" w:color="auto"/>
        <w:left w:val="none" w:sz="0" w:space="0" w:color="auto"/>
        <w:bottom w:val="none" w:sz="0" w:space="0" w:color="auto"/>
        <w:right w:val="none" w:sz="0" w:space="0" w:color="auto"/>
      </w:divBdr>
    </w:div>
    <w:div w:id="178587771">
      <w:marLeft w:val="0"/>
      <w:marRight w:val="0"/>
      <w:marTop w:val="0"/>
      <w:marBottom w:val="0"/>
      <w:divBdr>
        <w:top w:val="none" w:sz="0" w:space="0" w:color="auto"/>
        <w:left w:val="none" w:sz="0" w:space="0" w:color="auto"/>
        <w:bottom w:val="none" w:sz="0" w:space="0" w:color="auto"/>
        <w:right w:val="none" w:sz="0" w:space="0" w:color="auto"/>
      </w:divBdr>
    </w:div>
    <w:div w:id="179051810">
      <w:marLeft w:val="640"/>
      <w:marRight w:val="0"/>
      <w:marTop w:val="0"/>
      <w:marBottom w:val="0"/>
      <w:divBdr>
        <w:top w:val="none" w:sz="0" w:space="0" w:color="auto"/>
        <w:left w:val="none" w:sz="0" w:space="0" w:color="auto"/>
        <w:bottom w:val="none" w:sz="0" w:space="0" w:color="auto"/>
        <w:right w:val="none" w:sz="0" w:space="0" w:color="auto"/>
      </w:divBdr>
    </w:div>
    <w:div w:id="180045934">
      <w:marLeft w:val="0"/>
      <w:marRight w:val="0"/>
      <w:marTop w:val="0"/>
      <w:marBottom w:val="0"/>
      <w:divBdr>
        <w:top w:val="none" w:sz="0" w:space="0" w:color="auto"/>
        <w:left w:val="none" w:sz="0" w:space="0" w:color="auto"/>
        <w:bottom w:val="none" w:sz="0" w:space="0" w:color="auto"/>
        <w:right w:val="none" w:sz="0" w:space="0" w:color="auto"/>
      </w:divBdr>
    </w:div>
    <w:div w:id="180123128">
      <w:marLeft w:val="0"/>
      <w:marRight w:val="0"/>
      <w:marTop w:val="0"/>
      <w:marBottom w:val="0"/>
      <w:divBdr>
        <w:top w:val="none" w:sz="0" w:space="0" w:color="auto"/>
        <w:left w:val="none" w:sz="0" w:space="0" w:color="auto"/>
        <w:bottom w:val="none" w:sz="0" w:space="0" w:color="auto"/>
        <w:right w:val="none" w:sz="0" w:space="0" w:color="auto"/>
      </w:divBdr>
    </w:div>
    <w:div w:id="180241615">
      <w:bodyDiv w:val="1"/>
      <w:marLeft w:val="0"/>
      <w:marRight w:val="0"/>
      <w:marTop w:val="0"/>
      <w:marBottom w:val="0"/>
      <w:divBdr>
        <w:top w:val="none" w:sz="0" w:space="0" w:color="auto"/>
        <w:left w:val="none" w:sz="0" w:space="0" w:color="auto"/>
        <w:bottom w:val="none" w:sz="0" w:space="0" w:color="auto"/>
        <w:right w:val="none" w:sz="0" w:space="0" w:color="auto"/>
      </w:divBdr>
      <w:divsChild>
        <w:div w:id="160241941">
          <w:marLeft w:val="640"/>
          <w:marRight w:val="0"/>
          <w:marTop w:val="0"/>
          <w:marBottom w:val="0"/>
          <w:divBdr>
            <w:top w:val="none" w:sz="0" w:space="0" w:color="auto"/>
            <w:left w:val="none" w:sz="0" w:space="0" w:color="auto"/>
            <w:bottom w:val="none" w:sz="0" w:space="0" w:color="auto"/>
            <w:right w:val="none" w:sz="0" w:space="0" w:color="auto"/>
          </w:divBdr>
        </w:div>
        <w:div w:id="224878177">
          <w:marLeft w:val="640"/>
          <w:marRight w:val="0"/>
          <w:marTop w:val="0"/>
          <w:marBottom w:val="0"/>
          <w:divBdr>
            <w:top w:val="none" w:sz="0" w:space="0" w:color="auto"/>
            <w:left w:val="none" w:sz="0" w:space="0" w:color="auto"/>
            <w:bottom w:val="none" w:sz="0" w:space="0" w:color="auto"/>
            <w:right w:val="none" w:sz="0" w:space="0" w:color="auto"/>
          </w:divBdr>
        </w:div>
        <w:div w:id="244730073">
          <w:marLeft w:val="640"/>
          <w:marRight w:val="0"/>
          <w:marTop w:val="0"/>
          <w:marBottom w:val="0"/>
          <w:divBdr>
            <w:top w:val="none" w:sz="0" w:space="0" w:color="auto"/>
            <w:left w:val="none" w:sz="0" w:space="0" w:color="auto"/>
            <w:bottom w:val="none" w:sz="0" w:space="0" w:color="auto"/>
            <w:right w:val="none" w:sz="0" w:space="0" w:color="auto"/>
          </w:divBdr>
        </w:div>
        <w:div w:id="390808106">
          <w:marLeft w:val="640"/>
          <w:marRight w:val="0"/>
          <w:marTop w:val="0"/>
          <w:marBottom w:val="0"/>
          <w:divBdr>
            <w:top w:val="none" w:sz="0" w:space="0" w:color="auto"/>
            <w:left w:val="none" w:sz="0" w:space="0" w:color="auto"/>
            <w:bottom w:val="none" w:sz="0" w:space="0" w:color="auto"/>
            <w:right w:val="none" w:sz="0" w:space="0" w:color="auto"/>
          </w:divBdr>
        </w:div>
        <w:div w:id="798769542">
          <w:marLeft w:val="640"/>
          <w:marRight w:val="0"/>
          <w:marTop w:val="0"/>
          <w:marBottom w:val="0"/>
          <w:divBdr>
            <w:top w:val="none" w:sz="0" w:space="0" w:color="auto"/>
            <w:left w:val="none" w:sz="0" w:space="0" w:color="auto"/>
            <w:bottom w:val="none" w:sz="0" w:space="0" w:color="auto"/>
            <w:right w:val="none" w:sz="0" w:space="0" w:color="auto"/>
          </w:divBdr>
        </w:div>
        <w:div w:id="964968260">
          <w:marLeft w:val="640"/>
          <w:marRight w:val="0"/>
          <w:marTop w:val="0"/>
          <w:marBottom w:val="0"/>
          <w:divBdr>
            <w:top w:val="none" w:sz="0" w:space="0" w:color="auto"/>
            <w:left w:val="none" w:sz="0" w:space="0" w:color="auto"/>
            <w:bottom w:val="none" w:sz="0" w:space="0" w:color="auto"/>
            <w:right w:val="none" w:sz="0" w:space="0" w:color="auto"/>
          </w:divBdr>
        </w:div>
        <w:div w:id="1429227583">
          <w:marLeft w:val="640"/>
          <w:marRight w:val="0"/>
          <w:marTop w:val="0"/>
          <w:marBottom w:val="0"/>
          <w:divBdr>
            <w:top w:val="none" w:sz="0" w:space="0" w:color="auto"/>
            <w:left w:val="none" w:sz="0" w:space="0" w:color="auto"/>
            <w:bottom w:val="none" w:sz="0" w:space="0" w:color="auto"/>
            <w:right w:val="none" w:sz="0" w:space="0" w:color="auto"/>
          </w:divBdr>
        </w:div>
        <w:div w:id="1576011360">
          <w:marLeft w:val="640"/>
          <w:marRight w:val="0"/>
          <w:marTop w:val="0"/>
          <w:marBottom w:val="0"/>
          <w:divBdr>
            <w:top w:val="none" w:sz="0" w:space="0" w:color="auto"/>
            <w:left w:val="none" w:sz="0" w:space="0" w:color="auto"/>
            <w:bottom w:val="none" w:sz="0" w:space="0" w:color="auto"/>
            <w:right w:val="none" w:sz="0" w:space="0" w:color="auto"/>
          </w:divBdr>
        </w:div>
        <w:div w:id="1873110378">
          <w:marLeft w:val="640"/>
          <w:marRight w:val="0"/>
          <w:marTop w:val="0"/>
          <w:marBottom w:val="0"/>
          <w:divBdr>
            <w:top w:val="none" w:sz="0" w:space="0" w:color="auto"/>
            <w:left w:val="none" w:sz="0" w:space="0" w:color="auto"/>
            <w:bottom w:val="none" w:sz="0" w:space="0" w:color="auto"/>
            <w:right w:val="none" w:sz="0" w:space="0" w:color="auto"/>
          </w:divBdr>
        </w:div>
        <w:div w:id="2015526031">
          <w:marLeft w:val="640"/>
          <w:marRight w:val="0"/>
          <w:marTop w:val="0"/>
          <w:marBottom w:val="0"/>
          <w:divBdr>
            <w:top w:val="none" w:sz="0" w:space="0" w:color="auto"/>
            <w:left w:val="none" w:sz="0" w:space="0" w:color="auto"/>
            <w:bottom w:val="none" w:sz="0" w:space="0" w:color="auto"/>
            <w:right w:val="none" w:sz="0" w:space="0" w:color="auto"/>
          </w:divBdr>
        </w:div>
      </w:divsChild>
    </w:div>
    <w:div w:id="181827153">
      <w:marLeft w:val="0"/>
      <w:marRight w:val="0"/>
      <w:marTop w:val="0"/>
      <w:marBottom w:val="0"/>
      <w:divBdr>
        <w:top w:val="none" w:sz="0" w:space="0" w:color="auto"/>
        <w:left w:val="none" w:sz="0" w:space="0" w:color="auto"/>
        <w:bottom w:val="none" w:sz="0" w:space="0" w:color="auto"/>
        <w:right w:val="none" w:sz="0" w:space="0" w:color="auto"/>
      </w:divBdr>
    </w:div>
    <w:div w:id="181863495">
      <w:marLeft w:val="640"/>
      <w:marRight w:val="0"/>
      <w:marTop w:val="0"/>
      <w:marBottom w:val="0"/>
      <w:divBdr>
        <w:top w:val="none" w:sz="0" w:space="0" w:color="auto"/>
        <w:left w:val="none" w:sz="0" w:space="0" w:color="auto"/>
        <w:bottom w:val="none" w:sz="0" w:space="0" w:color="auto"/>
        <w:right w:val="none" w:sz="0" w:space="0" w:color="auto"/>
      </w:divBdr>
    </w:div>
    <w:div w:id="181867721">
      <w:marLeft w:val="0"/>
      <w:marRight w:val="0"/>
      <w:marTop w:val="0"/>
      <w:marBottom w:val="0"/>
      <w:divBdr>
        <w:top w:val="none" w:sz="0" w:space="0" w:color="auto"/>
        <w:left w:val="none" w:sz="0" w:space="0" w:color="auto"/>
        <w:bottom w:val="none" w:sz="0" w:space="0" w:color="auto"/>
        <w:right w:val="none" w:sz="0" w:space="0" w:color="auto"/>
      </w:divBdr>
      <w:divsChild>
        <w:div w:id="1949311609">
          <w:marLeft w:val="0"/>
          <w:marRight w:val="0"/>
          <w:marTop w:val="0"/>
          <w:marBottom w:val="0"/>
          <w:divBdr>
            <w:top w:val="none" w:sz="0" w:space="0" w:color="auto"/>
            <w:left w:val="none" w:sz="0" w:space="0" w:color="auto"/>
            <w:bottom w:val="none" w:sz="0" w:space="0" w:color="auto"/>
            <w:right w:val="none" w:sz="0" w:space="0" w:color="auto"/>
          </w:divBdr>
          <w:divsChild>
            <w:div w:id="620497463">
              <w:marLeft w:val="0"/>
              <w:marRight w:val="150"/>
              <w:marTop w:val="0"/>
              <w:marBottom w:val="0"/>
              <w:divBdr>
                <w:top w:val="none" w:sz="0" w:space="0" w:color="auto"/>
                <w:left w:val="none" w:sz="0" w:space="0" w:color="auto"/>
                <w:bottom w:val="none" w:sz="0" w:space="0" w:color="auto"/>
                <w:right w:val="none" w:sz="0" w:space="0" w:color="auto"/>
              </w:divBdr>
              <w:divsChild>
                <w:div w:id="4283097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2523391">
      <w:marLeft w:val="0"/>
      <w:marRight w:val="0"/>
      <w:marTop w:val="0"/>
      <w:marBottom w:val="0"/>
      <w:divBdr>
        <w:top w:val="none" w:sz="0" w:space="0" w:color="auto"/>
        <w:left w:val="none" w:sz="0" w:space="0" w:color="auto"/>
        <w:bottom w:val="none" w:sz="0" w:space="0" w:color="auto"/>
        <w:right w:val="none" w:sz="0" w:space="0" w:color="auto"/>
      </w:divBdr>
    </w:div>
    <w:div w:id="183714959">
      <w:marLeft w:val="0"/>
      <w:marRight w:val="0"/>
      <w:marTop w:val="0"/>
      <w:marBottom w:val="0"/>
      <w:divBdr>
        <w:top w:val="none" w:sz="0" w:space="0" w:color="auto"/>
        <w:left w:val="none" w:sz="0" w:space="0" w:color="auto"/>
        <w:bottom w:val="none" w:sz="0" w:space="0" w:color="auto"/>
        <w:right w:val="none" w:sz="0" w:space="0" w:color="auto"/>
      </w:divBdr>
    </w:div>
    <w:div w:id="183790755">
      <w:marLeft w:val="0"/>
      <w:marRight w:val="0"/>
      <w:marTop w:val="0"/>
      <w:marBottom w:val="0"/>
      <w:divBdr>
        <w:top w:val="none" w:sz="0" w:space="0" w:color="auto"/>
        <w:left w:val="none" w:sz="0" w:space="0" w:color="auto"/>
        <w:bottom w:val="none" w:sz="0" w:space="0" w:color="auto"/>
        <w:right w:val="none" w:sz="0" w:space="0" w:color="auto"/>
      </w:divBdr>
    </w:div>
    <w:div w:id="184368807">
      <w:marLeft w:val="0"/>
      <w:marRight w:val="0"/>
      <w:marTop w:val="0"/>
      <w:marBottom w:val="0"/>
      <w:divBdr>
        <w:top w:val="none" w:sz="0" w:space="0" w:color="auto"/>
        <w:left w:val="none" w:sz="0" w:space="0" w:color="auto"/>
        <w:bottom w:val="none" w:sz="0" w:space="0" w:color="auto"/>
        <w:right w:val="none" w:sz="0" w:space="0" w:color="auto"/>
      </w:divBdr>
    </w:div>
    <w:div w:id="184952081">
      <w:marLeft w:val="0"/>
      <w:marRight w:val="0"/>
      <w:marTop w:val="0"/>
      <w:marBottom w:val="0"/>
      <w:divBdr>
        <w:top w:val="none" w:sz="0" w:space="0" w:color="auto"/>
        <w:left w:val="none" w:sz="0" w:space="0" w:color="auto"/>
        <w:bottom w:val="none" w:sz="0" w:space="0" w:color="auto"/>
        <w:right w:val="none" w:sz="0" w:space="0" w:color="auto"/>
      </w:divBdr>
    </w:div>
    <w:div w:id="186069101">
      <w:marLeft w:val="640"/>
      <w:marRight w:val="0"/>
      <w:marTop w:val="0"/>
      <w:marBottom w:val="0"/>
      <w:divBdr>
        <w:top w:val="none" w:sz="0" w:space="0" w:color="auto"/>
        <w:left w:val="none" w:sz="0" w:space="0" w:color="auto"/>
        <w:bottom w:val="none" w:sz="0" w:space="0" w:color="auto"/>
        <w:right w:val="none" w:sz="0" w:space="0" w:color="auto"/>
      </w:divBdr>
    </w:div>
    <w:div w:id="186481142">
      <w:bodyDiv w:val="1"/>
      <w:marLeft w:val="0"/>
      <w:marRight w:val="0"/>
      <w:marTop w:val="0"/>
      <w:marBottom w:val="0"/>
      <w:divBdr>
        <w:top w:val="none" w:sz="0" w:space="0" w:color="auto"/>
        <w:left w:val="none" w:sz="0" w:space="0" w:color="auto"/>
        <w:bottom w:val="none" w:sz="0" w:space="0" w:color="auto"/>
        <w:right w:val="none" w:sz="0" w:space="0" w:color="auto"/>
      </w:divBdr>
      <w:divsChild>
        <w:div w:id="684599199">
          <w:marLeft w:val="640"/>
          <w:marRight w:val="0"/>
          <w:marTop w:val="0"/>
          <w:marBottom w:val="0"/>
          <w:divBdr>
            <w:top w:val="none" w:sz="0" w:space="0" w:color="auto"/>
            <w:left w:val="none" w:sz="0" w:space="0" w:color="auto"/>
            <w:bottom w:val="none" w:sz="0" w:space="0" w:color="auto"/>
            <w:right w:val="none" w:sz="0" w:space="0" w:color="auto"/>
          </w:divBdr>
        </w:div>
        <w:div w:id="719597456">
          <w:marLeft w:val="640"/>
          <w:marRight w:val="0"/>
          <w:marTop w:val="0"/>
          <w:marBottom w:val="0"/>
          <w:divBdr>
            <w:top w:val="none" w:sz="0" w:space="0" w:color="auto"/>
            <w:left w:val="none" w:sz="0" w:space="0" w:color="auto"/>
            <w:bottom w:val="none" w:sz="0" w:space="0" w:color="auto"/>
            <w:right w:val="none" w:sz="0" w:space="0" w:color="auto"/>
          </w:divBdr>
        </w:div>
        <w:div w:id="751583444">
          <w:marLeft w:val="640"/>
          <w:marRight w:val="0"/>
          <w:marTop w:val="0"/>
          <w:marBottom w:val="0"/>
          <w:divBdr>
            <w:top w:val="none" w:sz="0" w:space="0" w:color="auto"/>
            <w:left w:val="none" w:sz="0" w:space="0" w:color="auto"/>
            <w:bottom w:val="none" w:sz="0" w:space="0" w:color="auto"/>
            <w:right w:val="none" w:sz="0" w:space="0" w:color="auto"/>
          </w:divBdr>
        </w:div>
        <w:div w:id="1001278442">
          <w:marLeft w:val="640"/>
          <w:marRight w:val="0"/>
          <w:marTop w:val="0"/>
          <w:marBottom w:val="0"/>
          <w:divBdr>
            <w:top w:val="none" w:sz="0" w:space="0" w:color="auto"/>
            <w:left w:val="none" w:sz="0" w:space="0" w:color="auto"/>
            <w:bottom w:val="none" w:sz="0" w:space="0" w:color="auto"/>
            <w:right w:val="none" w:sz="0" w:space="0" w:color="auto"/>
          </w:divBdr>
        </w:div>
        <w:div w:id="1453086458">
          <w:marLeft w:val="640"/>
          <w:marRight w:val="0"/>
          <w:marTop w:val="0"/>
          <w:marBottom w:val="0"/>
          <w:divBdr>
            <w:top w:val="none" w:sz="0" w:space="0" w:color="auto"/>
            <w:left w:val="none" w:sz="0" w:space="0" w:color="auto"/>
            <w:bottom w:val="none" w:sz="0" w:space="0" w:color="auto"/>
            <w:right w:val="none" w:sz="0" w:space="0" w:color="auto"/>
          </w:divBdr>
        </w:div>
        <w:div w:id="1535002921">
          <w:marLeft w:val="640"/>
          <w:marRight w:val="0"/>
          <w:marTop w:val="0"/>
          <w:marBottom w:val="0"/>
          <w:divBdr>
            <w:top w:val="none" w:sz="0" w:space="0" w:color="auto"/>
            <w:left w:val="none" w:sz="0" w:space="0" w:color="auto"/>
            <w:bottom w:val="none" w:sz="0" w:space="0" w:color="auto"/>
            <w:right w:val="none" w:sz="0" w:space="0" w:color="auto"/>
          </w:divBdr>
        </w:div>
        <w:div w:id="1617906184">
          <w:marLeft w:val="640"/>
          <w:marRight w:val="0"/>
          <w:marTop w:val="0"/>
          <w:marBottom w:val="0"/>
          <w:divBdr>
            <w:top w:val="none" w:sz="0" w:space="0" w:color="auto"/>
            <w:left w:val="none" w:sz="0" w:space="0" w:color="auto"/>
            <w:bottom w:val="none" w:sz="0" w:space="0" w:color="auto"/>
            <w:right w:val="none" w:sz="0" w:space="0" w:color="auto"/>
          </w:divBdr>
        </w:div>
        <w:div w:id="1851407110">
          <w:marLeft w:val="640"/>
          <w:marRight w:val="0"/>
          <w:marTop w:val="0"/>
          <w:marBottom w:val="0"/>
          <w:divBdr>
            <w:top w:val="none" w:sz="0" w:space="0" w:color="auto"/>
            <w:left w:val="none" w:sz="0" w:space="0" w:color="auto"/>
            <w:bottom w:val="none" w:sz="0" w:space="0" w:color="auto"/>
            <w:right w:val="none" w:sz="0" w:space="0" w:color="auto"/>
          </w:divBdr>
        </w:div>
        <w:div w:id="2136870122">
          <w:marLeft w:val="640"/>
          <w:marRight w:val="0"/>
          <w:marTop w:val="0"/>
          <w:marBottom w:val="0"/>
          <w:divBdr>
            <w:top w:val="none" w:sz="0" w:space="0" w:color="auto"/>
            <w:left w:val="none" w:sz="0" w:space="0" w:color="auto"/>
            <w:bottom w:val="none" w:sz="0" w:space="0" w:color="auto"/>
            <w:right w:val="none" w:sz="0" w:space="0" w:color="auto"/>
          </w:divBdr>
        </w:div>
      </w:divsChild>
    </w:div>
    <w:div w:id="186602796">
      <w:marLeft w:val="0"/>
      <w:marRight w:val="0"/>
      <w:marTop w:val="0"/>
      <w:marBottom w:val="0"/>
      <w:divBdr>
        <w:top w:val="none" w:sz="0" w:space="0" w:color="auto"/>
        <w:left w:val="none" w:sz="0" w:space="0" w:color="auto"/>
        <w:bottom w:val="none" w:sz="0" w:space="0" w:color="auto"/>
        <w:right w:val="none" w:sz="0" w:space="0" w:color="auto"/>
      </w:divBdr>
    </w:div>
    <w:div w:id="188026641">
      <w:marLeft w:val="0"/>
      <w:marRight w:val="0"/>
      <w:marTop w:val="0"/>
      <w:marBottom w:val="0"/>
      <w:divBdr>
        <w:top w:val="none" w:sz="0" w:space="0" w:color="auto"/>
        <w:left w:val="none" w:sz="0" w:space="0" w:color="auto"/>
        <w:bottom w:val="none" w:sz="0" w:space="0" w:color="auto"/>
        <w:right w:val="none" w:sz="0" w:space="0" w:color="auto"/>
      </w:divBdr>
    </w:div>
    <w:div w:id="188835906">
      <w:marLeft w:val="0"/>
      <w:marRight w:val="0"/>
      <w:marTop w:val="0"/>
      <w:marBottom w:val="0"/>
      <w:divBdr>
        <w:top w:val="none" w:sz="0" w:space="0" w:color="auto"/>
        <w:left w:val="none" w:sz="0" w:space="0" w:color="auto"/>
        <w:bottom w:val="none" w:sz="0" w:space="0" w:color="auto"/>
        <w:right w:val="none" w:sz="0" w:space="0" w:color="auto"/>
      </w:divBdr>
    </w:div>
    <w:div w:id="189337773">
      <w:marLeft w:val="0"/>
      <w:marRight w:val="0"/>
      <w:marTop w:val="0"/>
      <w:marBottom w:val="0"/>
      <w:divBdr>
        <w:top w:val="none" w:sz="0" w:space="0" w:color="auto"/>
        <w:left w:val="none" w:sz="0" w:space="0" w:color="auto"/>
        <w:bottom w:val="none" w:sz="0" w:space="0" w:color="auto"/>
        <w:right w:val="none" w:sz="0" w:space="0" w:color="auto"/>
      </w:divBdr>
    </w:div>
    <w:div w:id="189416596">
      <w:marLeft w:val="0"/>
      <w:marRight w:val="0"/>
      <w:marTop w:val="0"/>
      <w:marBottom w:val="0"/>
      <w:divBdr>
        <w:top w:val="none" w:sz="0" w:space="0" w:color="auto"/>
        <w:left w:val="none" w:sz="0" w:space="0" w:color="auto"/>
        <w:bottom w:val="none" w:sz="0" w:space="0" w:color="auto"/>
        <w:right w:val="none" w:sz="0" w:space="0" w:color="auto"/>
      </w:divBdr>
    </w:div>
    <w:div w:id="189494093">
      <w:bodyDiv w:val="1"/>
      <w:marLeft w:val="0"/>
      <w:marRight w:val="0"/>
      <w:marTop w:val="0"/>
      <w:marBottom w:val="0"/>
      <w:divBdr>
        <w:top w:val="none" w:sz="0" w:space="0" w:color="auto"/>
        <w:left w:val="none" w:sz="0" w:space="0" w:color="auto"/>
        <w:bottom w:val="none" w:sz="0" w:space="0" w:color="auto"/>
        <w:right w:val="none" w:sz="0" w:space="0" w:color="auto"/>
      </w:divBdr>
      <w:divsChild>
        <w:div w:id="42562587">
          <w:marLeft w:val="640"/>
          <w:marRight w:val="0"/>
          <w:marTop w:val="0"/>
          <w:marBottom w:val="0"/>
          <w:divBdr>
            <w:top w:val="none" w:sz="0" w:space="0" w:color="auto"/>
            <w:left w:val="none" w:sz="0" w:space="0" w:color="auto"/>
            <w:bottom w:val="none" w:sz="0" w:space="0" w:color="auto"/>
            <w:right w:val="none" w:sz="0" w:space="0" w:color="auto"/>
          </w:divBdr>
        </w:div>
        <w:div w:id="132647899">
          <w:marLeft w:val="640"/>
          <w:marRight w:val="0"/>
          <w:marTop w:val="0"/>
          <w:marBottom w:val="0"/>
          <w:divBdr>
            <w:top w:val="none" w:sz="0" w:space="0" w:color="auto"/>
            <w:left w:val="none" w:sz="0" w:space="0" w:color="auto"/>
            <w:bottom w:val="none" w:sz="0" w:space="0" w:color="auto"/>
            <w:right w:val="none" w:sz="0" w:space="0" w:color="auto"/>
          </w:divBdr>
        </w:div>
        <w:div w:id="790133223">
          <w:marLeft w:val="640"/>
          <w:marRight w:val="0"/>
          <w:marTop w:val="0"/>
          <w:marBottom w:val="0"/>
          <w:divBdr>
            <w:top w:val="none" w:sz="0" w:space="0" w:color="auto"/>
            <w:left w:val="none" w:sz="0" w:space="0" w:color="auto"/>
            <w:bottom w:val="none" w:sz="0" w:space="0" w:color="auto"/>
            <w:right w:val="none" w:sz="0" w:space="0" w:color="auto"/>
          </w:divBdr>
        </w:div>
        <w:div w:id="870998832">
          <w:marLeft w:val="640"/>
          <w:marRight w:val="0"/>
          <w:marTop w:val="0"/>
          <w:marBottom w:val="0"/>
          <w:divBdr>
            <w:top w:val="none" w:sz="0" w:space="0" w:color="auto"/>
            <w:left w:val="none" w:sz="0" w:space="0" w:color="auto"/>
            <w:bottom w:val="none" w:sz="0" w:space="0" w:color="auto"/>
            <w:right w:val="none" w:sz="0" w:space="0" w:color="auto"/>
          </w:divBdr>
        </w:div>
        <w:div w:id="1189753838">
          <w:marLeft w:val="640"/>
          <w:marRight w:val="0"/>
          <w:marTop w:val="0"/>
          <w:marBottom w:val="0"/>
          <w:divBdr>
            <w:top w:val="none" w:sz="0" w:space="0" w:color="auto"/>
            <w:left w:val="none" w:sz="0" w:space="0" w:color="auto"/>
            <w:bottom w:val="none" w:sz="0" w:space="0" w:color="auto"/>
            <w:right w:val="none" w:sz="0" w:space="0" w:color="auto"/>
          </w:divBdr>
        </w:div>
        <w:div w:id="1507672975">
          <w:marLeft w:val="640"/>
          <w:marRight w:val="0"/>
          <w:marTop w:val="0"/>
          <w:marBottom w:val="0"/>
          <w:divBdr>
            <w:top w:val="none" w:sz="0" w:space="0" w:color="auto"/>
            <w:left w:val="none" w:sz="0" w:space="0" w:color="auto"/>
            <w:bottom w:val="none" w:sz="0" w:space="0" w:color="auto"/>
            <w:right w:val="none" w:sz="0" w:space="0" w:color="auto"/>
          </w:divBdr>
        </w:div>
        <w:div w:id="1526601659">
          <w:marLeft w:val="640"/>
          <w:marRight w:val="0"/>
          <w:marTop w:val="0"/>
          <w:marBottom w:val="0"/>
          <w:divBdr>
            <w:top w:val="none" w:sz="0" w:space="0" w:color="auto"/>
            <w:left w:val="none" w:sz="0" w:space="0" w:color="auto"/>
            <w:bottom w:val="none" w:sz="0" w:space="0" w:color="auto"/>
            <w:right w:val="none" w:sz="0" w:space="0" w:color="auto"/>
          </w:divBdr>
        </w:div>
        <w:div w:id="1975329326">
          <w:marLeft w:val="640"/>
          <w:marRight w:val="0"/>
          <w:marTop w:val="0"/>
          <w:marBottom w:val="0"/>
          <w:divBdr>
            <w:top w:val="none" w:sz="0" w:space="0" w:color="auto"/>
            <w:left w:val="none" w:sz="0" w:space="0" w:color="auto"/>
            <w:bottom w:val="none" w:sz="0" w:space="0" w:color="auto"/>
            <w:right w:val="none" w:sz="0" w:space="0" w:color="auto"/>
          </w:divBdr>
        </w:div>
        <w:div w:id="2094275211">
          <w:marLeft w:val="640"/>
          <w:marRight w:val="0"/>
          <w:marTop w:val="0"/>
          <w:marBottom w:val="0"/>
          <w:divBdr>
            <w:top w:val="none" w:sz="0" w:space="0" w:color="auto"/>
            <w:left w:val="none" w:sz="0" w:space="0" w:color="auto"/>
            <w:bottom w:val="none" w:sz="0" w:space="0" w:color="auto"/>
            <w:right w:val="none" w:sz="0" w:space="0" w:color="auto"/>
          </w:divBdr>
        </w:div>
      </w:divsChild>
    </w:div>
    <w:div w:id="191312323">
      <w:bodyDiv w:val="1"/>
      <w:marLeft w:val="0"/>
      <w:marRight w:val="0"/>
      <w:marTop w:val="0"/>
      <w:marBottom w:val="0"/>
      <w:divBdr>
        <w:top w:val="none" w:sz="0" w:space="0" w:color="auto"/>
        <w:left w:val="none" w:sz="0" w:space="0" w:color="auto"/>
        <w:bottom w:val="none" w:sz="0" w:space="0" w:color="auto"/>
        <w:right w:val="none" w:sz="0" w:space="0" w:color="auto"/>
      </w:divBdr>
    </w:div>
    <w:div w:id="193008459">
      <w:marLeft w:val="640"/>
      <w:marRight w:val="0"/>
      <w:marTop w:val="0"/>
      <w:marBottom w:val="0"/>
      <w:divBdr>
        <w:top w:val="none" w:sz="0" w:space="0" w:color="auto"/>
        <w:left w:val="none" w:sz="0" w:space="0" w:color="auto"/>
        <w:bottom w:val="none" w:sz="0" w:space="0" w:color="auto"/>
        <w:right w:val="none" w:sz="0" w:space="0" w:color="auto"/>
      </w:divBdr>
    </w:div>
    <w:div w:id="193618407">
      <w:marLeft w:val="0"/>
      <w:marRight w:val="0"/>
      <w:marTop w:val="0"/>
      <w:marBottom w:val="0"/>
      <w:divBdr>
        <w:top w:val="none" w:sz="0" w:space="0" w:color="auto"/>
        <w:left w:val="none" w:sz="0" w:space="0" w:color="auto"/>
        <w:bottom w:val="none" w:sz="0" w:space="0" w:color="auto"/>
        <w:right w:val="none" w:sz="0" w:space="0" w:color="auto"/>
      </w:divBdr>
    </w:div>
    <w:div w:id="194659555">
      <w:marLeft w:val="0"/>
      <w:marRight w:val="0"/>
      <w:marTop w:val="0"/>
      <w:marBottom w:val="0"/>
      <w:divBdr>
        <w:top w:val="none" w:sz="0" w:space="0" w:color="auto"/>
        <w:left w:val="none" w:sz="0" w:space="0" w:color="auto"/>
        <w:bottom w:val="none" w:sz="0" w:space="0" w:color="auto"/>
        <w:right w:val="none" w:sz="0" w:space="0" w:color="auto"/>
      </w:divBdr>
    </w:div>
    <w:div w:id="194850602">
      <w:marLeft w:val="0"/>
      <w:marRight w:val="0"/>
      <w:marTop w:val="0"/>
      <w:marBottom w:val="0"/>
      <w:divBdr>
        <w:top w:val="none" w:sz="0" w:space="0" w:color="auto"/>
        <w:left w:val="none" w:sz="0" w:space="0" w:color="auto"/>
        <w:bottom w:val="none" w:sz="0" w:space="0" w:color="auto"/>
        <w:right w:val="none" w:sz="0" w:space="0" w:color="auto"/>
      </w:divBdr>
    </w:div>
    <w:div w:id="196814609">
      <w:marLeft w:val="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740213">
      <w:marLeft w:val="0"/>
      <w:marRight w:val="0"/>
      <w:marTop w:val="0"/>
      <w:marBottom w:val="0"/>
      <w:divBdr>
        <w:top w:val="none" w:sz="0" w:space="0" w:color="auto"/>
        <w:left w:val="none" w:sz="0" w:space="0" w:color="auto"/>
        <w:bottom w:val="none" w:sz="0" w:space="0" w:color="auto"/>
        <w:right w:val="none" w:sz="0" w:space="0" w:color="auto"/>
      </w:divBdr>
    </w:div>
    <w:div w:id="199365776">
      <w:marLeft w:val="0"/>
      <w:marRight w:val="0"/>
      <w:marTop w:val="0"/>
      <w:marBottom w:val="0"/>
      <w:divBdr>
        <w:top w:val="none" w:sz="0" w:space="0" w:color="auto"/>
        <w:left w:val="none" w:sz="0" w:space="0" w:color="auto"/>
        <w:bottom w:val="none" w:sz="0" w:space="0" w:color="auto"/>
        <w:right w:val="none" w:sz="0" w:space="0" w:color="auto"/>
      </w:divBdr>
    </w:div>
    <w:div w:id="199443996">
      <w:marLeft w:val="0"/>
      <w:marRight w:val="0"/>
      <w:marTop w:val="0"/>
      <w:marBottom w:val="0"/>
      <w:divBdr>
        <w:top w:val="none" w:sz="0" w:space="0" w:color="auto"/>
        <w:left w:val="none" w:sz="0" w:space="0" w:color="auto"/>
        <w:bottom w:val="none" w:sz="0" w:space="0" w:color="auto"/>
        <w:right w:val="none" w:sz="0" w:space="0" w:color="auto"/>
      </w:divBdr>
    </w:div>
    <w:div w:id="199510323">
      <w:marLeft w:val="0"/>
      <w:marRight w:val="0"/>
      <w:marTop w:val="0"/>
      <w:marBottom w:val="0"/>
      <w:divBdr>
        <w:top w:val="none" w:sz="0" w:space="0" w:color="auto"/>
        <w:left w:val="none" w:sz="0" w:space="0" w:color="auto"/>
        <w:bottom w:val="none" w:sz="0" w:space="0" w:color="auto"/>
        <w:right w:val="none" w:sz="0" w:space="0" w:color="auto"/>
      </w:divBdr>
    </w:div>
    <w:div w:id="199981149">
      <w:marLeft w:val="0"/>
      <w:marRight w:val="0"/>
      <w:marTop w:val="0"/>
      <w:marBottom w:val="0"/>
      <w:divBdr>
        <w:top w:val="none" w:sz="0" w:space="0" w:color="auto"/>
        <w:left w:val="none" w:sz="0" w:space="0" w:color="auto"/>
        <w:bottom w:val="none" w:sz="0" w:space="0" w:color="auto"/>
        <w:right w:val="none" w:sz="0" w:space="0" w:color="auto"/>
      </w:divBdr>
    </w:div>
    <w:div w:id="200480926">
      <w:marLeft w:val="0"/>
      <w:marRight w:val="0"/>
      <w:marTop w:val="0"/>
      <w:marBottom w:val="0"/>
      <w:divBdr>
        <w:top w:val="none" w:sz="0" w:space="0" w:color="auto"/>
        <w:left w:val="none" w:sz="0" w:space="0" w:color="auto"/>
        <w:bottom w:val="none" w:sz="0" w:space="0" w:color="auto"/>
        <w:right w:val="none" w:sz="0" w:space="0" w:color="auto"/>
      </w:divBdr>
    </w:div>
    <w:div w:id="200552537">
      <w:marLeft w:val="0"/>
      <w:marRight w:val="0"/>
      <w:marTop w:val="0"/>
      <w:marBottom w:val="0"/>
      <w:divBdr>
        <w:top w:val="none" w:sz="0" w:space="0" w:color="auto"/>
        <w:left w:val="none" w:sz="0" w:space="0" w:color="auto"/>
        <w:bottom w:val="none" w:sz="0" w:space="0" w:color="auto"/>
        <w:right w:val="none" w:sz="0" w:space="0" w:color="auto"/>
      </w:divBdr>
    </w:div>
    <w:div w:id="200631885">
      <w:bodyDiv w:val="1"/>
      <w:marLeft w:val="0"/>
      <w:marRight w:val="0"/>
      <w:marTop w:val="0"/>
      <w:marBottom w:val="0"/>
      <w:divBdr>
        <w:top w:val="none" w:sz="0" w:space="0" w:color="auto"/>
        <w:left w:val="none" w:sz="0" w:space="0" w:color="auto"/>
        <w:bottom w:val="none" w:sz="0" w:space="0" w:color="auto"/>
        <w:right w:val="none" w:sz="0" w:space="0" w:color="auto"/>
      </w:divBdr>
      <w:divsChild>
        <w:div w:id="53967987">
          <w:marLeft w:val="640"/>
          <w:marRight w:val="0"/>
          <w:marTop w:val="0"/>
          <w:marBottom w:val="0"/>
          <w:divBdr>
            <w:top w:val="none" w:sz="0" w:space="0" w:color="auto"/>
            <w:left w:val="none" w:sz="0" w:space="0" w:color="auto"/>
            <w:bottom w:val="none" w:sz="0" w:space="0" w:color="auto"/>
            <w:right w:val="none" w:sz="0" w:space="0" w:color="auto"/>
          </w:divBdr>
        </w:div>
        <w:div w:id="470556902">
          <w:marLeft w:val="640"/>
          <w:marRight w:val="0"/>
          <w:marTop w:val="0"/>
          <w:marBottom w:val="0"/>
          <w:divBdr>
            <w:top w:val="none" w:sz="0" w:space="0" w:color="auto"/>
            <w:left w:val="none" w:sz="0" w:space="0" w:color="auto"/>
            <w:bottom w:val="none" w:sz="0" w:space="0" w:color="auto"/>
            <w:right w:val="none" w:sz="0" w:space="0" w:color="auto"/>
          </w:divBdr>
        </w:div>
        <w:div w:id="796066278">
          <w:marLeft w:val="640"/>
          <w:marRight w:val="0"/>
          <w:marTop w:val="0"/>
          <w:marBottom w:val="0"/>
          <w:divBdr>
            <w:top w:val="none" w:sz="0" w:space="0" w:color="auto"/>
            <w:left w:val="none" w:sz="0" w:space="0" w:color="auto"/>
            <w:bottom w:val="none" w:sz="0" w:space="0" w:color="auto"/>
            <w:right w:val="none" w:sz="0" w:space="0" w:color="auto"/>
          </w:divBdr>
        </w:div>
        <w:div w:id="1187447001">
          <w:marLeft w:val="640"/>
          <w:marRight w:val="0"/>
          <w:marTop w:val="0"/>
          <w:marBottom w:val="0"/>
          <w:divBdr>
            <w:top w:val="none" w:sz="0" w:space="0" w:color="auto"/>
            <w:left w:val="none" w:sz="0" w:space="0" w:color="auto"/>
            <w:bottom w:val="none" w:sz="0" w:space="0" w:color="auto"/>
            <w:right w:val="none" w:sz="0" w:space="0" w:color="auto"/>
          </w:divBdr>
        </w:div>
        <w:div w:id="1210650388">
          <w:marLeft w:val="640"/>
          <w:marRight w:val="0"/>
          <w:marTop w:val="0"/>
          <w:marBottom w:val="0"/>
          <w:divBdr>
            <w:top w:val="none" w:sz="0" w:space="0" w:color="auto"/>
            <w:left w:val="none" w:sz="0" w:space="0" w:color="auto"/>
            <w:bottom w:val="none" w:sz="0" w:space="0" w:color="auto"/>
            <w:right w:val="none" w:sz="0" w:space="0" w:color="auto"/>
          </w:divBdr>
        </w:div>
        <w:div w:id="1327437273">
          <w:marLeft w:val="640"/>
          <w:marRight w:val="0"/>
          <w:marTop w:val="0"/>
          <w:marBottom w:val="0"/>
          <w:divBdr>
            <w:top w:val="none" w:sz="0" w:space="0" w:color="auto"/>
            <w:left w:val="none" w:sz="0" w:space="0" w:color="auto"/>
            <w:bottom w:val="none" w:sz="0" w:space="0" w:color="auto"/>
            <w:right w:val="none" w:sz="0" w:space="0" w:color="auto"/>
          </w:divBdr>
        </w:div>
        <w:div w:id="1364672401">
          <w:marLeft w:val="640"/>
          <w:marRight w:val="0"/>
          <w:marTop w:val="0"/>
          <w:marBottom w:val="0"/>
          <w:divBdr>
            <w:top w:val="none" w:sz="0" w:space="0" w:color="auto"/>
            <w:left w:val="none" w:sz="0" w:space="0" w:color="auto"/>
            <w:bottom w:val="none" w:sz="0" w:space="0" w:color="auto"/>
            <w:right w:val="none" w:sz="0" w:space="0" w:color="auto"/>
          </w:divBdr>
        </w:div>
        <w:div w:id="1439640958">
          <w:marLeft w:val="640"/>
          <w:marRight w:val="0"/>
          <w:marTop w:val="0"/>
          <w:marBottom w:val="0"/>
          <w:divBdr>
            <w:top w:val="none" w:sz="0" w:space="0" w:color="auto"/>
            <w:left w:val="none" w:sz="0" w:space="0" w:color="auto"/>
            <w:bottom w:val="none" w:sz="0" w:space="0" w:color="auto"/>
            <w:right w:val="none" w:sz="0" w:space="0" w:color="auto"/>
          </w:divBdr>
        </w:div>
      </w:divsChild>
    </w:div>
    <w:div w:id="200945465">
      <w:marLeft w:val="640"/>
      <w:marRight w:val="0"/>
      <w:marTop w:val="0"/>
      <w:marBottom w:val="0"/>
      <w:divBdr>
        <w:top w:val="none" w:sz="0" w:space="0" w:color="auto"/>
        <w:left w:val="none" w:sz="0" w:space="0" w:color="auto"/>
        <w:bottom w:val="none" w:sz="0" w:space="0" w:color="auto"/>
        <w:right w:val="none" w:sz="0" w:space="0" w:color="auto"/>
      </w:divBdr>
    </w:div>
    <w:div w:id="201945276">
      <w:marLeft w:val="640"/>
      <w:marRight w:val="0"/>
      <w:marTop w:val="0"/>
      <w:marBottom w:val="0"/>
      <w:divBdr>
        <w:top w:val="none" w:sz="0" w:space="0" w:color="auto"/>
        <w:left w:val="none" w:sz="0" w:space="0" w:color="auto"/>
        <w:bottom w:val="none" w:sz="0" w:space="0" w:color="auto"/>
        <w:right w:val="none" w:sz="0" w:space="0" w:color="auto"/>
      </w:divBdr>
    </w:div>
    <w:div w:id="202249731">
      <w:marLeft w:val="0"/>
      <w:marRight w:val="150"/>
      <w:marTop w:val="0"/>
      <w:marBottom w:val="0"/>
      <w:divBdr>
        <w:top w:val="none" w:sz="0" w:space="0" w:color="auto"/>
        <w:left w:val="none" w:sz="0" w:space="0" w:color="auto"/>
        <w:bottom w:val="none" w:sz="0" w:space="0" w:color="auto"/>
        <w:right w:val="none" w:sz="0" w:space="0" w:color="auto"/>
      </w:divBdr>
      <w:divsChild>
        <w:div w:id="187914049">
          <w:marLeft w:val="0"/>
          <w:marRight w:val="150"/>
          <w:marTop w:val="0"/>
          <w:marBottom w:val="0"/>
          <w:divBdr>
            <w:top w:val="none" w:sz="0" w:space="0" w:color="auto"/>
            <w:left w:val="none" w:sz="0" w:space="0" w:color="auto"/>
            <w:bottom w:val="none" w:sz="0" w:space="0" w:color="auto"/>
            <w:right w:val="none" w:sz="0" w:space="0" w:color="auto"/>
          </w:divBdr>
          <w:divsChild>
            <w:div w:id="336926408">
              <w:marLeft w:val="0"/>
              <w:marRight w:val="0"/>
              <w:marTop w:val="0"/>
              <w:marBottom w:val="0"/>
              <w:divBdr>
                <w:top w:val="none" w:sz="0" w:space="0" w:color="auto"/>
                <w:left w:val="none" w:sz="0" w:space="0" w:color="auto"/>
                <w:bottom w:val="none" w:sz="0" w:space="0" w:color="auto"/>
                <w:right w:val="none" w:sz="0" w:space="0" w:color="auto"/>
              </w:divBdr>
              <w:divsChild>
                <w:div w:id="10510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3681">
      <w:marLeft w:val="0"/>
      <w:marRight w:val="0"/>
      <w:marTop w:val="0"/>
      <w:marBottom w:val="0"/>
      <w:divBdr>
        <w:top w:val="none" w:sz="0" w:space="0" w:color="auto"/>
        <w:left w:val="none" w:sz="0" w:space="0" w:color="auto"/>
        <w:bottom w:val="none" w:sz="0" w:space="0" w:color="auto"/>
        <w:right w:val="none" w:sz="0" w:space="0" w:color="auto"/>
      </w:divBdr>
    </w:div>
    <w:div w:id="202641458">
      <w:marLeft w:val="0"/>
      <w:marRight w:val="0"/>
      <w:marTop w:val="0"/>
      <w:marBottom w:val="0"/>
      <w:divBdr>
        <w:top w:val="none" w:sz="0" w:space="0" w:color="auto"/>
        <w:left w:val="none" w:sz="0" w:space="0" w:color="auto"/>
        <w:bottom w:val="none" w:sz="0" w:space="0" w:color="auto"/>
        <w:right w:val="none" w:sz="0" w:space="0" w:color="auto"/>
      </w:divBdr>
    </w:div>
    <w:div w:id="202982737">
      <w:marLeft w:val="0"/>
      <w:marRight w:val="0"/>
      <w:marTop w:val="0"/>
      <w:marBottom w:val="0"/>
      <w:divBdr>
        <w:top w:val="none" w:sz="0" w:space="0" w:color="auto"/>
        <w:left w:val="none" w:sz="0" w:space="0" w:color="auto"/>
        <w:bottom w:val="none" w:sz="0" w:space="0" w:color="auto"/>
        <w:right w:val="none" w:sz="0" w:space="0" w:color="auto"/>
      </w:divBdr>
    </w:div>
    <w:div w:id="203173895">
      <w:marLeft w:val="0"/>
      <w:marRight w:val="0"/>
      <w:marTop w:val="0"/>
      <w:marBottom w:val="0"/>
      <w:divBdr>
        <w:top w:val="none" w:sz="0" w:space="0" w:color="auto"/>
        <w:left w:val="none" w:sz="0" w:space="0" w:color="auto"/>
        <w:bottom w:val="none" w:sz="0" w:space="0" w:color="auto"/>
        <w:right w:val="none" w:sz="0" w:space="0" w:color="auto"/>
      </w:divBdr>
    </w:div>
    <w:div w:id="204098824">
      <w:marLeft w:val="0"/>
      <w:marRight w:val="0"/>
      <w:marTop w:val="0"/>
      <w:marBottom w:val="0"/>
      <w:divBdr>
        <w:top w:val="none" w:sz="0" w:space="0" w:color="auto"/>
        <w:left w:val="none" w:sz="0" w:space="0" w:color="auto"/>
        <w:bottom w:val="none" w:sz="0" w:space="0" w:color="auto"/>
        <w:right w:val="none" w:sz="0" w:space="0" w:color="auto"/>
      </w:divBdr>
    </w:div>
    <w:div w:id="204566795">
      <w:marLeft w:val="0"/>
      <w:marRight w:val="0"/>
      <w:marTop w:val="0"/>
      <w:marBottom w:val="0"/>
      <w:divBdr>
        <w:top w:val="none" w:sz="0" w:space="0" w:color="auto"/>
        <w:left w:val="none" w:sz="0" w:space="0" w:color="auto"/>
        <w:bottom w:val="none" w:sz="0" w:space="0" w:color="auto"/>
        <w:right w:val="none" w:sz="0" w:space="0" w:color="auto"/>
      </w:divBdr>
    </w:div>
    <w:div w:id="205525730">
      <w:marLeft w:val="640"/>
      <w:marRight w:val="0"/>
      <w:marTop w:val="0"/>
      <w:marBottom w:val="0"/>
      <w:divBdr>
        <w:top w:val="none" w:sz="0" w:space="0" w:color="auto"/>
        <w:left w:val="none" w:sz="0" w:space="0" w:color="auto"/>
        <w:bottom w:val="none" w:sz="0" w:space="0" w:color="auto"/>
        <w:right w:val="none" w:sz="0" w:space="0" w:color="auto"/>
      </w:divBdr>
    </w:div>
    <w:div w:id="205603462">
      <w:marLeft w:val="640"/>
      <w:marRight w:val="0"/>
      <w:marTop w:val="0"/>
      <w:marBottom w:val="0"/>
      <w:divBdr>
        <w:top w:val="none" w:sz="0" w:space="0" w:color="auto"/>
        <w:left w:val="none" w:sz="0" w:space="0" w:color="auto"/>
        <w:bottom w:val="none" w:sz="0" w:space="0" w:color="auto"/>
        <w:right w:val="none" w:sz="0" w:space="0" w:color="auto"/>
      </w:divBdr>
    </w:div>
    <w:div w:id="205915207">
      <w:marLeft w:val="0"/>
      <w:marRight w:val="0"/>
      <w:marTop w:val="0"/>
      <w:marBottom w:val="0"/>
      <w:divBdr>
        <w:top w:val="none" w:sz="0" w:space="0" w:color="auto"/>
        <w:left w:val="none" w:sz="0" w:space="0" w:color="auto"/>
        <w:bottom w:val="none" w:sz="0" w:space="0" w:color="auto"/>
        <w:right w:val="none" w:sz="0" w:space="0" w:color="auto"/>
      </w:divBdr>
    </w:div>
    <w:div w:id="207031505">
      <w:marLeft w:val="0"/>
      <w:marRight w:val="0"/>
      <w:marTop w:val="0"/>
      <w:marBottom w:val="0"/>
      <w:divBdr>
        <w:top w:val="none" w:sz="0" w:space="0" w:color="auto"/>
        <w:left w:val="none" w:sz="0" w:space="0" w:color="auto"/>
        <w:bottom w:val="none" w:sz="0" w:space="0" w:color="auto"/>
        <w:right w:val="none" w:sz="0" w:space="0" w:color="auto"/>
      </w:divBdr>
    </w:div>
    <w:div w:id="207110229">
      <w:marLeft w:val="640"/>
      <w:marRight w:val="0"/>
      <w:marTop w:val="0"/>
      <w:marBottom w:val="0"/>
      <w:divBdr>
        <w:top w:val="none" w:sz="0" w:space="0" w:color="auto"/>
        <w:left w:val="none" w:sz="0" w:space="0" w:color="auto"/>
        <w:bottom w:val="none" w:sz="0" w:space="0" w:color="auto"/>
        <w:right w:val="none" w:sz="0" w:space="0" w:color="auto"/>
      </w:divBdr>
    </w:div>
    <w:div w:id="209270737">
      <w:marLeft w:val="0"/>
      <w:marRight w:val="0"/>
      <w:marTop w:val="0"/>
      <w:marBottom w:val="0"/>
      <w:divBdr>
        <w:top w:val="none" w:sz="0" w:space="0" w:color="auto"/>
        <w:left w:val="none" w:sz="0" w:space="0" w:color="auto"/>
        <w:bottom w:val="none" w:sz="0" w:space="0" w:color="auto"/>
        <w:right w:val="none" w:sz="0" w:space="0" w:color="auto"/>
      </w:divBdr>
    </w:div>
    <w:div w:id="210384387">
      <w:marLeft w:val="0"/>
      <w:marRight w:val="0"/>
      <w:marTop w:val="0"/>
      <w:marBottom w:val="0"/>
      <w:divBdr>
        <w:top w:val="none" w:sz="0" w:space="0" w:color="auto"/>
        <w:left w:val="none" w:sz="0" w:space="0" w:color="auto"/>
        <w:bottom w:val="none" w:sz="0" w:space="0" w:color="auto"/>
        <w:right w:val="none" w:sz="0" w:space="0" w:color="auto"/>
      </w:divBdr>
    </w:div>
    <w:div w:id="213128850">
      <w:marLeft w:val="640"/>
      <w:marRight w:val="0"/>
      <w:marTop w:val="0"/>
      <w:marBottom w:val="0"/>
      <w:divBdr>
        <w:top w:val="none" w:sz="0" w:space="0" w:color="auto"/>
        <w:left w:val="none" w:sz="0" w:space="0" w:color="auto"/>
        <w:bottom w:val="none" w:sz="0" w:space="0" w:color="auto"/>
        <w:right w:val="none" w:sz="0" w:space="0" w:color="auto"/>
      </w:divBdr>
    </w:div>
    <w:div w:id="213852189">
      <w:marLeft w:val="0"/>
      <w:marRight w:val="0"/>
      <w:marTop w:val="0"/>
      <w:marBottom w:val="0"/>
      <w:divBdr>
        <w:top w:val="none" w:sz="0" w:space="0" w:color="auto"/>
        <w:left w:val="none" w:sz="0" w:space="0" w:color="auto"/>
        <w:bottom w:val="none" w:sz="0" w:space="0" w:color="auto"/>
        <w:right w:val="none" w:sz="0" w:space="0" w:color="auto"/>
      </w:divBdr>
    </w:div>
    <w:div w:id="214197009">
      <w:marLeft w:val="0"/>
      <w:marRight w:val="0"/>
      <w:marTop w:val="0"/>
      <w:marBottom w:val="0"/>
      <w:divBdr>
        <w:top w:val="none" w:sz="0" w:space="0" w:color="auto"/>
        <w:left w:val="none" w:sz="0" w:space="0" w:color="auto"/>
        <w:bottom w:val="none" w:sz="0" w:space="0" w:color="auto"/>
        <w:right w:val="none" w:sz="0" w:space="0" w:color="auto"/>
      </w:divBdr>
    </w:div>
    <w:div w:id="214857683">
      <w:marLeft w:val="640"/>
      <w:marRight w:val="0"/>
      <w:marTop w:val="0"/>
      <w:marBottom w:val="0"/>
      <w:divBdr>
        <w:top w:val="none" w:sz="0" w:space="0" w:color="auto"/>
        <w:left w:val="none" w:sz="0" w:space="0" w:color="auto"/>
        <w:bottom w:val="none" w:sz="0" w:space="0" w:color="auto"/>
        <w:right w:val="none" w:sz="0" w:space="0" w:color="auto"/>
      </w:divBdr>
    </w:div>
    <w:div w:id="215434200">
      <w:marLeft w:val="0"/>
      <w:marRight w:val="0"/>
      <w:marTop w:val="0"/>
      <w:marBottom w:val="0"/>
      <w:divBdr>
        <w:top w:val="none" w:sz="0" w:space="0" w:color="auto"/>
        <w:left w:val="none" w:sz="0" w:space="0" w:color="auto"/>
        <w:bottom w:val="none" w:sz="0" w:space="0" w:color="auto"/>
        <w:right w:val="none" w:sz="0" w:space="0" w:color="auto"/>
      </w:divBdr>
    </w:div>
    <w:div w:id="215943518">
      <w:marLeft w:val="640"/>
      <w:marRight w:val="0"/>
      <w:marTop w:val="0"/>
      <w:marBottom w:val="0"/>
      <w:divBdr>
        <w:top w:val="none" w:sz="0" w:space="0" w:color="auto"/>
        <w:left w:val="none" w:sz="0" w:space="0" w:color="auto"/>
        <w:bottom w:val="none" w:sz="0" w:space="0" w:color="auto"/>
        <w:right w:val="none" w:sz="0" w:space="0" w:color="auto"/>
      </w:divBdr>
    </w:div>
    <w:div w:id="216822485">
      <w:marLeft w:val="640"/>
      <w:marRight w:val="0"/>
      <w:marTop w:val="0"/>
      <w:marBottom w:val="0"/>
      <w:divBdr>
        <w:top w:val="none" w:sz="0" w:space="0" w:color="auto"/>
        <w:left w:val="none" w:sz="0" w:space="0" w:color="auto"/>
        <w:bottom w:val="none" w:sz="0" w:space="0" w:color="auto"/>
        <w:right w:val="none" w:sz="0" w:space="0" w:color="auto"/>
      </w:divBdr>
    </w:div>
    <w:div w:id="218594215">
      <w:bodyDiv w:val="1"/>
      <w:marLeft w:val="0"/>
      <w:marRight w:val="0"/>
      <w:marTop w:val="0"/>
      <w:marBottom w:val="0"/>
      <w:divBdr>
        <w:top w:val="none" w:sz="0" w:space="0" w:color="auto"/>
        <w:left w:val="none" w:sz="0" w:space="0" w:color="auto"/>
        <w:bottom w:val="none" w:sz="0" w:space="0" w:color="auto"/>
        <w:right w:val="none" w:sz="0" w:space="0" w:color="auto"/>
      </w:divBdr>
    </w:div>
    <w:div w:id="219023083">
      <w:marLeft w:val="0"/>
      <w:marRight w:val="0"/>
      <w:marTop w:val="0"/>
      <w:marBottom w:val="0"/>
      <w:divBdr>
        <w:top w:val="none" w:sz="0" w:space="0" w:color="auto"/>
        <w:left w:val="none" w:sz="0" w:space="0" w:color="auto"/>
        <w:bottom w:val="none" w:sz="0" w:space="0" w:color="auto"/>
        <w:right w:val="none" w:sz="0" w:space="0" w:color="auto"/>
      </w:divBdr>
    </w:div>
    <w:div w:id="219218146">
      <w:marLeft w:val="0"/>
      <w:marRight w:val="0"/>
      <w:marTop w:val="0"/>
      <w:marBottom w:val="0"/>
      <w:divBdr>
        <w:top w:val="none" w:sz="0" w:space="0" w:color="auto"/>
        <w:left w:val="none" w:sz="0" w:space="0" w:color="auto"/>
        <w:bottom w:val="none" w:sz="0" w:space="0" w:color="auto"/>
        <w:right w:val="none" w:sz="0" w:space="0" w:color="auto"/>
      </w:divBdr>
    </w:div>
    <w:div w:id="219752156">
      <w:marLeft w:val="640"/>
      <w:marRight w:val="0"/>
      <w:marTop w:val="0"/>
      <w:marBottom w:val="0"/>
      <w:divBdr>
        <w:top w:val="none" w:sz="0" w:space="0" w:color="auto"/>
        <w:left w:val="none" w:sz="0" w:space="0" w:color="auto"/>
        <w:bottom w:val="none" w:sz="0" w:space="0" w:color="auto"/>
        <w:right w:val="none" w:sz="0" w:space="0" w:color="auto"/>
      </w:divBdr>
    </w:div>
    <w:div w:id="219825394">
      <w:marLeft w:val="640"/>
      <w:marRight w:val="0"/>
      <w:marTop w:val="0"/>
      <w:marBottom w:val="0"/>
      <w:divBdr>
        <w:top w:val="none" w:sz="0" w:space="0" w:color="auto"/>
        <w:left w:val="none" w:sz="0" w:space="0" w:color="auto"/>
        <w:bottom w:val="none" w:sz="0" w:space="0" w:color="auto"/>
        <w:right w:val="none" w:sz="0" w:space="0" w:color="auto"/>
      </w:divBdr>
    </w:div>
    <w:div w:id="219944296">
      <w:marLeft w:val="0"/>
      <w:marRight w:val="150"/>
      <w:marTop w:val="0"/>
      <w:marBottom w:val="0"/>
      <w:divBdr>
        <w:top w:val="none" w:sz="0" w:space="0" w:color="auto"/>
        <w:left w:val="none" w:sz="0" w:space="0" w:color="auto"/>
        <w:bottom w:val="none" w:sz="0" w:space="0" w:color="auto"/>
        <w:right w:val="none" w:sz="0" w:space="0" w:color="auto"/>
      </w:divBdr>
      <w:divsChild>
        <w:div w:id="2051149415">
          <w:marLeft w:val="0"/>
          <w:marRight w:val="150"/>
          <w:marTop w:val="0"/>
          <w:marBottom w:val="0"/>
          <w:divBdr>
            <w:top w:val="none" w:sz="0" w:space="0" w:color="auto"/>
            <w:left w:val="none" w:sz="0" w:space="0" w:color="auto"/>
            <w:bottom w:val="none" w:sz="0" w:space="0" w:color="auto"/>
            <w:right w:val="none" w:sz="0" w:space="0" w:color="auto"/>
          </w:divBdr>
        </w:div>
      </w:divsChild>
    </w:div>
    <w:div w:id="220792467">
      <w:marLeft w:val="640"/>
      <w:marRight w:val="0"/>
      <w:marTop w:val="0"/>
      <w:marBottom w:val="0"/>
      <w:divBdr>
        <w:top w:val="none" w:sz="0" w:space="0" w:color="auto"/>
        <w:left w:val="none" w:sz="0" w:space="0" w:color="auto"/>
        <w:bottom w:val="none" w:sz="0" w:space="0" w:color="auto"/>
        <w:right w:val="none" w:sz="0" w:space="0" w:color="auto"/>
      </w:divBdr>
    </w:div>
    <w:div w:id="223763039">
      <w:marLeft w:val="0"/>
      <w:marRight w:val="0"/>
      <w:marTop w:val="0"/>
      <w:marBottom w:val="0"/>
      <w:divBdr>
        <w:top w:val="none" w:sz="0" w:space="0" w:color="auto"/>
        <w:left w:val="none" w:sz="0" w:space="0" w:color="auto"/>
        <w:bottom w:val="none" w:sz="0" w:space="0" w:color="auto"/>
        <w:right w:val="none" w:sz="0" w:space="0" w:color="auto"/>
      </w:divBdr>
    </w:div>
    <w:div w:id="224462303">
      <w:marLeft w:val="0"/>
      <w:marRight w:val="0"/>
      <w:marTop w:val="0"/>
      <w:marBottom w:val="0"/>
      <w:divBdr>
        <w:top w:val="none" w:sz="0" w:space="0" w:color="auto"/>
        <w:left w:val="none" w:sz="0" w:space="0" w:color="auto"/>
        <w:bottom w:val="none" w:sz="0" w:space="0" w:color="auto"/>
        <w:right w:val="none" w:sz="0" w:space="0" w:color="auto"/>
      </w:divBdr>
    </w:div>
    <w:div w:id="224993440">
      <w:marLeft w:val="0"/>
      <w:marRight w:val="0"/>
      <w:marTop w:val="0"/>
      <w:marBottom w:val="0"/>
      <w:divBdr>
        <w:top w:val="none" w:sz="0" w:space="0" w:color="auto"/>
        <w:left w:val="none" w:sz="0" w:space="0" w:color="auto"/>
        <w:bottom w:val="none" w:sz="0" w:space="0" w:color="auto"/>
        <w:right w:val="none" w:sz="0" w:space="0" w:color="auto"/>
      </w:divBdr>
    </w:div>
    <w:div w:id="226115654">
      <w:marLeft w:val="0"/>
      <w:marRight w:val="0"/>
      <w:marTop w:val="0"/>
      <w:marBottom w:val="0"/>
      <w:divBdr>
        <w:top w:val="none" w:sz="0" w:space="0" w:color="auto"/>
        <w:left w:val="none" w:sz="0" w:space="0" w:color="auto"/>
        <w:bottom w:val="none" w:sz="0" w:space="0" w:color="auto"/>
        <w:right w:val="none" w:sz="0" w:space="0" w:color="auto"/>
      </w:divBdr>
    </w:div>
    <w:div w:id="227880171">
      <w:marLeft w:val="0"/>
      <w:marRight w:val="0"/>
      <w:marTop w:val="0"/>
      <w:marBottom w:val="0"/>
      <w:divBdr>
        <w:top w:val="none" w:sz="0" w:space="0" w:color="auto"/>
        <w:left w:val="none" w:sz="0" w:space="0" w:color="auto"/>
        <w:bottom w:val="none" w:sz="0" w:space="0" w:color="auto"/>
        <w:right w:val="none" w:sz="0" w:space="0" w:color="auto"/>
      </w:divBdr>
    </w:div>
    <w:div w:id="229004677">
      <w:marLeft w:val="0"/>
      <w:marRight w:val="0"/>
      <w:marTop w:val="0"/>
      <w:marBottom w:val="0"/>
      <w:divBdr>
        <w:top w:val="none" w:sz="0" w:space="0" w:color="auto"/>
        <w:left w:val="none" w:sz="0" w:space="0" w:color="auto"/>
        <w:bottom w:val="none" w:sz="0" w:space="0" w:color="auto"/>
        <w:right w:val="none" w:sz="0" w:space="0" w:color="auto"/>
      </w:divBdr>
    </w:div>
    <w:div w:id="229312810">
      <w:marLeft w:val="0"/>
      <w:marRight w:val="0"/>
      <w:marTop w:val="0"/>
      <w:marBottom w:val="0"/>
      <w:divBdr>
        <w:top w:val="none" w:sz="0" w:space="0" w:color="auto"/>
        <w:left w:val="none" w:sz="0" w:space="0" w:color="auto"/>
        <w:bottom w:val="none" w:sz="0" w:space="0" w:color="auto"/>
        <w:right w:val="none" w:sz="0" w:space="0" w:color="auto"/>
      </w:divBdr>
    </w:div>
    <w:div w:id="229728296">
      <w:marLeft w:val="0"/>
      <w:marRight w:val="0"/>
      <w:marTop w:val="0"/>
      <w:marBottom w:val="0"/>
      <w:divBdr>
        <w:top w:val="none" w:sz="0" w:space="0" w:color="auto"/>
        <w:left w:val="none" w:sz="0" w:space="0" w:color="auto"/>
        <w:bottom w:val="none" w:sz="0" w:space="0" w:color="auto"/>
        <w:right w:val="none" w:sz="0" w:space="0" w:color="auto"/>
      </w:divBdr>
    </w:div>
    <w:div w:id="230120233">
      <w:marLeft w:val="640"/>
      <w:marRight w:val="0"/>
      <w:marTop w:val="0"/>
      <w:marBottom w:val="0"/>
      <w:divBdr>
        <w:top w:val="none" w:sz="0" w:space="0" w:color="auto"/>
        <w:left w:val="none" w:sz="0" w:space="0" w:color="auto"/>
        <w:bottom w:val="none" w:sz="0" w:space="0" w:color="auto"/>
        <w:right w:val="none" w:sz="0" w:space="0" w:color="auto"/>
      </w:divBdr>
    </w:div>
    <w:div w:id="231819711">
      <w:marLeft w:val="0"/>
      <w:marRight w:val="0"/>
      <w:marTop w:val="0"/>
      <w:marBottom w:val="0"/>
      <w:divBdr>
        <w:top w:val="none" w:sz="0" w:space="0" w:color="auto"/>
        <w:left w:val="none" w:sz="0" w:space="0" w:color="auto"/>
        <w:bottom w:val="none" w:sz="0" w:space="0" w:color="auto"/>
        <w:right w:val="none" w:sz="0" w:space="0" w:color="auto"/>
      </w:divBdr>
    </w:div>
    <w:div w:id="232006523">
      <w:bodyDiv w:val="1"/>
      <w:marLeft w:val="0"/>
      <w:marRight w:val="0"/>
      <w:marTop w:val="0"/>
      <w:marBottom w:val="0"/>
      <w:divBdr>
        <w:top w:val="none" w:sz="0" w:space="0" w:color="auto"/>
        <w:left w:val="none" w:sz="0" w:space="0" w:color="auto"/>
        <w:bottom w:val="none" w:sz="0" w:space="0" w:color="auto"/>
        <w:right w:val="none" w:sz="0" w:space="0" w:color="auto"/>
      </w:divBdr>
      <w:divsChild>
        <w:div w:id="467863019">
          <w:marLeft w:val="0"/>
          <w:marRight w:val="0"/>
          <w:marTop w:val="0"/>
          <w:marBottom w:val="0"/>
          <w:divBdr>
            <w:top w:val="none" w:sz="0" w:space="0" w:color="auto"/>
            <w:left w:val="none" w:sz="0" w:space="0" w:color="auto"/>
            <w:bottom w:val="none" w:sz="0" w:space="0" w:color="auto"/>
            <w:right w:val="none" w:sz="0" w:space="0" w:color="auto"/>
          </w:divBdr>
          <w:divsChild>
            <w:div w:id="1184905371">
              <w:marLeft w:val="0"/>
              <w:marRight w:val="0"/>
              <w:marTop w:val="0"/>
              <w:marBottom w:val="0"/>
              <w:divBdr>
                <w:top w:val="none" w:sz="0" w:space="0" w:color="auto"/>
                <w:left w:val="none" w:sz="0" w:space="0" w:color="auto"/>
                <w:bottom w:val="none" w:sz="0" w:space="0" w:color="auto"/>
                <w:right w:val="none" w:sz="0" w:space="0" w:color="auto"/>
              </w:divBdr>
              <w:divsChild>
                <w:div w:id="1811362037">
                  <w:marLeft w:val="0"/>
                  <w:marRight w:val="0"/>
                  <w:marTop w:val="0"/>
                  <w:marBottom w:val="0"/>
                  <w:divBdr>
                    <w:top w:val="none" w:sz="0" w:space="0" w:color="auto"/>
                    <w:left w:val="none" w:sz="0" w:space="0" w:color="auto"/>
                    <w:bottom w:val="none" w:sz="0" w:space="0" w:color="auto"/>
                    <w:right w:val="none" w:sz="0" w:space="0" w:color="auto"/>
                  </w:divBdr>
                  <w:divsChild>
                    <w:div w:id="478033109">
                      <w:marLeft w:val="0"/>
                      <w:marRight w:val="0"/>
                      <w:marTop w:val="0"/>
                      <w:marBottom w:val="0"/>
                      <w:divBdr>
                        <w:top w:val="none" w:sz="0" w:space="0" w:color="auto"/>
                        <w:left w:val="none" w:sz="0" w:space="0" w:color="auto"/>
                        <w:bottom w:val="none" w:sz="0" w:space="0" w:color="auto"/>
                        <w:right w:val="none" w:sz="0" w:space="0" w:color="auto"/>
                      </w:divBdr>
                      <w:divsChild>
                        <w:div w:id="389573677">
                          <w:marLeft w:val="0"/>
                          <w:marRight w:val="0"/>
                          <w:marTop w:val="0"/>
                          <w:marBottom w:val="0"/>
                          <w:divBdr>
                            <w:top w:val="none" w:sz="0" w:space="0" w:color="auto"/>
                            <w:left w:val="none" w:sz="0" w:space="0" w:color="auto"/>
                            <w:bottom w:val="none" w:sz="0" w:space="0" w:color="auto"/>
                            <w:right w:val="none" w:sz="0" w:space="0" w:color="auto"/>
                          </w:divBdr>
                          <w:divsChild>
                            <w:div w:id="1968271705">
                              <w:marLeft w:val="0"/>
                              <w:marRight w:val="0"/>
                              <w:marTop w:val="0"/>
                              <w:marBottom w:val="0"/>
                              <w:divBdr>
                                <w:top w:val="none" w:sz="0" w:space="0" w:color="auto"/>
                                <w:left w:val="none" w:sz="0" w:space="0" w:color="auto"/>
                                <w:bottom w:val="none" w:sz="0" w:space="0" w:color="auto"/>
                                <w:right w:val="none" w:sz="0" w:space="0" w:color="auto"/>
                              </w:divBdr>
                              <w:divsChild>
                                <w:div w:id="6808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821966">
      <w:marLeft w:val="640"/>
      <w:marRight w:val="0"/>
      <w:marTop w:val="0"/>
      <w:marBottom w:val="0"/>
      <w:divBdr>
        <w:top w:val="none" w:sz="0" w:space="0" w:color="auto"/>
        <w:left w:val="none" w:sz="0" w:space="0" w:color="auto"/>
        <w:bottom w:val="none" w:sz="0" w:space="0" w:color="auto"/>
        <w:right w:val="none" w:sz="0" w:space="0" w:color="auto"/>
      </w:divBdr>
    </w:div>
    <w:div w:id="236284075">
      <w:marLeft w:val="0"/>
      <w:marRight w:val="0"/>
      <w:marTop w:val="0"/>
      <w:marBottom w:val="0"/>
      <w:divBdr>
        <w:top w:val="none" w:sz="0" w:space="0" w:color="auto"/>
        <w:left w:val="none" w:sz="0" w:space="0" w:color="auto"/>
        <w:bottom w:val="none" w:sz="0" w:space="0" w:color="auto"/>
        <w:right w:val="none" w:sz="0" w:space="0" w:color="auto"/>
      </w:divBdr>
    </w:div>
    <w:div w:id="236525046">
      <w:marLeft w:val="0"/>
      <w:marRight w:val="0"/>
      <w:marTop w:val="0"/>
      <w:marBottom w:val="0"/>
      <w:divBdr>
        <w:top w:val="none" w:sz="0" w:space="0" w:color="auto"/>
        <w:left w:val="none" w:sz="0" w:space="0" w:color="auto"/>
        <w:bottom w:val="none" w:sz="0" w:space="0" w:color="auto"/>
        <w:right w:val="none" w:sz="0" w:space="0" w:color="auto"/>
      </w:divBdr>
    </w:div>
    <w:div w:id="237054597">
      <w:marLeft w:val="0"/>
      <w:marRight w:val="0"/>
      <w:marTop w:val="0"/>
      <w:marBottom w:val="0"/>
      <w:divBdr>
        <w:top w:val="none" w:sz="0" w:space="0" w:color="auto"/>
        <w:left w:val="none" w:sz="0" w:space="0" w:color="auto"/>
        <w:bottom w:val="none" w:sz="0" w:space="0" w:color="auto"/>
        <w:right w:val="none" w:sz="0" w:space="0" w:color="auto"/>
      </w:divBdr>
    </w:div>
    <w:div w:id="237372600">
      <w:marLeft w:val="0"/>
      <w:marRight w:val="150"/>
      <w:marTop w:val="0"/>
      <w:marBottom w:val="0"/>
      <w:divBdr>
        <w:top w:val="none" w:sz="0" w:space="0" w:color="auto"/>
        <w:left w:val="none" w:sz="0" w:space="0" w:color="auto"/>
        <w:bottom w:val="none" w:sz="0" w:space="0" w:color="auto"/>
        <w:right w:val="none" w:sz="0" w:space="0" w:color="auto"/>
      </w:divBdr>
    </w:div>
    <w:div w:id="238948242">
      <w:marLeft w:val="0"/>
      <w:marRight w:val="0"/>
      <w:marTop w:val="0"/>
      <w:marBottom w:val="0"/>
      <w:divBdr>
        <w:top w:val="none" w:sz="0" w:space="0" w:color="auto"/>
        <w:left w:val="none" w:sz="0" w:space="0" w:color="auto"/>
        <w:bottom w:val="none" w:sz="0" w:space="0" w:color="auto"/>
        <w:right w:val="none" w:sz="0" w:space="0" w:color="auto"/>
      </w:divBdr>
    </w:div>
    <w:div w:id="239021338">
      <w:marLeft w:val="640"/>
      <w:marRight w:val="0"/>
      <w:marTop w:val="0"/>
      <w:marBottom w:val="0"/>
      <w:divBdr>
        <w:top w:val="none" w:sz="0" w:space="0" w:color="auto"/>
        <w:left w:val="none" w:sz="0" w:space="0" w:color="auto"/>
        <w:bottom w:val="none" w:sz="0" w:space="0" w:color="auto"/>
        <w:right w:val="none" w:sz="0" w:space="0" w:color="auto"/>
      </w:divBdr>
    </w:div>
    <w:div w:id="239217934">
      <w:bodyDiv w:val="1"/>
      <w:marLeft w:val="0"/>
      <w:marRight w:val="0"/>
      <w:marTop w:val="0"/>
      <w:marBottom w:val="0"/>
      <w:divBdr>
        <w:top w:val="none" w:sz="0" w:space="0" w:color="auto"/>
        <w:left w:val="none" w:sz="0" w:space="0" w:color="auto"/>
        <w:bottom w:val="none" w:sz="0" w:space="0" w:color="auto"/>
        <w:right w:val="none" w:sz="0" w:space="0" w:color="auto"/>
      </w:divBdr>
      <w:divsChild>
        <w:div w:id="138426770">
          <w:marLeft w:val="640"/>
          <w:marRight w:val="0"/>
          <w:marTop w:val="0"/>
          <w:marBottom w:val="0"/>
          <w:divBdr>
            <w:top w:val="none" w:sz="0" w:space="0" w:color="auto"/>
            <w:left w:val="none" w:sz="0" w:space="0" w:color="auto"/>
            <w:bottom w:val="none" w:sz="0" w:space="0" w:color="auto"/>
            <w:right w:val="none" w:sz="0" w:space="0" w:color="auto"/>
          </w:divBdr>
        </w:div>
        <w:div w:id="173762504">
          <w:marLeft w:val="640"/>
          <w:marRight w:val="0"/>
          <w:marTop w:val="0"/>
          <w:marBottom w:val="0"/>
          <w:divBdr>
            <w:top w:val="none" w:sz="0" w:space="0" w:color="auto"/>
            <w:left w:val="none" w:sz="0" w:space="0" w:color="auto"/>
            <w:bottom w:val="none" w:sz="0" w:space="0" w:color="auto"/>
            <w:right w:val="none" w:sz="0" w:space="0" w:color="auto"/>
          </w:divBdr>
        </w:div>
      </w:divsChild>
    </w:div>
    <w:div w:id="240455432">
      <w:bodyDiv w:val="1"/>
      <w:marLeft w:val="0"/>
      <w:marRight w:val="0"/>
      <w:marTop w:val="0"/>
      <w:marBottom w:val="0"/>
      <w:divBdr>
        <w:top w:val="none" w:sz="0" w:space="0" w:color="auto"/>
        <w:left w:val="none" w:sz="0" w:space="0" w:color="auto"/>
        <w:bottom w:val="none" w:sz="0" w:space="0" w:color="auto"/>
        <w:right w:val="none" w:sz="0" w:space="0" w:color="auto"/>
      </w:divBdr>
      <w:divsChild>
        <w:div w:id="648441130">
          <w:marLeft w:val="0"/>
          <w:marRight w:val="0"/>
          <w:marTop w:val="0"/>
          <w:marBottom w:val="0"/>
          <w:divBdr>
            <w:top w:val="none" w:sz="0" w:space="0" w:color="auto"/>
            <w:left w:val="none" w:sz="0" w:space="0" w:color="auto"/>
            <w:bottom w:val="none" w:sz="0" w:space="0" w:color="auto"/>
            <w:right w:val="none" w:sz="0" w:space="0" w:color="auto"/>
          </w:divBdr>
          <w:divsChild>
            <w:div w:id="1424304695">
              <w:marLeft w:val="0"/>
              <w:marRight w:val="0"/>
              <w:marTop w:val="0"/>
              <w:marBottom w:val="0"/>
              <w:divBdr>
                <w:top w:val="none" w:sz="0" w:space="0" w:color="auto"/>
                <w:left w:val="none" w:sz="0" w:space="0" w:color="auto"/>
                <w:bottom w:val="none" w:sz="0" w:space="0" w:color="auto"/>
                <w:right w:val="none" w:sz="0" w:space="0" w:color="auto"/>
              </w:divBdr>
              <w:divsChild>
                <w:div w:id="1737360209">
                  <w:marLeft w:val="0"/>
                  <w:marRight w:val="0"/>
                  <w:marTop w:val="0"/>
                  <w:marBottom w:val="0"/>
                  <w:divBdr>
                    <w:top w:val="none" w:sz="0" w:space="0" w:color="auto"/>
                    <w:left w:val="none" w:sz="0" w:space="0" w:color="auto"/>
                    <w:bottom w:val="none" w:sz="0" w:space="0" w:color="auto"/>
                    <w:right w:val="none" w:sz="0" w:space="0" w:color="auto"/>
                  </w:divBdr>
                  <w:divsChild>
                    <w:div w:id="563217988">
                      <w:marLeft w:val="0"/>
                      <w:marRight w:val="0"/>
                      <w:marTop w:val="0"/>
                      <w:marBottom w:val="0"/>
                      <w:divBdr>
                        <w:top w:val="none" w:sz="0" w:space="0" w:color="auto"/>
                        <w:left w:val="none" w:sz="0" w:space="0" w:color="auto"/>
                        <w:bottom w:val="none" w:sz="0" w:space="0" w:color="auto"/>
                        <w:right w:val="none" w:sz="0" w:space="0" w:color="auto"/>
                      </w:divBdr>
                      <w:divsChild>
                        <w:div w:id="1628392394">
                          <w:marLeft w:val="0"/>
                          <w:marRight w:val="0"/>
                          <w:marTop w:val="0"/>
                          <w:marBottom w:val="0"/>
                          <w:divBdr>
                            <w:top w:val="none" w:sz="0" w:space="0" w:color="auto"/>
                            <w:left w:val="none" w:sz="0" w:space="0" w:color="auto"/>
                            <w:bottom w:val="none" w:sz="0" w:space="0" w:color="auto"/>
                            <w:right w:val="none" w:sz="0" w:space="0" w:color="auto"/>
                          </w:divBdr>
                          <w:divsChild>
                            <w:div w:id="1038974200">
                              <w:marLeft w:val="0"/>
                              <w:marRight w:val="0"/>
                              <w:marTop w:val="0"/>
                              <w:marBottom w:val="0"/>
                              <w:divBdr>
                                <w:top w:val="none" w:sz="0" w:space="0" w:color="auto"/>
                                <w:left w:val="none" w:sz="0" w:space="0" w:color="auto"/>
                                <w:bottom w:val="none" w:sz="0" w:space="0" w:color="auto"/>
                                <w:right w:val="none" w:sz="0" w:space="0" w:color="auto"/>
                              </w:divBdr>
                              <w:divsChild>
                                <w:div w:id="1331102912">
                                  <w:marLeft w:val="0"/>
                                  <w:marRight w:val="0"/>
                                  <w:marTop w:val="0"/>
                                  <w:marBottom w:val="0"/>
                                  <w:divBdr>
                                    <w:top w:val="none" w:sz="0" w:space="0" w:color="auto"/>
                                    <w:left w:val="none" w:sz="0" w:space="0" w:color="auto"/>
                                    <w:bottom w:val="none" w:sz="0" w:space="0" w:color="auto"/>
                                    <w:right w:val="none" w:sz="0" w:space="0" w:color="auto"/>
                                  </w:divBdr>
                                  <w:divsChild>
                                    <w:div w:id="764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794253">
      <w:marLeft w:val="640"/>
      <w:marRight w:val="0"/>
      <w:marTop w:val="0"/>
      <w:marBottom w:val="0"/>
      <w:divBdr>
        <w:top w:val="none" w:sz="0" w:space="0" w:color="auto"/>
        <w:left w:val="none" w:sz="0" w:space="0" w:color="auto"/>
        <w:bottom w:val="none" w:sz="0" w:space="0" w:color="auto"/>
        <w:right w:val="none" w:sz="0" w:space="0" w:color="auto"/>
      </w:divBdr>
    </w:div>
    <w:div w:id="241109108">
      <w:bodyDiv w:val="1"/>
      <w:marLeft w:val="0"/>
      <w:marRight w:val="0"/>
      <w:marTop w:val="0"/>
      <w:marBottom w:val="0"/>
      <w:divBdr>
        <w:top w:val="none" w:sz="0" w:space="0" w:color="auto"/>
        <w:left w:val="none" w:sz="0" w:space="0" w:color="auto"/>
        <w:bottom w:val="none" w:sz="0" w:space="0" w:color="auto"/>
        <w:right w:val="none" w:sz="0" w:space="0" w:color="auto"/>
      </w:divBdr>
      <w:divsChild>
        <w:div w:id="1243878052">
          <w:marLeft w:val="640"/>
          <w:marRight w:val="0"/>
          <w:marTop w:val="0"/>
          <w:marBottom w:val="0"/>
          <w:divBdr>
            <w:top w:val="none" w:sz="0" w:space="0" w:color="auto"/>
            <w:left w:val="none" w:sz="0" w:space="0" w:color="auto"/>
            <w:bottom w:val="none" w:sz="0" w:space="0" w:color="auto"/>
            <w:right w:val="none" w:sz="0" w:space="0" w:color="auto"/>
          </w:divBdr>
        </w:div>
        <w:div w:id="2052219201">
          <w:marLeft w:val="640"/>
          <w:marRight w:val="0"/>
          <w:marTop w:val="0"/>
          <w:marBottom w:val="0"/>
          <w:divBdr>
            <w:top w:val="none" w:sz="0" w:space="0" w:color="auto"/>
            <w:left w:val="none" w:sz="0" w:space="0" w:color="auto"/>
            <w:bottom w:val="none" w:sz="0" w:space="0" w:color="auto"/>
            <w:right w:val="none" w:sz="0" w:space="0" w:color="auto"/>
          </w:divBdr>
        </w:div>
      </w:divsChild>
    </w:div>
    <w:div w:id="242958852">
      <w:bodyDiv w:val="1"/>
      <w:marLeft w:val="0"/>
      <w:marRight w:val="0"/>
      <w:marTop w:val="0"/>
      <w:marBottom w:val="0"/>
      <w:divBdr>
        <w:top w:val="none" w:sz="0" w:space="0" w:color="auto"/>
        <w:left w:val="none" w:sz="0" w:space="0" w:color="auto"/>
        <w:bottom w:val="none" w:sz="0" w:space="0" w:color="auto"/>
        <w:right w:val="none" w:sz="0" w:space="0" w:color="auto"/>
      </w:divBdr>
      <w:divsChild>
        <w:div w:id="17243337">
          <w:marLeft w:val="640"/>
          <w:marRight w:val="0"/>
          <w:marTop w:val="0"/>
          <w:marBottom w:val="0"/>
          <w:divBdr>
            <w:top w:val="none" w:sz="0" w:space="0" w:color="auto"/>
            <w:left w:val="none" w:sz="0" w:space="0" w:color="auto"/>
            <w:bottom w:val="none" w:sz="0" w:space="0" w:color="auto"/>
            <w:right w:val="none" w:sz="0" w:space="0" w:color="auto"/>
          </w:divBdr>
        </w:div>
        <w:div w:id="53042432">
          <w:marLeft w:val="640"/>
          <w:marRight w:val="0"/>
          <w:marTop w:val="0"/>
          <w:marBottom w:val="0"/>
          <w:divBdr>
            <w:top w:val="none" w:sz="0" w:space="0" w:color="auto"/>
            <w:left w:val="none" w:sz="0" w:space="0" w:color="auto"/>
            <w:bottom w:val="none" w:sz="0" w:space="0" w:color="auto"/>
            <w:right w:val="none" w:sz="0" w:space="0" w:color="auto"/>
          </w:divBdr>
        </w:div>
        <w:div w:id="72363520">
          <w:marLeft w:val="640"/>
          <w:marRight w:val="0"/>
          <w:marTop w:val="0"/>
          <w:marBottom w:val="0"/>
          <w:divBdr>
            <w:top w:val="none" w:sz="0" w:space="0" w:color="auto"/>
            <w:left w:val="none" w:sz="0" w:space="0" w:color="auto"/>
            <w:bottom w:val="none" w:sz="0" w:space="0" w:color="auto"/>
            <w:right w:val="none" w:sz="0" w:space="0" w:color="auto"/>
          </w:divBdr>
        </w:div>
        <w:div w:id="121535012">
          <w:marLeft w:val="640"/>
          <w:marRight w:val="0"/>
          <w:marTop w:val="0"/>
          <w:marBottom w:val="0"/>
          <w:divBdr>
            <w:top w:val="none" w:sz="0" w:space="0" w:color="auto"/>
            <w:left w:val="none" w:sz="0" w:space="0" w:color="auto"/>
            <w:bottom w:val="none" w:sz="0" w:space="0" w:color="auto"/>
            <w:right w:val="none" w:sz="0" w:space="0" w:color="auto"/>
          </w:divBdr>
        </w:div>
        <w:div w:id="131950587">
          <w:marLeft w:val="640"/>
          <w:marRight w:val="0"/>
          <w:marTop w:val="0"/>
          <w:marBottom w:val="0"/>
          <w:divBdr>
            <w:top w:val="none" w:sz="0" w:space="0" w:color="auto"/>
            <w:left w:val="none" w:sz="0" w:space="0" w:color="auto"/>
            <w:bottom w:val="none" w:sz="0" w:space="0" w:color="auto"/>
            <w:right w:val="none" w:sz="0" w:space="0" w:color="auto"/>
          </w:divBdr>
        </w:div>
        <w:div w:id="215969482">
          <w:marLeft w:val="640"/>
          <w:marRight w:val="0"/>
          <w:marTop w:val="0"/>
          <w:marBottom w:val="0"/>
          <w:divBdr>
            <w:top w:val="none" w:sz="0" w:space="0" w:color="auto"/>
            <w:left w:val="none" w:sz="0" w:space="0" w:color="auto"/>
            <w:bottom w:val="none" w:sz="0" w:space="0" w:color="auto"/>
            <w:right w:val="none" w:sz="0" w:space="0" w:color="auto"/>
          </w:divBdr>
        </w:div>
        <w:div w:id="240678186">
          <w:marLeft w:val="640"/>
          <w:marRight w:val="0"/>
          <w:marTop w:val="0"/>
          <w:marBottom w:val="0"/>
          <w:divBdr>
            <w:top w:val="none" w:sz="0" w:space="0" w:color="auto"/>
            <w:left w:val="none" w:sz="0" w:space="0" w:color="auto"/>
            <w:bottom w:val="none" w:sz="0" w:space="0" w:color="auto"/>
            <w:right w:val="none" w:sz="0" w:space="0" w:color="auto"/>
          </w:divBdr>
        </w:div>
        <w:div w:id="261573237">
          <w:marLeft w:val="640"/>
          <w:marRight w:val="0"/>
          <w:marTop w:val="0"/>
          <w:marBottom w:val="0"/>
          <w:divBdr>
            <w:top w:val="none" w:sz="0" w:space="0" w:color="auto"/>
            <w:left w:val="none" w:sz="0" w:space="0" w:color="auto"/>
            <w:bottom w:val="none" w:sz="0" w:space="0" w:color="auto"/>
            <w:right w:val="none" w:sz="0" w:space="0" w:color="auto"/>
          </w:divBdr>
        </w:div>
        <w:div w:id="266816604">
          <w:marLeft w:val="640"/>
          <w:marRight w:val="0"/>
          <w:marTop w:val="0"/>
          <w:marBottom w:val="0"/>
          <w:divBdr>
            <w:top w:val="none" w:sz="0" w:space="0" w:color="auto"/>
            <w:left w:val="none" w:sz="0" w:space="0" w:color="auto"/>
            <w:bottom w:val="none" w:sz="0" w:space="0" w:color="auto"/>
            <w:right w:val="none" w:sz="0" w:space="0" w:color="auto"/>
          </w:divBdr>
        </w:div>
        <w:div w:id="287593631">
          <w:marLeft w:val="640"/>
          <w:marRight w:val="0"/>
          <w:marTop w:val="0"/>
          <w:marBottom w:val="0"/>
          <w:divBdr>
            <w:top w:val="none" w:sz="0" w:space="0" w:color="auto"/>
            <w:left w:val="none" w:sz="0" w:space="0" w:color="auto"/>
            <w:bottom w:val="none" w:sz="0" w:space="0" w:color="auto"/>
            <w:right w:val="none" w:sz="0" w:space="0" w:color="auto"/>
          </w:divBdr>
        </w:div>
        <w:div w:id="302010446">
          <w:marLeft w:val="640"/>
          <w:marRight w:val="0"/>
          <w:marTop w:val="0"/>
          <w:marBottom w:val="0"/>
          <w:divBdr>
            <w:top w:val="none" w:sz="0" w:space="0" w:color="auto"/>
            <w:left w:val="none" w:sz="0" w:space="0" w:color="auto"/>
            <w:bottom w:val="none" w:sz="0" w:space="0" w:color="auto"/>
            <w:right w:val="none" w:sz="0" w:space="0" w:color="auto"/>
          </w:divBdr>
        </w:div>
        <w:div w:id="325591309">
          <w:marLeft w:val="640"/>
          <w:marRight w:val="0"/>
          <w:marTop w:val="0"/>
          <w:marBottom w:val="0"/>
          <w:divBdr>
            <w:top w:val="none" w:sz="0" w:space="0" w:color="auto"/>
            <w:left w:val="none" w:sz="0" w:space="0" w:color="auto"/>
            <w:bottom w:val="none" w:sz="0" w:space="0" w:color="auto"/>
            <w:right w:val="none" w:sz="0" w:space="0" w:color="auto"/>
          </w:divBdr>
        </w:div>
        <w:div w:id="385180620">
          <w:marLeft w:val="640"/>
          <w:marRight w:val="0"/>
          <w:marTop w:val="0"/>
          <w:marBottom w:val="0"/>
          <w:divBdr>
            <w:top w:val="none" w:sz="0" w:space="0" w:color="auto"/>
            <w:left w:val="none" w:sz="0" w:space="0" w:color="auto"/>
            <w:bottom w:val="none" w:sz="0" w:space="0" w:color="auto"/>
            <w:right w:val="none" w:sz="0" w:space="0" w:color="auto"/>
          </w:divBdr>
        </w:div>
        <w:div w:id="481894684">
          <w:marLeft w:val="640"/>
          <w:marRight w:val="0"/>
          <w:marTop w:val="0"/>
          <w:marBottom w:val="0"/>
          <w:divBdr>
            <w:top w:val="none" w:sz="0" w:space="0" w:color="auto"/>
            <w:left w:val="none" w:sz="0" w:space="0" w:color="auto"/>
            <w:bottom w:val="none" w:sz="0" w:space="0" w:color="auto"/>
            <w:right w:val="none" w:sz="0" w:space="0" w:color="auto"/>
          </w:divBdr>
        </w:div>
        <w:div w:id="520708932">
          <w:marLeft w:val="640"/>
          <w:marRight w:val="0"/>
          <w:marTop w:val="0"/>
          <w:marBottom w:val="0"/>
          <w:divBdr>
            <w:top w:val="none" w:sz="0" w:space="0" w:color="auto"/>
            <w:left w:val="none" w:sz="0" w:space="0" w:color="auto"/>
            <w:bottom w:val="none" w:sz="0" w:space="0" w:color="auto"/>
            <w:right w:val="none" w:sz="0" w:space="0" w:color="auto"/>
          </w:divBdr>
        </w:div>
        <w:div w:id="573247608">
          <w:marLeft w:val="640"/>
          <w:marRight w:val="0"/>
          <w:marTop w:val="0"/>
          <w:marBottom w:val="0"/>
          <w:divBdr>
            <w:top w:val="none" w:sz="0" w:space="0" w:color="auto"/>
            <w:left w:val="none" w:sz="0" w:space="0" w:color="auto"/>
            <w:bottom w:val="none" w:sz="0" w:space="0" w:color="auto"/>
            <w:right w:val="none" w:sz="0" w:space="0" w:color="auto"/>
          </w:divBdr>
        </w:div>
        <w:div w:id="574899324">
          <w:marLeft w:val="640"/>
          <w:marRight w:val="0"/>
          <w:marTop w:val="0"/>
          <w:marBottom w:val="0"/>
          <w:divBdr>
            <w:top w:val="none" w:sz="0" w:space="0" w:color="auto"/>
            <w:left w:val="none" w:sz="0" w:space="0" w:color="auto"/>
            <w:bottom w:val="none" w:sz="0" w:space="0" w:color="auto"/>
            <w:right w:val="none" w:sz="0" w:space="0" w:color="auto"/>
          </w:divBdr>
        </w:div>
        <w:div w:id="618225822">
          <w:marLeft w:val="640"/>
          <w:marRight w:val="0"/>
          <w:marTop w:val="0"/>
          <w:marBottom w:val="0"/>
          <w:divBdr>
            <w:top w:val="none" w:sz="0" w:space="0" w:color="auto"/>
            <w:left w:val="none" w:sz="0" w:space="0" w:color="auto"/>
            <w:bottom w:val="none" w:sz="0" w:space="0" w:color="auto"/>
            <w:right w:val="none" w:sz="0" w:space="0" w:color="auto"/>
          </w:divBdr>
        </w:div>
        <w:div w:id="649138474">
          <w:marLeft w:val="640"/>
          <w:marRight w:val="0"/>
          <w:marTop w:val="0"/>
          <w:marBottom w:val="0"/>
          <w:divBdr>
            <w:top w:val="none" w:sz="0" w:space="0" w:color="auto"/>
            <w:left w:val="none" w:sz="0" w:space="0" w:color="auto"/>
            <w:bottom w:val="none" w:sz="0" w:space="0" w:color="auto"/>
            <w:right w:val="none" w:sz="0" w:space="0" w:color="auto"/>
          </w:divBdr>
        </w:div>
        <w:div w:id="658996854">
          <w:marLeft w:val="640"/>
          <w:marRight w:val="0"/>
          <w:marTop w:val="0"/>
          <w:marBottom w:val="0"/>
          <w:divBdr>
            <w:top w:val="none" w:sz="0" w:space="0" w:color="auto"/>
            <w:left w:val="none" w:sz="0" w:space="0" w:color="auto"/>
            <w:bottom w:val="none" w:sz="0" w:space="0" w:color="auto"/>
            <w:right w:val="none" w:sz="0" w:space="0" w:color="auto"/>
          </w:divBdr>
        </w:div>
        <w:div w:id="672099994">
          <w:marLeft w:val="640"/>
          <w:marRight w:val="0"/>
          <w:marTop w:val="0"/>
          <w:marBottom w:val="0"/>
          <w:divBdr>
            <w:top w:val="none" w:sz="0" w:space="0" w:color="auto"/>
            <w:left w:val="none" w:sz="0" w:space="0" w:color="auto"/>
            <w:bottom w:val="none" w:sz="0" w:space="0" w:color="auto"/>
            <w:right w:val="none" w:sz="0" w:space="0" w:color="auto"/>
          </w:divBdr>
        </w:div>
        <w:div w:id="704594895">
          <w:marLeft w:val="640"/>
          <w:marRight w:val="0"/>
          <w:marTop w:val="0"/>
          <w:marBottom w:val="0"/>
          <w:divBdr>
            <w:top w:val="none" w:sz="0" w:space="0" w:color="auto"/>
            <w:left w:val="none" w:sz="0" w:space="0" w:color="auto"/>
            <w:bottom w:val="none" w:sz="0" w:space="0" w:color="auto"/>
            <w:right w:val="none" w:sz="0" w:space="0" w:color="auto"/>
          </w:divBdr>
        </w:div>
        <w:div w:id="718406819">
          <w:marLeft w:val="640"/>
          <w:marRight w:val="0"/>
          <w:marTop w:val="0"/>
          <w:marBottom w:val="0"/>
          <w:divBdr>
            <w:top w:val="none" w:sz="0" w:space="0" w:color="auto"/>
            <w:left w:val="none" w:sz="0" w:space="0" w:color="auto"/>
            <w:bottom w:val="none" w:sz="0" w:space="0" w:color="auto"/>
            <w:right w:val="none" w:sz="0" w:space="0" w:color="auto"/>
          </w:divBdr>
        </w:div>
        <w:div w:id="720789010">
          <w:marLeft w:val="640"/>
          <w:marRight w:val="0"/>
          <w:marTop w:val="0"/>
          <w:marBottom w:val="0"/>
          <w:divBdr>
            <w:top w:val="none" w:sz="0" w:space="0" w:color="auto"/>
            <w:left w:val="none" w:sz="0" w:space="0" w:color="auto"/>
            <w:bottom w:val="none" w:sz="0" w:space="0" w:color="auto"/>
            <w:right w:val="none" w:sz="0" w:space="0" w:color="auto"/>
          </w:divBdr>
        </w:div>
        <w:div w:id="729958425">
          <w:marLeft w:val="640"/>
          <w:marRight w:val="0"/>
          <w:marTop w:val="0"/>
          <w:marBottom w:val="0"/>
          <w:divBdr>
            <w:top w:val="none" w:sz="0" w:space="0" w:color="auto"/>
            <w:left w:val="none" w:sz="0" w:space="0" w:color="auto"/>
            <w:bottom w:val="none" w:sz="0" w:space="0" w:color="auto"/>
            <w:right w:val="none" w:sz="0" w:space="0" w:color="auto"/>
          </w:divBdr>
        </w:div>
        <w:div w:id="762839927">
          <w:marLeft w:val="640"/>
          <w:marRight w:val="0"/>
          <w:marTop w:val="0"/>
          <w:marBottom w:val="0"/>
          <w:divBdr>
            <w:top w:val="none" w:sz="0" w:space="0" w:color="auto"/>
            <w:left w:val="none" w:sz="0" w:space="0" w:color="auto"/>
            <w:bottom w:val="none" w:sz="0" w:space="0" w:color="auto"/>
            <w:right w:val="none" w:sz="0" w:space="0" w:color="auto"/>
          </w:divBdr>
        </w:div>
        <w:div w:id="767506491">
          <w:marLeft w:val="640"/>
          <w:marRight w:val="0"/>
          <w:marTop w:val="0"/>
          <w:marBottom w:val="0"/>
          <w:divBdr>
            <w:top w:val="none" w:sz="0" w:space="0" w:color="auto"/>
            <w:left w:val="none" w:sz="0" w:space="0" w:color="auto"/>
            <w:bottom w:val="none" w:sz="0" w:space="0" w:color="auto"/>
            <w:right w:val="none" w:sz="0" w:space="0" w:color="auto"/>
          </w:divBdr>
        </w:div>
        <w:div w:id="785925537">
          <w:marLeft w:val="640"/>
          <w:marRight w:val="0"/>
          <w:marTop w:val="0"/>
          <w:marBottom w:val="0"/>
          <w:divBdr>
            <w:top w:val="none" w:sz="0" w:space="0" w:color="auto"/>
            <w:left w:val="none" w:sz="0" w:space="0" w:color="auto"/>
            <w:bottom w:val="none" w:sz="0" w:space="0" w:color="auto"/>
            <w:right w:val="none" w:sz="0" w:space="0" w:color="auto"/>
          </w:divBdr>
        </w:div>
        <w:div w:id="791483361">
          <w:marLeft w:val="640"/>
          <w:marRight w:val="0"/>
          <w:marTop w:val="0"/>
          <w:marBottom w:val="0"/>
          <w:divBdr>
            <w:top w:val="none" w:sz="0" w:space="0" w:color="auto"/>
            <w:left w:val="none" w:sz="0" w:space="0" w:color="auto"/>
            <w:bottom w:val="none" w:sz="0" w:space="0" w:color="auto"/>
            <w:right w:val="none" w:sz="0" w:space="0" w:color="auto"/>
          </w:divBdr>
        </w:div>
        <w:div w:id="803081794">
          <w:marLeft w:val="640"/>
          <w:marRight w:val="0"/>
          <w:marTop w:val="0"/>
          <w:marBottom w:val="0"/>
          <w:divBdr>
            <w:top w:val="none" w:sz="0" w:space="0" w:color="auto"/>
            <w:left w:val="none" w:sz="0" w:space="0" w:color="auto"/>
            <w:bottom w:val="none" w:sz="0" w:space="0" w:color="auto"/>
            <w:right w:val="none" w:sz="0" w:space="0" w:color="auto"/>
          </w:divBdr>
        </w:div>
        <w:div w:id="806163026">
          <w:marLeft w:val="640"/>
          <w:marRight w:val="0"/>
          <w:marTop w:val="0"/>
          <w:marBottom w:val="0"/>
          <w:divBdr>
            <w:top w:val="none" w:sz="0" w:space="0" w:color="auto"/>
            <w:left w:val="none" w:sz="0" w:space="0" w:color="auto"/>
            <w:bottom w:val="none" w:sz="0" w:space="0" w:color="auto"/>
            <w:right w:val="none" w:sz="0" w:space="0" w:color="auto"/>
          </w:divBdr>
        </w:div>
        <w:div w:id="844250893">
          <w:marLeft w:val="640"/>
          <w:marRight w:val="0"/>
          <w:marTop w:val="0"/>
          <w:marBottom w:val="0"/>
          <w:divBdr>
            <w:top w:val="none" w:sz="0" w:space="0" w:color="auto"/>
            <w:left w:val="none" w:sz="0" w:space="0" w:color="auto"/>
            <w:bottom w:val="none" w:sz="0" w:space="0" w:color="auto"/>
            <w:right w:val="none" w:sz="0" w:space="0" w:color="auto"/>
          </w:divBdr>
        </w:div>
        <w:div w:id="847329855">
          <w:marLeft w:val="640"/>
          <w:marRight w:val="0"/>
          <w:marTop w:val="0"/>
          <w:marBottom w:val="0"/>
          <w:divBdr>
            <w:top w:val="none" w:sz="0" w:space="0" w:color="auto"/>
            <w:left w:val="none" w:sz="0" w:space="0" w:color="auto"/>
            <w:bottom w:val="none" w:sz="0" w:space="0" w:color="auto"/>
            <w:right w:val="none" w:sz="0" w:space="0" w:color="auto"/>
          </w:divBdr>
        </w:div>
        <w:div w:id="860968974">
          <w:marLeft w:val="640"/>
          <w:marRight w:val="0"/>
          <w:marTop w:val="0"/>
          <w:marBottom w:val="0"/>
          <w:divBdr>
            <w:top w:val="none" w:sz="0" w:space="0" w:color="auto"/>
            <w:left w:val="none" w:sz="0" w:space="0" w:color="auto"/>
            <w:bottom w:val="none" w:sz="0" w:space="0" w:color="auto"/>
            <w:right w:val="none" w:sz="0" w:space="0" w:color="auto"/>
          </w:divBdr>
        </w:div>
        <w:div w:id="892346604">
          <w:marLeft w:val="640"/>
          <w:marRight w:val="0"/>
          <w:marTop w:val="0"/>
          <w:marBottom w:val="0"/>
          <w:divBdr>
            <w:top w:val="none" w:sz="0" w:space="0" w:color="auto"/>
            <w:left w:val="none" w:sz="0" w:space="0" w:color="auto"/>
            <w:bottom w:val="none" w:sz="0" w:space="0" w:color="auto"/>
            <w:right w:val="none" w:sz="0" w:space="0" w:color="auto"/>
          </w:divBdr>
        </w:div>
        <w:div w:id="898974783">
          <w:marLeft w:val="640"/>
          <w:marRight w:val="0"/>
          <w:marTop w:val="0"/>
          <w:marBottom w:val="0"/>
          <w:divBdr>
            <w:top w:val="none" w:sz="0" w:space="0" w:color="auto"/>
            <w:left w:val="none" w:sz="0" w:space="0" w:color="auto"/>
            <w:bottom w:val="none" w:sz="0" w:space="0" w:color="auto"/>
            <w:right w:val="none" w:sz="0" w:space="0" w:color="auto"/>
          </w:divBdr>
        </w:div>
        <w:div w:id="903611862">
          <w:marLeft w:val="640"/>
          <w:marRight w:val="0"/>
          <w:marTop w:val="0"/>
          <w:marBottom w:val="0"/>
          <w:divBdr>
            <w:top w:val="none" w:sz="0" w:space="0" w:color="auto"/>
            <w:left w:val="none" w:sz="0" w:space="0" w:color="auto"/>
            <w:bottom w:val="none" w:sz="0" w:space="0" w:color="auto"/>
            <w:right w:val="none" w:sz="0" w:space="0" w:color="auto"/>
          </w:divBdr>
        </w:div>
        <w:div w:id="1011103675">
          <w:marLeft w:val="640"/>
          <w:marRight w:val="0"/>
          <w:marTop w:val="0"/>
          <w:marBottom w:val="0"/>
          <w:divBdr>
            <w:top w:val="none" w:sz="0" w:space="0" w:color="auto"/>
            <w:left w:val="none" w:sz="0" w:space="0" w:color="auto"/>
            <w:bottom w:val="none" w:sz="0" w:space="0" w:color="auto"/>
            <w:right w:val="none" w:sz="0" w:space="0" w:color="auto"/>
          </w:divBdr>
        </w:div>
        <w:div w:id="1012341050">
          <w:marLeft w:val="640"/>
          <w:marRight w:val="0"/>
          <w:marTop w:val="0"/>
          <w:marBottom w:val="0"/>
          <w:divBdr>
            <w:top w:val="none" w:sz="0" w:space="0" w:color="auto"/>
            <w:left w:val="none" w:sz="0" w:space="0" w:color="auto"/>
            <w:bottom w:val="none" w:sz="0" w:space="0" w:color="auto"/>
            <w:right w:val="none" w:sz="0" w:space="0" w:color="auto"/>
          </w:divBdr>
        </w:div>
        <w:div w:id="1013269034">
          <w:marLeft w:val="640"/>
          <w:marRight w:val="0"/>
          <w:marTop w:val="0"/>
          <w:marBottom w:val="0"/>
          <w:divBdr>
            <w:top w:val="none" w:sz="0" w:space="0" w:color="auto"/>
            <w:left w:val="none" w:sz="0" w:space="0" w:color="auto"/>
            <w:bottom w:val="none" w:sz="0" w:space="0" w:color="auto"/>
            <w:right w:val="none" w:sz="0" w:space="0" w:color="auto"/>
          </w:divBdr>
        </w:div>
        <w:div w:id="1225220428">
          <w:marLeft w:val="640"/>
          <w:marRight w:val="0"/>
          <w:marTop w:val="0"/>
          <w:marBottom w:val="0"/>
          <w:divBdr>
            <w:top w:val="none" w:sz="0" w:space="0" w:color="auto"/>
            <w:left w:val="none" w:sz="0" w:space="0" w:color="auto"/>
            <w:bottom w:val="none" w:sz="0" w:space="0" w:color="auto"/>
            <w:right w:val="none" w:sz="0" w:space="0" w:color="auto"/>
          </w:divBdr>
        </w:div>
        <w:div w:id="1298879337">
          <w:marLeft w:val="640"/>
          <w:marRight w:val="0"/>
          <w:marTop w:val="0"/>
          <w:marBottom w:val="0"/>
          <w:divBdr>
            <w:top w:val="none" w:sz="0" w:space="0" w:color="auto"/>
            <w:left w:val="none" w:sz="0" w:space="0" w:color="auto"/>
            <w:bottom w:val="none" w:sz="0" w:space="0" w:color="auto"/>
            <w:right w:val="none" w:sz="0" w:space="0" w:color="auto"/>
          </w:divBdr>
        </w:div>
        <w:div w:id="1351370555">
          <w:marLeft w:val="640"/>
          <w:marRight w:val="0"/>
          <w:marTop w:val="0"/>
          <w:marBottom w:val="0"/>
          <w:divBdr>
            <w:top w:val="none" w:sz="0" w:space="0" w:color="auto"/>
            <w:left w:val="none" w:sz="0" w:space="0" w:color="auto"/>
            <w:bottom w:val="none" w:sz="0" w:space="0" w:color="auto"/>
            <w:right w:val="none" w:sz="0" w:space="0" w:color="auto"/>
          </w:divBdr>
        </w:div>
        <w:div w:id="1358190749">
          <w:marLeft w:val="640"/>
          <w:marRight w:val="0"/>
          <w:marTop w:val="0"/>
          <w:marBottom w:val="0"/>
          <w:divBdr>
            <w:top w:val="none" w:sz="0" w:space="0" w:color="auto"/>
            <w:left w:val="none" w:sz="0" w:space="0" w:color="auto"/>
            <w:bottom w:val="none" w:sz="0" w:space="0" w:color="auto"/>
            <w:right w:val="none" w:sz="0" w:space="0" w:color="auto"/>
          </w:divBdr>
        </w:div>
        <w:div w:id="1381634694">
          <w:marLeft w:val="640"/>
          <w:marRight w:val="0"/>
          <w:marTop w:val="0"/>
          <w:marBottom w:val="0"/>
          <w:divBdr>
            <w:top w:val="none" w:sz="0" w:space="0" w:color="auto"/>
            <w:left w:val="none" w:sz="0" w:space="0" w:color="auto"/>
            <w:bottom w:val="none" w:sz="0" w:space="0" w:color="auto"/>
            <w:right w:val="none" w:sz="0" w:space="0" w:color="auto"/>
          </w:divBdr>
        </w:div>
        <w:div w:id="1519738137">
          <w:marLeft w:val="640"/>
          <w:marRight w:val="0"/>
          <w:marTop w:val="0"/>
          <w:marBottom w:val="0"/>
          <w:divBdr>
            <w:top w:val="none" w:sz="0" w:space="0" w:color="auto"/>
            <w:left w:val="none" w:sz="0" w:space="0" w:color="auto"/>
            <w:bottom w:val="none" w:sz="0" w:space="0" w:color="auto"/>
            <w:right w:val="none" w:sz="0" w:space="0" w:color="auto"/>
          </w:divBdr>
        </w:div>
        <w:div w:id="1576548843">
          <w:marLeft w:val="640"/>
          <w:marRight w:val="0"/>
          <w:marTop w:val="0"/>
          <w:marBottom w:val="0"/>
          <w:divBdr>
            <w:top w:val="none" w:sz="0" w:space="0" w:color="auto"/>
            <w:left w:val="none" w:sz="0" w:space="0" w:color="auto"/>
            <w:bottom w:val="none" w:sz="0" w:space="0" w:color="auto"/>
            <w:right w:val="none" w:sz="0" w:space="0" w:color="auto"/>
          </w:divBdr>
        </w:div>
        <w:div w:id="1626041131">
          <w:marLeft w:val="640"/>
          <w:marRight w:val="0"/>
          <w:marTop w:val="0"/>
          <w:marBottom w:val="0"/>
          <w:divBdr>
            <w:top w:val="none" w:sz="0" w:space="0" w:color="auto"/>
            <w:left w:val="none" w:sz="0" w:space="0" w:color="auto"/>
            <w:bottom w:val="none" w:sz="0" w:space="0" w:color="auto"/>
            <w:right w:val="none" w:sz="0" w:space="0" w:color="auto"/>
          </w:divBdr>
        </w:div>
        <w:div w:id="1648245019">
          <w:marLeft w:val="640"/>
          <w:marRight w:val="0"/>
          <w:marTop w:val="0"/>
          <w:marBottom w:val="0"/>
          <w:divBdr>
            <w:top w:val="none" w:sz="0" w:space="0" w:color="auto"/>
            <w:left w:val="none" w:sz="0" w:space="0" w:color="auto"/>
            <w:bottom w:val="none" w:sz="0" w:space="0" w:color="auto"/>
            <w:right w:val="none" w:sz="0" w:space="0" w:color="auto"/>
          </w:divBdr>
        </w:div>
        <w:div w:id="1673024214">
          <w:marLeft w:val="640"/>
          <w:marRight w:val="0"/>
          <w:marTop w:val="0"/>
          <w:marBottom w:val="0"/>
          <w:divBdr>
            <w:top w:val="none" w:sz="0" w:space="0" w:color="auto"/>
            <w:left w:val="none" w:sz="0" w:space="0" w:color="auto"/>
            <w:bottom w:val="none" w:sz="0" w:space="0" w:color="auto"/>
            <w:right w:val="none" w:sz="0" w:space="0" w:color="auto"/>
          </w:divBdr>
        </w:div>
        <w:div w:id="1685133150">
          <w:marLeft w:val="640"/>
          <w:marRight w:val="0"/>
          <w:marTop w:val="0"/>
          <w:marBottom w:val="0"/>
          <w:divBdr>
            <w:top w:val="none" w:sz="0" w:space="0" w:color="auto"/>
            <w:left w:val="none" w:sz="0" w:space="0" w:color="auto"/>
            <w:bottom w:val="none" w:sz="0" w:space="0" w:color="auto"/>
            <w:right w:val="none" w:sz="0" w:space="0" w:color="auto"/>
          </w:divBdr>
        </w:div>
        <w:div w:id="1741832148">
          <w:marLeft w:val="640"/>
          <w:marRight w:val="0"/>
          <w:marTop w:val="0"/>
          <w:marBottom w:val="0"/>
          <w:divBdr>
            <w:top w:val="none" w:sz="0" w:space="0" w:color="auto"/>
            <w:left w:val="none" w:sz="0" w:space="0" w:color="auto"/>
            <w:bottom w:val="none" w:sz="0" w:space="0" w:color="auto"/>
            <w:right w:val="none" w:sz="0" w:space="0" w:color="auto"/>
          </w:divBdr>
        </w:div>
        <w:div w:id="1761901007">
          <w:marLeft w:val="640"/>
          <w:marRight w:val="0"/>
          <w:marTop w:val="0"/>
          <w:marBottom w:val="0"/>
          <w:divBdr>
            <w:top w:val="none" w:sz="0" w:space="0" w:color="auto"/>
            <w:left w:val="none" w:sz="0" w:space="0" w:color="auto"/>
            <w:bottom w:val="none" w:sz="0" w:space="0" w:color="auto"/>
            <w:right w:val="none" w:sz="0" w:space="0" w:color="auto"/>
          </w:divBdr>
        </w:div>
        <w:div w:id="1808817766">
          <w:marLeft w:val="640"/>
          <w:marRight w:val="0"/>
          <w:marTop w:val="0"/>
          <w:marBottom w:val="0"/>
          <w:divBdr>
            <w:top w:val="none" w:sz="0" w:space="0" w:color="auto"/>
            <w:left w:val="none" w:sz="0" w:space="0" w:color="auto"/>
            <w:bottom w:val="none" w:sz="0" w:space="0" w:color="auto"/>
            <w:right w:val="none" w:sz="0" w:space="0" w:color="auto"/>
          </w:divBdr>
        </w:div>
        <w:div w:id="1814444387">
          <w:marLeft w:val="640"/>
          <w:marRight w:val="0"/>
          <w:marTop w:val="0"/>
          <w:marBottom w:val="0"/>
          <w:divBdr>
            <w:top w:val="none" w:sz="0" w:space="0" w:color="auto"/>
            <w:left w:val="none" w:sz="0" w:space="0" w:color="auto"/>
            <w:bottom w:val="none" w:sz="0" w:space="0" w:color="auto"/>
            <w:right w:val="none" w:sz="0" w:space="0" w:color="auto"/>
          </w:divBdr>
        </w:div>
        <w:div w:id="1820732630">
          <w:marLeft w:val="640"/>
          <w:marRight w:val="0"/>
          <w:marTop w:val="0"/>
          <w:marBottom w:val="0"/>
          <w:divBdr>
            <w:top w:val="none" w:sz="0" w:space="0" w:color="auto"/>
            <w:left w:val="none" w:sz="0" w:space="0" w:color="auto"/>
            <w:bottom w:val="none" w:sz="0" w:space="0" w:color="auto"/>
            <w:right w:val="none" w:sz="0" w:space="0" w:color="auto"/>
          </w:divBdr>
        </w:div>
        <w:div w:id="1852798710">
          <w:marLeft w:val="640"/>
          <w:marRight w:val="0"/>
          <w:marTop w:val="0"/>
          <w:marBottom w:val="0"/>
          <w:divBdr>
            <w:top w:val="none" w:sz="0" w:space="0" w:color="auto"/>
            <w:left w:val="none" w:sz="0" w:space="0" w:color="auto"/>
            <w:bottom w:val="none" w:sz="0" w:space="0" w:color="auto"/>
            <w:right w:val="none" w:sz="0" w:space="0" w:color="auto"/>
          </w:divBdr>
        </w:div>
        <w:div w:id="1916548890">
          <w:marLeft w:val="640"/>
          <w:marRight w:val="0"/>
          <w:marTop w:val="0"/>
          <w:marBottom w:val="0"/>
          <w:divBdr>
            <w:top w:val="none" w:sz="0" w:space="0" w:color="auto"/>
            <w:left w:val="none" w:sz="0" w:space="0" w:color="auto"/>
            <w:bottom w:val="none" w:sz="0" w:space="0" w:color="auto"/>
            <w:right w:val="none" w:sz="0" w:space="0" w:color="auto"/>
          </w:divBdr>
        </w:div>
        <w:div w:id="1948996841">
          <w:marLeft w:val="640"/>
          <w:marRight w:val="0"/>
          <w:marTop w:val="0"/>
          <w:marBottom w:val="0"/>
          <w:divBdr>
            <w:top w:val="none" w:sz="0" w:space="0" w:color="auto"/>
            <w:left w:val="none" w:sz="0" w:space="0" w:color="auto"/>
            <w:bottom w:val="none" w:sz="0" w:space="0" w:color="auto"/>
            <w:right w:val="none" w:sz="0" w:space="0" w:color="auto"/>
          </w:divBdr>
        </w:div>
        <w:div w:id="1981961423">
          <w:marLeft w:val="640"/>
          <w:marRight w:val="0"/>
          <w:marTop w:val="0"/>
          <w:marBottom w:val="0"/>
          <w:divBdr>
            <w:top w:val="none" w:sz="0" w:space="0" w:color="auto"/>
            <w:left w:val="none" w:sz="0" w:space="0" w:color="auto"/>
            <w:bottom w:val="none" w:sz="0" w:space="0" w:color="auto"/>
            <w:right w:val="none" w:sz="0" w:space="0" w:color="auto"/>
          </w:divBdr>
        </w:div>
        <w:div w:id="2012949641">
          <w:marLeft w:val="640"/>
          <w:marRight w:val="0"/>
          <w:marTop w:val="0"/>
          <w:marBottom w:val="0"/>
          <w:divBdr>
            <w:top w:val="none" w:sz="0" w:space="0" w:color="auto"/>
            <w:left w:val="none" w:sz="0" w:space="0" w:color="auto"/>
            <w:bottom w:val="none" w:sz="0" w:space="0" w:color="auto"/>
            <w:right w:val="none" w:sz="0" w:space="0" w:color="auto"/>
          </w:divBdr>
        </w:div>
        <w:div w:id="2123569415">
          <w:marLeft w:val="640"/>
          <w:marRight w:val="0"/>
          <w:marTop w:val="0"/>
          <w:marBottom w:val="0"/>
          <w:divBdr>
            <w:top w:val="none" w:sz="0" w:space="0" w:color="auto"/>
            <w:left w:val="none" w:sz="0" w:space="0" w:color="auto"/>
            <w:bottom w:val="none" w:sz="0" w:space="0" w:color="auto"/>
            <w:right w:val="none" w:sz="0" w:space="0" w:color="auto"/>
          </w:divBdr>
        </w:div>
        <w:div w:id="2142383102">
          <w:marLeft w:val="640"/>
          <w:marRight w:val="0"/>
          <w:marTop w:val="0"/>
          <w:marBottom w:val="0"/>
          <w:divBdr>
            <w:top w:val="none" w:sz="0" w:space="0" w:color="auto"/>
            <w:left w:val="none" w:sz="0" w:space="0" w:color="auto"/>
            <w:bottom w:val="none" w:sz="0" w:space="0" w:color="auto"/>
            <w:right w:val="none" w:sz="0" w:space="0" w:color="auto"/>
          </w:divBdr>
        </w:div>
      </w:divsChild>
    </w:div>
    <w:div w:id="243957239">
      <w:marLeft w:val="640"/>
      <w:marRight w:val="0"/>
      <w:marTop w:val="0"/>
      <w:marBottom w:val="0"/>
      <w:divBdr>
        <w:top w:val="none" w:sz="0" w:space="0" w:color="auto"/>
        <w:left w:val="none" w:sz="0" w:space="0" w:color="auto"/>
        <w:bottom w:val="none" w:sz="0" w:space="0" w:color="auto"/>
        <w:right w:val="none" w:sz="0" w:space="0" w:color="auto"/>
      </w:divBdr>
    </w:div>
    <w:div w:id="244532556">
      <w:marLeft w:val="0"/>
      <w:marRight w:val="0"/>
      <w:marTop w:val="0"/>
      <w:marBottom w:val="0"/>
      <w:divBdr>
        <w:top w:val="none" w:sz="0" w:space="0" w:color="auto"/>
        <w:left w:val="none" w:sz="0" w:space="0" w:color="auto"/>
        <w:bottom w:val="none" w:sz="0" w:space="0" w:color="auto"/>
        <w:right w:val="none" w:sz="0" w:space="0" w:color="auto"/>
      </w:divBdr>
    </w:div>
    <w:div w:id="245113699">
      <w:marLeft w:val="0"/>
      <w:marRight w:val="0"/>
      <w:marTop w:val="0"/>
      <w:marBottom w:val="0"/>
      <w:divBdr>
        <w:top w:val="none" w:sz="0" w:space="0" w:color="auto"/>
        <w:left w:val="none" w:sz="0" w:space="0" w:color="auto"/>
        <w:bottom w:val="none" w:sz="0" w:space="0" w:color="auto"/>
        <w:right w:val="none" w:sz="0" w:space="0" w:color="auto"/>
      </w:divBdr>
    </w:div>
    <w:div w:id="246430614">
      <w:marLeft w:val="0"/>
      <w:marRight w:val="0"/>
      <w:marTop w:val="0"/>
      <w:marBottom w:val="0"/>
      <w:divBdr>
        <w:top w:val="none" w:sz="0" w:space="0" w:color="auto"/>
        <w:left w:val="none" w:sz="0" w:space="0" w:color="auto"/>
        <w:bottom w:val="none" w:sz="0" w:space="0" w:color="auto"/>
        <w:right w:val="none" w:sz="0" w:space="0" w:color="auto"/>
      </w:divBdr>
    </w:div>
    <w:div w:id="246884818">
      <w:marLeft w:val="0"/>
      <w:marRight w:val="0"/>
      <w:marTop w:val="0"/>
      <w:marBottom w:val="0"/>
      <w:divBdr>
        <w:top w:val="none" w:sz="0" w:space="0" w:color="auto"/>
        <w:left w:val="none" w:sz="0" w:space="0" w:color="auto"/>
        <w:bottom w:val="none" w:sz="0" w:space="0" w:color="auto"/>
        <w:right w:val="none" w:sz="0" w:space="0" w:color="auto"/>
      </w:divBdr>
    </w:div>
    <w:div w:id="248514020">
      <w:marLeft w:val="0"/>
      <w:marRight w:val="0"/>
      <w:marTop w:val="0"/>
      <w:marBottom w:val="0"/>
      <w:divBdr>
        <w:top w:val="none" w:sz="0" w:space="0" w:color="auto"/>
        <w:left w:val="none" w:sz="0" w:space="0" w:color="auto"/>
        <w:bottom w:val="none" w:sz="0" w:space="0" w:color="auto"/>
        <w:right w:val="none" w:sz="0" w:space="0" w:color="auto"/>
      </w:divBdr>
    </w:div>
    <w:div w:id="248928870">
      <w:bodyDiv w:val="1"/>
      <w:marLeft w:val="0"/>
      <w:marRight w:val="0"/>
      <w:marTop w:val="0"/>
      <w:marBottom w:val="0"/>
      <w:divBdr>
        <w:top w:val="none" w:sz="0" w:space="0" w:color="auto"/>
        <w:left w:val="none" w:sz="0" w:space="0" w:color="auto"/>
        <w:bottom w:val="none" w:sz="0" w:space="0" w:color="auto"/>
        <w:right w:val="none" w:sz="0" w:space="0" w:color="auto"/>
      </w:divBdr>
    </w:div>
    <w:div w:id="249582642">
      <w:marLeft w:val="0"/>
      <w:marRight w:val="0"/>
      <w:marTop w:val="0"/>
      <w:marBottom w:val="0"/>
      <w:divBdr>
        <w:top w:val="none" w:sz="0" w:space="0" w:color="auto"/>
        <w:left w:val="none" w:sz="0" w:space="0" w:color="auto"/>
        <w:bottom w:val="none" w:sz="0" w:space="0" w:color="auto"/>
        <w:right w:val="none" w:sz="0" w:space="0" w:color="auto"/>
      </w:divBdr>
    </w:div>
    <w:div w:id="249585583">
      <w:marLeft w:val="640"/>
      <w:marRight w:val="0"/>
      <w:marTop w:val="0"/>
      <w:marBottom w:val="0"/>
      <w:divBdr>
        <w:top w:val="none" w:sz="0" w:space="0" w:color="auto"/>
        <w:left w:val="none" w:sz="0" w:space="0" w:color="auto"/>
        <w:bottom w:val="none" w:sz="0" w:space="0" w:color="auto"/>
        <w:right w:val="none" w:sz="0" w:space="0" w:color="auto"/>
      </w:divBdr>
    </w:div>
    <w:div w:id="249704127">
      <w:marLeft w:val="0"/>
      <w:marRight w:val="0"/>
      <w:marTop w:val="0"/>
      <w:marBottom w:val="0"/>
      <w:divBdr>
        <w:top w:val="none" w:sz="0" w:space="0" w:color="auto"/>
        <w:left w:val="none" w:sz="0" w:space="0" w:color="auto"/>
        <w:bottom w:val="none" w:sz="0" w:space="0" w:color="auto"/>
        <w:right w:val="none" w:sz="0" w:space="0" w:color="auto"/>
      </w:divBdr>
    </w:div>
    <w:div w:id="250091346">
      <w:marLeft w:val="640"/>
      <w:marRight w:val="0"/>
      <w:marTop w:val="0"/>
      <w:marBottom w:val="0"/>
      <w:divBdr>
        <w:top w:val="none" w:sz="0" w:space="0" w:color="auto"/>
        <w:left w:val="none" w:sz="0" w:space="0" w:color="auto"/>
        <w:bottom w:val="none" w:sz="0" w:space="0" w:color="auto"/>
        <w:right w:val="none" w:sz="0" w:space="0" w:color="auto"/>
      </w:divBdr>
    </w:div>
    <w:div w:id="251399674">
      <w:marLeft w:val="640"/>
      <w:marRight w:val="0"/>
      <w:marTop w:val="0"/>
      <w:marBottom w:val="0"/>
      <w:divBdr>
        <w:top w:val="none" w:sz="0" w:space="0" w:color="auto"/>
        <w:left w:val="none" w:sz="0" w:space="0" w:color="auto"/>
        <w:bottom w:val="none" w:sz="0" w:space="0" w:color="auto"/>
        <w:right w:val="none" w:sz="0" w:space="0" w:color="auto"/>
      </w:divBdr>
    </w:div>
    <w:div w:id="251933632">
      <w:marLeft w:val="0"/>
      <w:marRight w:val="0"/>
      <w:marTop w:val="0"/>
      <w:marBottom w:val="0"/>
      <w:divBdr>
        <w:top w:val="none" w:sz="0" w:space="0" w:color="auto"/>
        <w:left w:val="none" w:sz="0" w:space="0" w:color="auto"/>
        <w:bottom w:val="none" w:sz="0" w:space="0" w:color="auto"/>
        <w:right w:val="none" w:sz="0" w:space="0" w:color="auto"/>
      </w:divBdr>
    </w:div>
    <w:div w:id="252010957">
      <w:marLeft w:val="0"/>
      <w:marRight w:val="0"/>
      <w:marTop w:val="0"/>
      <w:marBottom w:val="0"/>
      <w:divBdr>
        <w:top w:val="none" w:sz="0" w:space="0" w:color="auto"/>
        <w:left w:val="none" w:sz="0" w:space="0" w:color="auto"/>
        <w:bottom w:val="none" w:sz="0" w:space="0" w:color="auto"/>
        <w:right w:val="none" w:sz="0" w:space="0" w:color="auto"/>
      </w:divBdr>
    </w:div>
    <w:div w:id="252400896">
      <w:marLeft w:val="0"/>
      <w:marRight w:val="0"/>
      <w:marTop w:val="0"/>
      <w:marBottom w:val="0"/>
      <w:divBdr>
        <w:top w:val="none" w:sz="0" w:space="0" w:color="auto"/>
        <w:left w:val="none" w:sz="0" w:space="0" w:color="auto"/>
        <w:bottom w:val="none" w:sz="0" w:space="0" w:color="auto"/>
        <w:right w:val="none" w:sz="0" w:space="0" w:color="auto"/>
      </w:divBdr>
    </w:div>
    <w:div w:id="252784020">
      <w:marLeft w:val="640"/>
      <w:marRight w:val="0"/>
      <w:marTop w:val="0"/>
      <w:marBottom w:val="0"/>
      <w:divBdr>
        <w:top w:val="none" w:sz="0" w:space="0" w:color="auto"/>
        <w:left w:val="none" w:sz="0" w:space="0" w:color="auto"/>
        <w:bottom w:val="none" w:sz="0" w:space="0" w:color="auto"/>
        <w:right w:val="none" w:sz="0" w:space="0" w:color="auto"/>
      </w:divBdr>
    </w:div>
    <w:div w:id="254748975">
      <w:marLeft w:val="640"/>
      <w:marRight w:val="0"/>
      <w:marTop w:val="0"/>
      <w:marBottom w:val="0"/>
      <w:divBdr>
        <w:top w:val="none" w:sz="0" w:space="0" w:color="auto"/>
        <w:left w:val="none" w:sz="0" w:space="0" w:color="auto"/>
        <w:bottom w:val="none" w:sz="0" w:space="0" w:color="auto"/>
        <w:right w:val="none" w:sz="0" w:space="0" w:color="auto"/>
      </w:divBdr>
    </w:div>
    <w:div w:id="254826895">
      <w:marLeft w:val="0"/>
      <w:marRight w:val="0"/>
      <w:marTop w:val="0"/>
      <w:marBottom w:val="0"/>
      <w:divBdr>
        <w:top w:val="none" w:sz="0" w:space="0" w:color="auto"/>
        <w:left w:val="none" w:sz="0" w:space="0" w:color="auto"/>
        <w:bottom w:val="none" w:sz="0" w:space="0" w:color="auto"/>
        <w:right w:val="none" w:sz="0" w:space="0" w:color="auto"/>
      </w:divBdr>
    </w:div>
    <w:div w:id="254943951">
      <w:bodyDiv w:val="1"/>
      <w:marLeft w:val="0"/>
      <w:marRight w:val="0"/>
      <w:marTop w:val="0"/>
      <w:marBottom w:val="0"/>
      <w:divBdr>
        <w:top w:val="none" w:sz="0" w:space="0" w:color="auto"/>
        <w:left w:val="none" w:sz="0" w:space="0" w:color="auto"/>
        <w:bottom w:val="none" w:sz="0" w:space="0" w:color="auto"/>
        <w:right w:val="none" w:sz="0" w:space="0" w:color="auto"/>
      </w:divBdr>
      <w:divsChild>
        <w:div w:id="1570385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603361">
      <w:bodyDiv w:val="1"/>
      <w:marLeft w:val="0"/>
      <w:marRight w:val="0"/>
      <w:marTop w:val="0"/>
      <w:marBottom w:val="0"/>
      <w:divBdr>
        <w:top w:val="none" w:sz="0" w:space="0" w:color="auto"/>
        <w:left w:val="none" w:sz="0" w:space="0" w:color="auto"/>
        <w:bottom w:val="none" w:sz="0" w:space="0" w:color="auto"/>
        <w:right w:val="none" w:sz="0" w:space="0" w:color="auto"/>
      </w:divBdr>
      <w:divsChild>
        <w:div w:id="95492468">
          <w:marLeft w:val="640"/>
          <w:marRight w:val="0"/>
          <w:marTop w:val="0"/>
          <w:marBottom w:val="0"/>
          <w:divBdr>
            <w:top w:val="none" w:sz="0" w:space="0" w:color="auto"/>
            <w:left w:val="none" w:sz="0" w:space="0" w:color="auto"/>
            <w:bottom w:val="none" w:sz="0" w:space="0" w:color="auto"/>
            <w:right w:val="none" w:sz="0" w:space="0" w:color="auto"/>
          </w:divBdr>
        </w:div>
        <w:div w:id="463619201">
          <w:marLeft w:val="640"/>
          <w:marRight w:val="0"/>
          <w:marTop w:val="0"/>
          <w:marBottom w:val="0"/>
          <w:divBdr>
            <w:top w:val="none" w:sz="0" w:space="0" w:color="auto"/>
            <w:left w:val="none" w:sz="0" w:space="0" w:color="auto"/>
            <w:bottom w:val="none" w:sz="0" w:space="0" w:color="auto"/>
            <w:right w:val="none" w:sz="0" w:space="0" w:color="auto"/>
          </w:divBdr>
        </w:div>
        <w:div w:id="577175765">
          <w:marLeft w:val="640"/>
          <w:marRight w:val="0"/>
          <w:marTop w:val="0"/>
          <w:marBottom w:val="0"/>
          <w:divBdr>
            <w:top w:val="none" w:sz="0" w:space="0" w:color="auto"/>
            <w:left w:val="none" w:sz="0" w:space="0" w:color="auto"/>
            <w:bottom w:val="none" w:sz="0" w:space="0" w:color="auto"/>
            <w:right w:val="none" w:sz="0" w:space="0" w:color="auto"/>
          </w:divBdr>
        </w:div>
        <w:div w:id="982585395">
          <w:marLeft w:val="640"/>
          <w:marRight w:val="0"/>
          <w:marTop w:val="0"/>
          <w:marBottom w:val="0"/>
          <w:divBdr>
            <w:top w:val="none" w:sz="0" w:space="0" w:color="auto"/>
            <w:left w:val="none" w:sz="0" w:space="0" w:color="auto"/>
            <w:bottom w:val="none" w:sz="0" w:space="0" w:color="auto"/>
            <w:right w:val="none" w:sz="0" w:space="0" w:color="auto"/>
          </w:divBdr>
        </w:div>
        <w:div w:id="1356075332">
          <w:marLeft w:val="640"/>
          <w:marRight w:val="0"/>
          <w:marTop w:val="0"/>
          <w:marBottom w:val="0"/>
          <w:divBdr>
            <w:top w:val="none" w:sz="0" w:space="0" w:color="auto"/>
            <w:left w:val="none" w:sz="0" w:space="0" w:color="auto"/>
            <w:bottom w:val="none" w:sz="0" w:space="0" w:color="auto"/>
            <w:right w:val="none" w:sz="0" w:space="0" w:color="auto"/>
          </w:divBdr>
        </w:div>
        <w:div w:id="1365525134">
          <w:marLeft w:val="640"/>
          <w:marRight w:val="0"/>
          <w:marTop w:val="0"/>
          <w:marBottom w:val="0"/>
          <w:divBdr>
            <w:top w:val="none" w:sz="0" w:space="0" w:color="auto"/>
            <w:left w:val="none" w:sz="0" w:space="0" w:color="auto"/>
            <w:bottom w:val="none" w:sz="0" w:space="0" w:color="auto"/>
            <w:right w:val="none" w:sz="0" w:space="0" w:color="auto"/>
          </w:divBdr>
        </w:div>
        <w:div w:id="1799953043">
          <w:marLeft w:val="640"/>
          <w:marRight w:val="0"/>
          <w:marTop w:val="0"/>
          <w:marBottom w:val="0"/>
          <w:divBdr>
            <w:top w:val="none" w:sz="0" w:space="0" w:color="auto"/>
            <w:left w:val="none" w:sz="0" w:space="0" w:color="auto"/>
            <w:bottom w:val="none" w:sz="0" w:space="0" w:color="auto"/>
            <w:right w:val="none" w:sz="0" w:space="0" w:color="auto"/>
          </w:divBdr>
        </w:div>
        <w:div w:id="1951624744">
          <w:marLeft w:val="640"/>
          <w:marRight w:val="0"/>
          <w:marTop w:val="0"/>
          <w:marBottom w:val="0"/>
          <w:divBdr>
            <w:top w:val="none" w:sz="0" w:space="0" w:color="auto"/>
            <w:left w:val="none" w:sz="0" w:space="0" w:color="auto"/>
            <w:bottom w:val="none" w:sz="0" w:space="0" w:color="auto"/>
            <w:right w:val="none" w:sz="0" w:space="0" w:color="auto"/>
          </w:divBdr>
        </w:div>
      </w:divsChild>
    </w:div>
    <w:div w:id="258414454">
      <w:marLeft w:val="0"/>
      <w:marRight w:val="0"/>
      <w:marTop w:val="0"/>
      <w:marBottom w:val="0"/>
      <w:divBdr>
        <w:top w:val="none" w:sz="0" w:space="0" w:color="auto"/>
        <w:left w:val="none" w:sz="0" w:space="0" w:color="auto"/>
        <w:bottom w:val="none" w:sz="0" w:space="0" w:color="auto"/>
        <w:right w:val="none" w:sz="0" w:space="0" w:color="auto"/>
      </w:divBdr>
    </w:div>
    <w:div w:id="258677992">
      <w:marLeft w:val="0"/>
      <w:marRight w:val="0"/>
      <w:marTop w:val="0"/>
      <w:marBottom w:val="0"/>
      <w:divBdr>
        <w:top w:val="none" w:sz="0" w:space="0" w:color="auto"/>
        <w:left w:val="none" w:sz="0" w:space="0" w:color="auto"/>
        <w:bottom w:val="none" w:sz="0" w:space="0" w:color="auto"/>
        <w:right w:val="none" w:sz="0" w:space="0" w:color="auto"/>
      </w:divBdr>
    </w:div>
    <w:div w:id="259336434">
      <w:marLeft w:val="640"/>
      <w:marRight w:val="0"/>
      <w:marTop w:val="0"/>
      <w:marBottom w:val="0"/>
      <w:divBdr>
        <w:top w:val="none" w:sz="0" w:space="0" w:color="auto"/>
        <w:left w:val="none" w:sz="0" w:space="0" w:color="auto"/>
        <w:bottom w:val="none" w:sz="0" w:space="0" w:color="auto"/>
        <w:right w:val="none" w:sz="0" w:space="0" w:color="auto"/>
      </w:divBdr>
    </w:div>
    <w:div w:id="259722119">
      <w:marLeft w:val="0"/>
      <w:marRight w:val="150"/>
      <w:marTop w:val="0"/>
      <w:marBottom w:val="0"/>
      <w:divBdr>
        <w:top w:val="none" w:sz="0" w:space="0" w:color="auto"/>
        <w:left w:val="none" w:sz="0" w:space="0" w:color="auto"/>
        <w:bottom w:val="none" w:sz="0" w:space="0" w:color="auto"/>
        <w:right w:val="none" w:sz="0" w:space="0" w:color="auto"/>
      </w:divBdr>
      <w:divsChild>
        <w:div w:id="1003749690">
          <w:marLeft w:val="0"/>
          <w:marRight w:val="150"/>
          <w:marTop w:val="0"/>
          <w:marBottom w:val="0"/>
          <w:divBdr>
            <w:top w:val="none" w:sz="0" w:space="0" w:color="auto"/>
            <w:left w:val="none" w:sz="0" w:space="0" w:color="auto"/>
            <w:bottom w:val="none" w:sz="0" w:space="0" w:color="auto"/>
            <w:right w:val="none" w:sz="0" w:space="0" w:color="auto"/>
          </w:divBdr>
        </w:div>
      </w:divsChild>
    </w:div>
    <w:div w:id="259871241">
      <w:marLeft w:val="0"/>
      <w:marRight w:val="0"/>
      <w:marTop w:val="0"/>
      <w:marBottom w:val="0"/>
      <w:divBdr>
        <w:top w:val="none" w:sz="0" w:space="0" w:color="auto"/>
        <w:left w:val="none" w:sz="0" w:space="0" w:color="auto"/>
        <w:bottom w:val="none" w:sz="0" w:space="0" w:color="auto"/>
        <w:right w:val="none" w:sz="0" w:space="0" w:color="auto"/>
      </w:divBdr>
    </w:div>
    <w:div w:id="259989507">
      <w:marLeft w:val="0"/>
      <w:marRight w:val="0"/>
      <w:marTop w:val="0"/>
      <w:marBottom w:val="0"/>
      <w:divBdr>
        <w:top w:val="none" w:sz="0" w:space="0" w:color="auto"/>
        <w:left w:val="none" w:sz="0" w:space="0" w:color="auto"/>
        <w:bottom w:val="none" w:sz="0" w:space="0" w:color="auto"/>
        <w:right w:val="none" w:sz="0" w:space="0" w:color="auto"/>
      </w:divBdr>
    </w:div>
    <w:div w:id="262111195">
      <w:marLeft w:val="640"/>
      <w:marRight w:val="0"/>
      <w:marTop w:val="0"/>
      <w:marBottom w:val="0"/>
      <w:divBdr>
        <w:top w:val="none" w:sz="0" w:space="0" w:color="auto"/>
        <w:left w:val="none" w:sz="0" w:space="0" w:color="auto"/>
        <w:bottom w:val="none" w:sz="0" w:space="0" w:color="auto"/>
        <w:right w:val="none" w:sz="0" w:space="0" w:color="auto"/>
      </w:divBdr>
    </w:div>
    <w:div w:id="262880347">
      <w:marLeft w:val="0"/>
      <w:marRight w:val="0"/>
      <w:marTop w:val="0"/>
      <w:marBottom w:val="0"/>
      <w:divBdr>
        <w:top w:val="none" w:sz="0" w:space="0" w:color="auto"/>
        <w:left w:val="none" w:sz="0" w:space="0" w:color="auto"/>
        <w:bottom w:val="none" w:sz="0" w:space="0" w:color="auto"/>
        <w:right w:val="none" w:sz="0" w:space="0" w:color="auto"/>
      </w:divBdr>
    </w:div>
    <w:div w:id="263072425">
      <w:marLeft w:val="0"/>
      <w:marRight w:val="0"/>
      <w:marTop w:val="0"/>
      <w:marBottom w:val="0"/>
      <w:divBdr>
        <w:top w:val="none" w:sz="0" w:space="0" w:color="auto"/>
        <w:left w:val="none" w:sz="0" w:space="0" w:color="auto"/>
        <w:bottom w:val="none" w:sz="0" w:space="0" w:color="auto"/>
        <w:right w:val="none" w:sz="0" w:space="0" w:color="auto"/>
      </w:divBdr>
    </w:div>
    <w:div w:id="263541227">
      <w:marLeft w:val="640"/>
      <w:marRight w:val="0"/>
      <w:marTop w:val="0"/>
      <w:marBottom w:val="0"/>
      <w:divBdr>
        <w:top w:val="none" w:sz="0" w:space="0" w:color="auto"/>
        <w:left w:val="none" w:sz="0" w:space="0" w:color="auto"/>
        <w:bottom w:val="none" w:sz="0" w:space="0" w:color="auto"/>
        <w:right w:val="none" w:sz="0" w:space="0" w:color="auto"/>
      </w:divBdr>
    </w:div>
    <w:div w:id="263652194">
      <w:marLeft w:val="0"/>
      <w:marRight w:val="0"/>
      <w:marTop w:val="0"/>
      <w:marBottom w:val="0"/>
      <w:divBdr>
        <w:top w:val="none" w:sz="0" w:space="0" w:color="auto"/>
        <w:left w:val="none" w:sz="0" w:space="0" w:color="auto"/>
        <w:bottom w:val="none" w:sz="0" w:space="0" w:color="auto"/>
        <w:right w:val="none" w:sz="0" w:space="0" w:color="auto"/>
      </w:divBdr>
    </w:div>
    <w:div w:id="263806504">
      <w:bodyDiv w:val="1"/>
      <w:marLeft w:val="0"/>
      <w:marRight w:val="0"/>
      <w:marTop w:val="0"/>
      <w:marBottom w:val="0"/>
      <w:divBdr>
        <w:top w:val="none" w:sz="0" w:space="0" w:color="auto"/>
        <w:left w:val="none" w:sz="0" w:space="0" w:color="auto"/>
        <w:bottom w:val="none" w:sz="0" w:space="0" w:color="auto"/>
        <w:right w:val="none" w:sz="0" w:space="0" w:color="auto"/>
      </w:divBdr>
      <w:divsChild>
        <w:div w:id="267003273">
          <w:marLeft w:val="0"/>
          <w:marRight w:val="0"/>
          <w:marTop w:val="0"/>
          <w:marBottom w:val="0"/>
          <w:divBdr>
            <w:top w:val="none" w:sz="0" w:space="0" w:color="auto"/>
            <w:left w:val="none" w:sz="0" w:space="0" w:color="auto"/>
            <w:bottom w:val="none" w:sz="0" w:space="0" w:color="auto"/>
            <w:right w:val="none" w:sz="0" w:space="0" w:color="auto"/>
          </w:divBdr>
          <w:divsChild>
            <w:div w:id="709498255">
              <w:marLeft w:val="0"/>
              <w:marRight w:val="0"/>
              <w:marTop w:val="0"/>
              <w:marBottom w:val="0"/>
              <w:divBdr>
                <w:top w:val="none" w:sz="0" w:space="0" w:color="auto"/>
                <w:left w:val="none" w:sz="0" w:space="0" w:color="auto"/>
                <w:bottom w:val="none" w:sz="0" w:space="0" w:color="auto"/>
                <w:right w:val="none" w:sz="0" w:space="0" w:color="auto"/>
              </w:divBdr>
              <w:divsChild>
                <w:div w:id="739520196">
                  <w:marLeft w:val="0"/>
                  <w:marRight w:val="0"/>
                  <w:marTop w:val="0"/>
                  <w:marBottom w:val="0"/>
                  <w:divBdr>
                    <w:top w:val="none" w:sz="0" w:space="0" w:color="auto"/>
                    <w:left w:val="none" w:sz="0" w:space="0" w:color="auto"/>
                    <w:bottom w:val="none" w:sz="0" w:space="0" w:color="auto"/>
                    <w:right w:val="none" w:sz="0" w:space="0" w:color="auto"/>
                  </w:divBdr>
                  <w:divsChild>
                    <w:div w:id="567375244">
                      <w:marLeft w:val="0"/>
                      <w:marRight w:val="0"/>
                      <w:marTop w:val="0"/>
                      <w:marBottom w:val="0"/>
                      <w:divBdr>
                        <w:top w:val="none" w:sz="0" w:space="0" w:color="auto"/>
                        <w:left w:val="none" w:sz="0" w:space="0" w:color="auto"/>
                        <w:bottom w:val="none" w:sz="0" w:space="0" w:color="auto"/>
                        <w:right w:val="none" w:sz="0" w:space="0" w:color="auto"/>
                      </w:divBdr>
                      <w:divsChild>
                        <w:div w:id="1956985080">
                          <w:marLeft w:val="0"/>
                          <w:marRight w:val="0"/>
                          <w:marTop w:val="0"/>
                          <w:marBottom w:val="0"/>
                          <w:divBdr>
                            <w:top w:val="none" w:sz="0" w:space="0" w:color="auto"/>
                            <w:left w:val="none" w:sz="0" w:space="0" w:color="auto"/>
                            <w:bottom w:val="none" w:sz="0" w:space="0" w:color="auto"/>
                            <w:right w:val="none" w:sz="0" w:space="0" w:color="auto"/>
                          </w:divBdr>
                          <w:divsChild>
                            <w:div w:id="1035471172">
                              <w:marLeft w:val="0"/>
                              <w:marRight w:val="0"/>
                              <w:marTop w:val="0"/>
                              <w:marBottom w:val="0"/>
                              <w:divBdr>
                                <w:top w:val="none" w:sz="0" w:space="0" w:color="auto"/>
                                <w:left w:val="none" w:sz="0" w:space="0" w:color="auto"/>
                                <w:bottom w:val="none" w:sz="0" w:space="0" w:color="auto"/>
                                <w:right w:val="none" w:sz="0" w:space="0" w:color="auto"/>
                              </w:divBdr>
                              <w:divsChild>
                                <w:div w:id="762841120">
                                  <w:marLeft w:val="0"/>
                                  <w:marRight w:val="0"/>
                                  <w:marTop w:val="0"/>
                                  <w:marBottom w:val="0"/>
                                  <w:divBdr>
                                    <w:top w:val="none" w:sz="0" w:space="0" w:color="auto"/>
                                    <w:left w:val="none" w:sz="0" w:space="0" w:color="auto"/>
                                    <w:bottom w:val="none" w:sz="0" w:space="0" w:color="auto"/>
                                    <w:right w:val="none" w:sz="0" w:space="0" w:color="auto"/>
                                  </w:divBdr>
                                  <w:divsChild>
                                    <w:div w:id="12573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879580">
      <w:marLeft w:val="0"/>
      <w:marRight w:val="0"/>
      <w:marTop w:val="0"/>
      <w:marBottom w:val="0"/>
      <w:divBdr>
        <w:top w:val="none" w:sz="0" w:space="0" w:color="auto"/>
        <w:left w:val="none" w:sz="0" w:space="0" w:color="auto"/>
        <w:bottom w:val="none" w:sz="0" w:space="0" w:color="auto"/>
        <w:right w:val="none" w:sz="0" w:space="0" w:color="auto"/>
      </w:divBdr>
    </w:div>
    <w:div w:id="269747590">
      <w:marLeft w:val="0"/>
      <w:marRight w:val="0"/>
      <w:marTop w:val="0"/>
      <w:marBottom w:val="0"/>
      <w:divBdr>
        <w:top w:val="none" w:sz="0" w:space="0" w:color="auto"/>
        <w:left w:val="none" w:sz="0" w:space="0" w:color="auto"/>
        <w:bottom w:val="none" w:sz="0" w:space="0" w:color="auto"/>
        <w:right w:val="none" w:sz="0" w:space="0" w:color="auto"/>
      </w:divBdr>
    </w:div>
    <w:div w:id="270212026">
      <w:bodyDiv w:val="1"/>
      <w:marLeft w:val="0"/>
      <w:marRight w:val="0"/>
      <w:marTop w:val="0"/>
      <w:marBottom w:val="0"/>
      <w:divBdr>
        <w:top w:val="none" w:sz="0" w:space="0" w:color="auto"/>
        <w:left w:val="none" w:sz="0" w:space="0" w:color="auto"/>
        <w:bottom w:val="none" w:sz="0" w:space="0" w:color="auto"/>
        <w:right w:val="none" w:sz="0" w:space="0" w:color="auto"/>
      </w:divBdr>
      <w:divsChild>
        <w:div w:id="148459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58606">
      <w:marLeft w:val="0"/>
      <w:marRight w:val="0"/>
      <w:marTop w:val="0"/>
      <w:marBottom w:val="0"/>
      <w:divBdr>
        <w:top w:val="none" w:sz="0" w:space="0" w:color="auto"/>
        <w:left w:val="none" w:sz="0" w:space="0" w:color="auto"/>
        <w:bottom w:val="none" w:sz="0" w:space="0" w:color="auto"/>
        <w:right w:val="none" w:sz="0" w:space="0" w:color="auto"/>
      </w:divBdr>
    </w:div>
    <w:div w:id="271518179">
      <w:marLeft w:val="640"/>
      <w:marRight w:val="0"/>
      <w:marTop w:val="0"/>
      <w:marBottom w:val="0"/>
      <w:divBdr>
        <w:top w:val="none" w:sz="0" w:space="0" w:color="auto"/>
        <w:left w:val="none" w:sz="0" w:space="0" w:color="auto"/>
        <w:bottom w:val="none" w:sz="0" w:space="0" w:color="auto"/>
        <w:right w:val="none" w:sz="0" w:space="0" w:color="auto"/>
      </w:divBdr>
    </w:div>
    <w:div w:id="272595559">
      <w:bodyDiv w:val="1"/>
      <w:marLeft w:val="0"/>
      <w:marRight w:val="0"/>
      <w:marTop w:val="0"/>
      <w:marBottom w:val="0"/>
      <w:divBdr>
        <w:top w:val="none" w:sz="0" w:space="0" w:color="auto"/>
        <w:left w:val="none" w:sz="0" w:space="0" w:color="auto"/>
        <w:bottom w:val="none" w:sz="0" w:space="0" w:color="auto"/>
        <w:right w:val="none" w:sz="0" w:space="0" w:color="auto"/>
      </w:divBdr>
    </w:div>
    <w:div w:id="272908126">
      <w:marLeft w:val="0"/>
      <w:marRight w:val="0"/>
      <w:marTop w:val="0"/>
      <w:marBottom w:val="0"/>
      <w:divBdr>
        <w:top w:val="none" w:sz="0" w:space="0" w:color="auto"/>
        <w:left w:val="none" w:sz="0" w:space="0" w:color="auto"/>
        <w:bottom w:val="none" w:sz="0" w:space="0" w:color="auto"/>
        <w:right w:val="none" w:sz="0" w:space="0" w:color="auto"/>
      </w:divBdr>
    </w:div>
    <w:div w:id="272980262">
      <w:bodyDiv w:val="1"/>
      <w:marLeft w:val="0"/>
      <w:marRight w:val="0"/>
      <w:marTop w:val="0"/>
      <w:marBottom w:val="0"/>
      <w:divBdr>
        <w:top w:val="none" w:sz="0" w:space="0" w:color="auto"/>
        <w:left w:val="none" w:sz="0" w:space="0" w:color="auto"/>
        <w:bottom w:val="none" w:sz="0" w:space="0" w:color="auto"/>
        <w:right w:val="none" w:sz="0" w:space="0" w:color="auto"/>
      </w:divBdr>
    </w:div>
    <w:div w:id="273219740">
      <w:marLeft w:val="0"/>
      <w:marRight w:val="0"/>
      <w:marTop w:val="0"/>
      <w:marBottom w:val="0"/>
      <w:divBdr>
        <w:top w:val="none" w:sz="0" w:space="0" w:color="auto"/>
        <w:left w:val="none" w:sz="0" w:space="0" w:color="auto"/>
        <w:bottom w:val="none" w:sz="0" w:space="0" w:color="auto"/>
        <w:right w:val="none" w:sz="0" w:space="0" w:color="auto"/>
      </w:divBdr>
    </w:div>
    <w:div w:id="273906698">
      <w:marLeft w:val="0"/>
      <w:marRight w:val="0"/>
      <w:marTop w:val="0"/>
      <w:marBottom w:val="0"/>
      <w:divBdr>
        <w:top w:val="none" w:sz="0" w:space="0" w:color="auto"/>
        <w:left w:val="none" w:sz="0" w:space="0" w:color="auto"/>
        <w:bottom w:val="none" w:sz="0" w:space="0" w:color="auto"/>
        <w:right w:val="none" w:sz="0" w:space="0" w:color="auto"/>
      </w:divBdr>
    </w:div>
    <w:div w:id="274486232">
      <w:marLeft w:val="0"/>
      <w:marRight w:val="0"/>
      <w:marTop w:val="0"/>
      <w:marBottom w:val="0"/>
      <w:divBdr>
        <w:top w:val="none" w:sz="0" w:space="0" w:color="auto"/>
        <w:left w:val="none" w:sz="0" w:space="0" w:color="auto"/>
        <w:bottom w:val="none" w:sz="0" w:space="0" w:color="auto"/>
        <w:right w:val="none" w:sz="0" w:space="0" w:color="auto"/>
      </w:divBdr>
    </w:div>
    <w:div w:id="274603244">
      <w:marLeft w:val="0"/>
      <w:marRight w:val="150"/>
      <w:marTop w:val="0"/>
      <w:marBottom w:val="0"/>
      <w:divBdr>
        <w:top w:val="none" w:sz="0" w:space="0" w:color="auto"/>
        <w:left w:val="none" w:sz="0" w:space="0" w:color="auto"/>
        <w:bottom w:val="none" w:sz="0" w:space="0" w:color="auto"/>
        <w:right w:val="none" w:sz="0" w:space="0" w:color="auto"/>
      </w:divBdr>
      <w:divsChild>
        <w:div w:id="2046589254">
          <w:marLeft w:val="0"/>
          <w:marRight w:val="150"/>
          <w:marTop w:val="0"/>
          <w:marBottom w:val="0"/>
          <w:divBdr>
            <w:top w:val="none" w:sz="0" w:space="0" w:color="auto"/>
            <w:left w:val="none" w:sz="0" w:space="0" w:color="auto"/>
            <w:bottom w:val="none" w:sz="0" w:space="0" w:color="auto"/>
            <w:right w:val="none" w:sz="0" w:space="0" w:color="auto"/>
          </w:divBdr>
        </w:div>
      </w:divsChild>
    </w:div>
    <w:div w:id="275526470">
      <w:marLeft w:val="0"/>
      <w:marRight w:val="0"/>
      <w:marTop w:val="0"/>
      <w:marBottom w:val="0"/>
      <w:divBdr>
        <w:top w:val="none" w:sz="0" w:space="0" w:color="auto"/>
        <w:left w:val="none" w:sz="0" w:space="0" w:color="auto"/>
        <w:bottom w:val="none" w:sz="0" w:space="0" w:color="auto"/>
        <w:right w:val="none" w:sz="0" w:space="0" w:color="auto"/>
      </w:divBdr>
    </w:div>
    <w:div w:id="276108039">
      <w:marLeft w:val="0"/>
      <w:marRight w:val="150"/>
      <w:marTop w:val="0"/>
      <w:marBottom w:val="0"/>
      <w:divBdr>
        <w:top w:val="none" w:sz="0" w:space="0" w:color="auto"/>
        <w:left w:val="none" w:sz="0" w:space="0" w:color="auto"/>
        <w:bottom w:val="none" w:sz="0" w:space="0" w:color="auto"/>
        <w:right w:val="none" w:sz="0" w:space="0" w:color="auto"/>
      </w:divBdr>
    </w:div>
    <w:div w:id="277031789">
      <w:marLeft w:val="0"/>
      <w:marRight w:val="0"/>
      <w:marTop w:val="0"/>
      <w:marBottom w:val="0"/>
      <w:divBdr>
        <w:top w:val="none" w:sz="0" w:space="0" w:color="auto"/>
        <w:left w:val="none" w:sz="0" w:space="0" w:color="auto"/>
        <w:bottom w:val="none" w:sz="0" w:space="0" w:color="auto"/>
        <w:right w:val="none" w:sz="0" w:space="0" w:color="auto"/>
      </w:divBdr>
    </w:div>
    <w:div w:id="278413593">
      <w:marLeft w:val="0"/>
      <w:marRight w:val="0"/>
      <w:marTop w:val="0"/>
      <w:marBottom w:val="0"/>
      <w:divBdr>
        <w:top w:val="none" w:sz="0" w:space="0" w:color="auto"/>
        <w:left w:val="none" w:sz="0" w:space="0" w:color="auto"/>
        <w:bottom w:val="none" w:sz="0" w:space="0" w:color="auto"/>
        <w:right w:val="none" w:sz="0" w:space="0" w:color="auto"/>
      </w:divBdr>
    </w:div>
    <w:div w:id="278491501">
      <w:bodyDiv w:val="1"/>
      <w:marLeft w:val="0"/>
      <w:marRight w:val="0"/>
      <w:marTop w:val="0"/>
      <w:marBottom w:val="0"/>
      <w:divBdr>
        <w:top w:val="none" w:sz="0" w:space="0" w:color="auto"/>
        <w:left w:val="none" w:sz="0" w:space="0" w:color="auto"/>
        <w:bottom w:val="none" w:sz="0" w:space="0" w:color="auto"/>
        <w:right w:val="none" w:sz="0" w:space="0" w:color="auto"/>
      </w:divBdr>
    </w:div>
    <w:div w:id="278681402">
      <w:marLeft w:val="0"/>
      <w:marRight w:val="0"/>
      <w:marTop w:val="0"/>
      <w:marBottom w:val="0"/>
      <w:divBdr>
        <w:top w:val="none" w:sz="0" w:space="0" w:color="auto"/>
        <w:left w:val="none" w:sz="0" w:space="0" w:color="auto"/>
        <w:bottom w:val="none" w:sz="0" w:space="0" w:color="auto"/>
        <w:right w:val="none" w:sz="0" w:space="0" w:color="auto"/>
      </w:divBdr>
    </w:div>
    <w:div w:id="278726036">
      <w:bodyDiv w:val="1"/>
      <w:marLeft w:val="0"/>
      <w:marRight w:val="0"/>
      <w:marTop w:val="0"/>
      <w:marBottom w:val="0"/>
      <w:divBdr>
        <w:top w:val="none" w:sz="0" w:space="0" w:color="auto"/>
        <w:left w:val="none" w:sz="0" w:space="0" w:color="auto"/>
        <w:bottom w:val="none" w:sz="0" w:space="0" w:color="auto"/>
        <w:right w:val="none" w:sz="0" w:space="0" w:color="auto"/>
      </w:divBdr>
      <w:divsChild>
        <w:div w:id="252513354">
          <w:marLeft w:val="0"/>
          <w:marRight w:val="0"/>
          <w:marTop w:val="0"/>
          <w:marBottom w:val="0"/>
          <w:divBdr>
            <w:top w:val="none" w:sz="0" w:space="0" w:color="auto"/>
            <w:left w:val="none" w:sz="0" w:space="0" w:color="auto"/>
            <w:bottom w:val="none" w:sz="0" w:space="0" w:color="auto"/>
            <w:right w:val="none" w:sz="0" w:space="0" w:color="auto"/>
          </w:divBdr>
          <w:divsChild>
            <w:div w:id="938029086">
              <w:marLeft w:val="0"/>
              <w:marRight w:val="0"/>
              <w:marTop w:val="0"/>
              <w:marBottom w:val="0"/>
              <w:divBdr>
                <w:top w:val="none" w:sz="0" w:space="0" w:color="auto"/>
                <w:left w:val="none" w:sz="0" w:space="0" w:color="auto"/>
                <w:bottom w:val="none" w:sz="0" w:space="0" w:color="auto"/>
                <w:right w:val="none" w:sz="0" w:space="0" w:color="auto"/>
              </w:divBdr>
              <w:divsChild>
                <w:div w:id="1798402995">
                  <w:marLeft w:val="0"/>
                  <w:marRight w:val="0"/>
                  <w:marTop w:val="0"/>
                  <w:marBottom w:val="0"/>
                  <w:divBdr>
                    <w:top w:val="none" w:sz="0" w:space="0" w:color="auto"/>
                    <w:left w:val="none" w:sz="0" w:space="0" w:color="auto"/>
                    <w:bottom w:val="none" w:sz="0" w:space="0" w:color="auto"/>
                    <w:right w:val="none" w:sz="0" w:space="0" w:color="auto"/>
                  </w:divBdr>
                  <w:divsChild>
                    <w:div w:id="1659533683">
                      <w:marLeft w:val="0"/>
                      <w:marRight w:val="0"/>
                      <w:marTop w:val="0"/>
                      <w:marBottom w:val="0"/>
                      <w:divBdr>
                        <w:top w:val="none" w:sz="0" w:space="0" w:color="auto"/>
                        <w:left w:val="none" w:sz="0" w:space="0" w:color="auto"/>
                        <w:bottom w:val="none" w:sz="0" w:space="0" w:color="auto"/>
                        <w:right w:val="none" w:sz="0" w:space="0" w:color="auto"/>
                      </w:divBdr>
                      <w:divsChild>
                        <w:div w:id="1951206547">
                          <w:marLeft w:val="0"/>
                          <w:marRight w:val="0"/>
                          <w:marTop w:val="0"/>
                          <w:marBottom w:val="0"/>
                          <w:divBdr>
                            <w:top w:val="none" w:sz="0" w:space="0" w:color="auto"/>
                            <w:left w:val="none" w:sz="0" w:space="0" w:color="auto"/>
                            <w:bottom w:val="none" w:sz="0" w:space="0" w:color="auto"/>
                            <w:right w:val="none" w:sz="0" w:space="0" w:color="auto"/>
                          </w:divBdr>
                          <w:divsChild>
                            <w:div w:id="19781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380131">
      <w:bodyDiv w:val="1"/>
      <w:marLeft w:val="0"/>
      <w:marRight w:val="0"/>
      <w:marTop w:val="0"/>
      <w:marBottom w:val="0"/>
      <w:divBdr>
        <w:top w:val="none" w:sz="0" w:space="0" w:color="auto"/>
        <w:left w:val="none" w:sz="0" w:space="0" w:color="auto"/>
        <w:bottom w:val="none" w:sz="0" w:space="0" w:color="auto"/>
        <w:right w:val="none" w:sz="0" w:space="0" w:color="auto"/>
      </w:divBdr>
    </w:div>
    <w:div w:id="280232911">
      <w:marLeft w:val="0"/>
      <w:marRight w:val="0"/>
      <w:marTop w:val="0"/>
      <w:marBottom w:val="0"/>
      <w:divBdr>
        <w:top w:val="none" w:sz="0" w:space="0" w:color="auto"/>
        <w:left w:val="none" w:sz="0" w:space="0" w:color="auto"/>
        <w:bottom w:val="none" w:sz="0" w:space="0" w:color="auto"/>
        <w:right w:val="none" w:sz="0" w:space="0" w:color="auto"/>
      </w:divBdr>
    </w:div>
    <w:div w:id="280579286">
      <w:marLeft w:val="0"/>
      <w:marRight w:val="0"/>
      <w:marTop w:val="0"/>
      <w:marBottom w:val="0"/>
      <w:divBdr>
        <w:top w:val="none" w:sz="0" w:space="0" w:color="auto"/>
        <w:left w:val="none" w:sz="0" w:space="0" w:color="auto"/>
        <w:bottom w:val="none" w:sz="0" w:space="0" w:color="auto"/>
        <w:right w:val="none" w:sz="0" w:space="0" w:color="auto"/>
      </w:divBdr>
    </w:div>
    <w:div w:id="280693011">
      <w:bodyDiv w:val="1"/>
      <w:marLeft w:val="0"/>
      <w:marRight w:val="0"/>
      <w:marTop w:val="0"/>
      <w:marBottom w:val="0"/>
      <w:divBdr>
        <w:top w:val="none" w:sz="0" w:space="0" w:color="auto"/>
        <w:left w:val="none" w:sz="0" w:space="0" w:color="auto"/>
        <w:bottom w:val="none" w:sz="0" w:space="0" w:color="auto"/>
        <w:right w:val="none" w:sz="0" w:space="0" w:color="auto"/>
      </w:divBdr>
    </w:div>
    <w:div w:id="283080337">
      <w:marLeft w:val="640"/>
      <w:marRight w:val="0"/>
      <w:marTop w:val="0"/>
      <w:marBottom w:val="0"/>
      <w:divBdr>
        <w:top w:val="none" w:sz="0" w:space="0" w:color="auto"/>
        <w:left w:val="none" w:sz="0" w:space="0" w:color="auto"/>
        <w:bottom w:val="none" w:sz="0" w:space="0" w:color="auto"/>
        <w:right w:val="none" w:sz="0" w:space="0" w:color="auto"/>
      </w:divBdr>
    </w:div>
    <w:div w:id="283200786">
      <w:marLeft w:val="0"/>
      <w:marRight w:val="0"/>
      <w:marTop w:val="0"/>
      <w:marBottom w:val="0"/>
      <w:divBdr>
        <w:top w:val="none" w:sz="0" w:space="0" w:color="auto"/>
        <w:left w:val="none" w:sz="0" w:space="0" w:color="auto"/>
        <w:bottom w:val="none" w:sz="0" w:space="0" w:color="auto"/>
        <w:right w:val="none" w:sz="0" w:space="0" w:color="auto"/>
      </w:divBdr>
    </w:div>
    <w:div w:id="283658705">
      <w:marLeft w:val="0"/>
      <w:marRight w:val="0"/>
      <w:marTop w:val="0"/>
      <w:marBottom w:val="0"/>
      <w:divBdr>
        <w:top w:val="none" w:sz="0" w:space="0" w:color="auto"/>
        <w:left w:val="none" w:sz="0" w:space="0" w:color="auto"/>
        <w:bottom w:val="none" w:sz="0" w:space="0" w:color="auto"/>
        <w:right w:val="none" w:sz="0" w:space="0" w:color="auto"/>
      </w:divBdr>
    </w:div>
    <w:div w:id="288585171">
      <w:marLeft w:val="640"/>
      <w:marRight w:val="0"/>
      <w:marTop w:val="0"/>
      <w:marBottom w:val="0"/>
      <w:divBdr>
        <w:top w:val="none" w:sz="0" w:space="0" w:color="auto"/>
        <w:left w:val="none" w:sz="0" w:space="0" w:color="auto"/>
        <w:bottom w:val="none" w:sz="0" w:space="0" w:color="auto"/>
        <w:right w:val="none" w:sz="0" w:space="0" w:color="auto"/>
      </w:divBdr>
    </w:div>
    <w:div w:id="289089421">
      <w:marLeft w:val="640"/>
      <w:marRight w:val="0"/>
      <w:marTop w:val="0"/>
      <w:marBottom w:val="0"/>
      <w:divBdr>
        <w:top w:val="none" w:sz="0" w:space="0" w:color="auto"/>
        <w:left w:val="none" w:sz="0" w:space="0" w:color="auto"/>
        <w:bottom w:val="none" w:sz="0" w:space="0" w:color="auto"/>
        <w:right w:val="none" w:sz="0" w:space="0" w:color="auto"/>
      </w:divBdr>
    </w:div>
    <w:div w:id="290480413">
      <w:marLeft w:val="0"/>
      <w:marRight w:val="0"/>
      <w:marTop w:val="0"/>
      <w:marBottom w:val="0"/>
      <w:divBdr>
        <w:top w:val="none" w:sz="0" w:space="0" w:color="auto"/>
        <w:left w:val="none" w:sz="0" w:space="0" w:color="auto"/>
        <w:bottom w:val="none" w:sz="0" w:space="0" w:color="auto"/>
        <w:right w:val="none" w:sz="0" w:space="0" w:color="auto"/>
      </w:divBdr>
    </w:div>
    <w:div w:id="290523253">
      <w:marLeft w:val="640"/>
      <w:marRight w:val="0"/>
      <w:marTop w:val="0"/>
      <w:marBottom w:val="0"/>
      <w:divBdr>
        <w:top w:val="none" w:sz="0" w:space="0" w:color="auto"/>
        <w:left w:val="none" w:sz="0" w:space="0" w:color="auto"/>
        <w:bottom w:val="none" w:sz="0" w:space="0" w:color="auto"/>
        <w:right w:val="none" w:sz="0" w:space="0" w:color="auto"/>
      </w:divBdr>
    </w:div>
    <w:div w:id="290675232">
      <w:marLeft w:val="0"/>
      <w:marRight w:val="0"/>
      <w:marTop w:val="0"/>
      <w:marBottom w:val="0"/>
      <w:divBdr>
        <w:top w:val="none" w:sz="0" w:space="0" w:color="auto"/>
        <w:left w:val="none" w:sz="0" w:space="0" w:color="auto"/>
        <w:bottom w:val="none" w:sz="0" w:space="0" w:color="auto"/>
        <w:right w:val="none" w:sz="0" w:space="0" w:color="auto"/>
      </w:divBdr>
    </w:div>
    <w:div w:id="291061983">
      <w:marLeft w:val="0"/>
      <w:marRight w:val="0"/>
      <w:marTop w:val="0"/>
      <w:marBottom w:val="0"/>
      <w:divBdr>
        <w:top w:val="none" w:sz="0" w:space="0" w:color="auto"/>
        <w:left w:val="none" w:sz="0" w:space="0" w:color="auto"/>
        <w:bottom w:val="none" w:sz="0" w:space="0" w:color="auto"/>
        <w:right w:val="none" w:sz="0" w:space="0" w:color="auto"/>
      </w:divBdr>
    </w:div>
    <w:div w:id="291248092">
      <w:marLeft w:val="640"/>
      <w:marRight w:val="0"/>
      <w:marTop w:val="0"/>
      <w:marBottom w:val="0"/>
      <w:divBdr>
        <w:top w:val="none" w:sz="0" w:space="0" w:color="auto"/>
        <w:left w:val="none" w:sz="0" w:space="0" w:color="auto"/>
        <w:bottom w:val="none" w:sz="0" w:space="0" w:color="auto"/>
        <w:right w:val="none" w:sz="0" w:space="0" w:color="auto"/>
      </w:divBdr>
    </w:div>
    <w:div w:id="292181009">
      <w:marLeft w:val="640"/>
      <w:marRight w:val="0"/>
      <w:marTop w:val="0"/>
      <w:marBottom w:val="0"/>
      <w:divBdr>
        <w:top w:val="none" w:sz="0" w:space="0" w:color="auto"/>
        <w:left w:val="none" w:sz="0" w:space="0" w:color="auto"/>
        <w:bottom w:val="none" w:sz="0" w:space="0" w:color="auto"/>
        <w:right w:val="none" w:sz="0" w:space="0" w:color="auto"/>
      </w:divBdr>
    </w:div>
    <w:div w:id="292366593">
      <w:marLeft w:val="640"/>
      <w:marRight w:val="0"/>
      <w:marTop w:val="0"/>
      <w:marBottom w:val="0"/>
      <w:divBdr>
        <w:top w:val="none" w:sz="0" w:space="0" w:color="auto"/>
        <w:left w:val="none" w:sz="0" w:space="0" w:color="auto"/>
        <w:bottom w:val="none" w:sz="0" w:space="0" w:color="auto"/>
        <w:right w:val="none" w:sz="0" w:space="0" w:color="auto"/>
      </w:divBdr>
    </w:div>
    <w:div w:id="294802290">
      <w:marLeft w:val="0"/>
      <w:marRight w:val="0"/>
      <w:marTop w:val="0"/>
      <w:marBottom w:val="0"/>
      <w:divBdr>
        <w:top w:val="none" w:sz="0" w:space="0" w:color="auto"/>
        <w:left w:val="none" w:sz="0" w:space="0" w:color="auto"/>
        <w:bottom w:val="none" w:sz="0" w:space="0" w:color="auto"/>
        <w:right w:val="none" w:sz="0" w:space="0" w:color="auto"/>
      </w:divBdr>
    </w:div>
    <w:div w:id="296837626">
      <w:marLeft w:val="0"/>
      <w:marRight w:val="0"/>
      <w:marTop w:val="0"/>
      <w:marBottom w:val="0"/>
      <w:divBdr>
        <w:top w:val="none" w:sz="0" w:space="0" w:color="auto"/>
        <w:left w:val="none" w:sz="0" w:space="0" w:color="auto"/>
        <w:bottom w:val="none" w:sz="0" w:space="0" w:color="auto"/>
        <w:right w:val="none" w:sz="0" w:space="0" w:color="auto"/>
      </w:divBdr>
    </w:div>
    <w:div w:id="296910116">
      <w:marLeft w:val="0"/>
      <w:marRight w:val="0"/>
      <w:marTop w:val="0"/>
      <w:marBottom w:val="0"/>
      <w:divBdr>
        <w:top w:val="none" w:sz="0" w:space="0" w:color="auto"/>
        <w:left w:val="none" w:sz="0" w:space="0" w:color="auto"/>
        <w:bottom w:val="none" w:sz="0" w:space="0" w:color="auto"/>
        <w:right w:val="none" w:sz="0" w:space="0" w:color="auto"/>
      </w:divBdr>
    </w:div>
    <w:div w:id="297422771">
      <w:marLeft w:val="640"/>
      <w:marRight w:val="0"/>
      <w:marTop w:val="0"/>
      <w:marBottom w:val="0"/>
      <w:divBdr>
        <w:top w:val="none" w:sz="0" w:space="0" w:color="auto"/>
        <w:left w:val="none" w:sz="0" w:space="0" w:color="auto"/>
        <w:bottom w:val="none" w:sz="0" w:space="0" w:color="auto"/>
        <w:right w:val="none" w:sz="0" w:space="0" w:color="auto"/>
      </w:divBdr>
    </w:div>
    <w:div w:id="297684629">
      <w:bodyDiv w:val="1"/>
      <w:marLeft w:val="0"/>
      <w:marRight w:val="0"/>
      <w:marTop w:val="0"/>
      <w:marBottom w:val="0"/>
      <w:divBdr>
        <w:top w:val="none" w:sz="0" w:space="0" w:color="auto"/>
        <w:left w:val="none" w:sz="0" w:space="0" w:color="auto"/>
        <w:bottom w:val="none" w:sz="0" w:space="0" w:color="auto"/>
        <w:right w:val="none" w:sz="0" w:space="0" w:color="auto"/>
      </w:divBdr>
    </w:div>
    <w:div w:id="298268443">
      <w:marLeft w:val="0"/>
      <w:marRight w:val="0"/>
      <w:marTop w:val="0"/>
      <w:marBottom w:val="0"/>
      <w:divBdr>
        <w:top w:val="none" w:sz="0" w:space="0" w:color="auto"/>
        <w:left w:val="none" w:sz="0" w:space="0" w:color="auto"/>
        <w:bottom w:val="none" w:sz="0" w:space="0" w:color="auto"/>
        <w:right w:val="none" w:sz="0" w:space="0" w:color="auto"/>
      </w:divBdr>
    </w:div>
    <w:div w:id="298534486">
      <w:marLeft w:val="0"/>
      <w:marRight w:val="0"/>
      <w:marTop w:val="0"/>
      <w:marBottom w:val="0"/>
      <w:divBdr>
        <w:top w:val="none" w:sz="0" w:space="0" w:color="auto"/>
        <w:left w:val="none" w:sz="0" w:space="0" w:color="auto"/>
        <w:bottom w:val="none" w:sz="0" w:space="0" w:color="auto"/>
        <w:right w:val="none" w:sz="0" w:space="0" w:color="auto"/>
      </w:divBdr>
    </w:div>
    <w:div w:id="298808840">
      <w:marLeft w:val="0"/>
      <w:marRight w:val="0"/>
      <w:marTop w:val="0"/>
      <w:marBottom w:val="0"/>
      <w:divBdr>
        <w:top w:val="none" w:sz="0" w:space="0" w:color="auto"/>
        <w:left w:val="none" w:sz="0" w:space="0" w:color="auto"/>
        <w:bottom w:val="none" w:sz="0" w:space="0" w:color="auto"/>
        <w:right w:val="none" w:sz="0" w:space="0" w:color="auto"/>
      </w:divBdr>
    </w:div>
    <w:div w:id="299771742">
      <w:marLeft w:val="640"/>
      <w:marRight w:val="0"/>
      <w:marTop w:val="0"/>
      <w:marBottom w:val="0"/>
      <w:divBdr>
        <w:top w:val="none" w:sz="0" w:space="0" w:color="auto"/>
        <w:left w:val="none" w:sz="0" w:space="0" w:color="auto"/>
        <w:bottom w:val="none" w:sz="0" w:space="0" w:color="auto"/>
        <w:right w:val="none" w:sz="0" w:space="0" w:color="auto"/>
      </w:divBdr>
    </w:div>
    <w:div w:id="300036983">
      <w:marLeft w:val="0"/>
      <w:marRight w:val="0"/>
      <w:marTop w:val="0"/>
      <w:marBottom w:val="0"/>
      <w:divBdr>
        <w:top w:val="none" w:sz="0" w:space="0" w:color="auto"/>
        <w:left w:val="none" w:sz="0" w:space="0" w:color="auto"/>
        <w:bottom w:val="none" w:sz="0" w:space="0" w:color="auto"/>
        <w:right w:val="none" w:sz="0" w:space="0" w:color="auto"/>
      </w:divBdr>
    </w:div>
    <w:div w:id="300380028">
      <w:marLeft w:val="0"/>
      <w:marRight w:val="0"/>
      <w:marTop w:val="0"/>
      <w:marBottom w:val="0"/>
      <w:divBdr>
        <w:top w:val="none" w:sz="0" w:space="0" w:color="auto"/>
        <w:left w:val="none" w:sz="0" w:space="0" w:color="auto"/>
        <w:bottom w:val="none" w:sz="0" w:space="0" w:color="auto"/>
        <w:right w:val="none" w:sz="0" w:space="0" w:color="auto"/>
      </w:divBdr>
      <w:divsChild>
        <w:div w:id="524683228">
          <w:marLeft w:val="0"/>
          <w:marRight w:val="0"/>
          <w:marTop w:val="0"/>
          <w:marBottom w:val="0"/>
          <w:divBdr>
            <w:top w:val="none" w:sz="0" w:space="0" w:color="auto"/>
            <w:left w:val="none" w:sz="0" w:space="0" w:color="auto"/>
            <w:bottom w:val="none" w:sz="0" w:space="0" w:color="auto"/>
            <w:right w:val="none" w:sz="0" w:space="0" w:color="auto"/>
          </w:divBdr>
          <w:divsChild>
            <w:div w:id="1908614311">
              <w:marLeft w:val="0"/>
              <w:marRight w:val="150"/>
              <w:marTop w:val="0"/>
              <w:marBottom w:val="0"/>
              <w:divBdr>
                <w:top w:val="none" w:sz="0" w:space="0" w:color="auto"/>
                <w:left w:val="none" w:sz="0" w:space="0" w:color="auto"/>
                <w:bottom w:val="none" w:sz="0" w:space="0" w:color="auto"/>
                <w:right w:val="none" w:sz="0" w:space="0" w:color="auto"/>
              </w:divBdr>
              <w:divsChild>
                <w:div w:id="16164486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00887707">
      <w:marLeft w:val="0"/>
      <w:marRight w:val="0"/>
      <w:marTop w:val="0"/>
      <w:marBottom w:val="0"/>
      <w:divBdr>
        <w:top w:val="none" w:sz="0" w:space="0" w:color="auto"/>
        <w:left w:val="none" w:sz="0" w:space="0" w:color="auto"/>
        <w:bottom w:val="none" w:sz="0" w:space="0" w:color="auto"/>
        <w:right w:val="none" w:sz="0" w:space="0" w:color="auto"/>
      </w:divBdr>
    </w:div>
    <w:div w:id="301035590">
      <w:marLeft w:val="0"/>
      <w:marRight w:val="0"/>
      <w:marTop w:val="0"/>
      <w:marBottom w:val="0"/>
      <w:divBdr>
        <w:top w:val="none" w:sz="0" w:space="0" w:color="auto"/>
        <w:left w:val="none" w:sz="0" w:space="0" w:color="auto"/>
        <w:bottom w:val="none" w:sz="0" w:space="0" w:color="auto"/>
        <w:right w:val="none" w:sz="0" w:space="0" w:color="auto"/>
      </w:divBdr>
    </w:div>
    <w:div w:id="301470846">
      <w:marLeft w:val="640"/>
      <w:marRight w:val="0"/>
      <w:marTop w:val="0"/>
      <w:marBottom w:val="0"/>
      <w:divBdr>
        <w:top w:val="none" w:sz="0" w:space="0" w:color="auto"/>
        <w:left w:val="none" w:sz="0" w:space="0" w:color="auto"/>
        <w:bottom w:val="none" w:sz="0" w:space="0" w:color="auto"/>
        <w:right w:val="none" w:sz="0" w:space="0" w:color="auto"/>
      </w:divBdr>
    </w:div>
    <w:div w:id="301545567">
      <w:marLeft w:val="0"/>
      <w:marRight w:val="0"/>
      <w:marTop w:val="0"/>
      <w:marBottom w:val="0"/>
      <w:divBdr>
        <w:top w:val="none" w:sz="0" w:space="0" w:color="auto"/>
        <w:left w:val="none" w:sz="0" w:space="0" w:color="auto"/>
        <w:bottom w:val="none" w:sz="0" w:space="0" w:color="auto"/>
        <w:right w:val="none" w:sz="0" w:space="0" w:color="auto"/>
      </w:divBdr>
    </w:div>
    <w:div w:id="302858331">
      <w:marLeft w:val="0"/>
      <w:marRight w:val="0"/>
      <w:marTop w:val="0"/>
      <w:marBottom w:val="0"/>
      <w:divBdr>
        <w:top w:val="none" w:sz="0" w:space="0" w:color="auto"/>
        <w:left w:val="none" w:sz="0" w:space="0" w:color="auto"/>
        <w:bottom w:val="none" w:sz="0" w:space="0" w:color="auto"/>
        <w:right w:val="none" w:sz="0" w:space="0" w:color="auto"/>
      </w:divBdr>
    </w:div>
    <w:div w:id="303046906">
      <w:marLeft w:val="0"/>
      <w:marRight w:val="0"/>
      <w:marTop w:val="0"/>
      <w:marBottom w:val="0"/>
      <w:divBdr>
        <w:top w:val="none" w:sz="0" w:space="0" w:color="auto"/>
        <w:left w:val="none" w:sz="0" w:space="0" w:color="auto"/>
        <w:bottom w:val="none" w:sz="0" w:space="0" w:color="auto"/>
        <w:right w:val="none" w:sz="0" w:space="0" w:color="auto"/>
      </w:divBdr>
    </w:div>
    <w:div w:id="303121744">
      <w:marLeft w:val="0"/>
      <w:marRight w:val="0"/>
      <w:marTop w:val="0"/>
      <w:marBottom w:val="0"/>
      <w:divBdr>
        <w:top w:val="none" w:sz="0" w:space="0" w:color="auto"/>
        <w:left w:val="none" w:sz="0" w:space="0" w:color="auto"/>
        <w:bottom w:val="none" w:sz="0" w:space="0" w:color="auto"/>
        <w:right w:val="none" w:sz="0" w:space="0" w:color="auto"/>
      </w:divBdr>
    </w:div>
    <w:div w:id="304239830">
      <w:marLeft w:val="0"/>
      <w:marRight w:val="0"/>
      <w:marTop w:val="0"/>
      <w:marBottom w:val="0"/>
      <w:divBdr>
        <w:top w:val="none" w:sz="0" w:space="0" w:color="auto"/>
        <w:left w:val="none" w:sz="0" w:space="0" w:color="auto"/>
        <w:bottom w:val="none" w:sz="0" w:space="0" w:color="auto"/>
        <w:right w:val="none" w:sz="0" w:space="0" w:color="auto"/>
      </w:divBdr>
    </w:div>
    <w:div w:id="305160987">
      <w:marLeft w:val="640"/>
      <w:marRight w:val="0"/>
      <w:marTop w:val="0"/>
      <w:marBottom w:val="0"/>
      <w:divBdr>
        <w:top w:val="none" w:sz="0" w:space="0" w:color="auto"/>
        <w:left w:val="none" w:sz="0" w:space="0" w:color="auto"/>
        <w:bottom w:val="none" w:sz="0" w:space="0" w:color="auto"/>
        <w:right w:val="none" w:sz="0" w:space="0" w:color="auto"/>
      </w:divBdr>
    </w:div>
    <w:div w:id="305280279">
      <w:bodyDiv w:val="1"/>
      <w:marLeft w:val="0"/>
      <w:marRight w:val="0"/>
      <w:marTop w:val="0"/>
      <w:marBottom w:val="0"/>
      <w:divBdr>
        <w:top w:val="none" w:sz="0" w:space="0" w:color="auto"/>
        <w:left w:val="none" w:sz="0" w:space="0" w:color="auto"/>
        <w:bottom w:val="none" w:sz="0" w:space="0" w:color="auto"/>
        <w:right w:val="none" w:sz="0" w:space="0" w:color="auto"/>
      </w:divBdr>
      <w:divsChild>
        <w:div w:id="1437754684">
          <w:marLeft w:val="640"/>
          <w:marRight w:val="0"/>
          <w:marTop w:val="0"/>
          <w:marBottom w:val="0"/>
          <w:divBdr>
            <w:top w:val="none" w:sz="0" w:space="0" w:color="auto"/>
            <w:left w:val="none" w:sz="0" w:space="0" w:color="auto"/>
            <w:bottom w:val="none" w:sz="0" w:space="0" w:color="auto"/>
            <w:right w:val="none" w:sz="0" w:space="0" w:color="auto"/>
          </w:divBdr>
        </w:div>
      </w:divsChild>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06084363">
      <w:marLeft w:val="0"/>
      <w:marRight w:val="0"/>
      <w:marTop w:val="0"/>
      <w:marBottom w:val="0"/>
      <w:divBdr>
        <w:top w:val="none" w:sz="0" w:space="0" w:color="auto"/>
        <w:left w:val="none" w:sz="0" w:space="0" w:color="auto"/>
        <w:bottom w:val="none" w:sz="0" w:space="0" w:color="auto"/>
        <w:right w:val="none" w:sz="0" w:space="0" w:color="auto"/>
      </w:divBdr>
    </w:div>
    <w:div w:id="306664108">
      <w:marLeft w:val="0"/>
      <w:marRight w:val="0"/>
      <w:marTop w:val="0"/>
      <w:marBottom w:val="0"/>
      <w:divBdr>
        <w:top w:val="none" w:sz="0" w:space="0" w:color="auto"/>
        <w:left w:val="none" w:sz="0" w:space="0" w:color="auto"/>
        <w:bottom w:val="none" w:sz="0" w:space="0" w:color="auto"/>
        <w:right w:val="none" w:sz="0" w:space="0" w:color="auto"/>
      </w:divBdr>
    </w:div>
    <w:div w:id="307369085">
      <w:marLeft w:val="640"/>
      <w:marRight w:val="0"/>
      <w:marTop w:val="0"/>
      <w:marBottom w:val="0"/>
      <w:divBdr>
        <w:top w:val="none" w:sz="0" w:space="0" w:color="auto"/>
        <w:left w:val="none" w:sz="0" w:space="0" w:color="auto"/>
        <w:bottom w:val="none" w:sz="0" w:space="0" w:color="auto"/>
        <w:right w:val="none" w:sz="0" w:space="0" w:color="auto"/>
      </w:divBdr>
    </w:div>
    <w:div w:id="309331337">
      <w:marLeft w:val="0"/>
      <w:marRight w:val="0"/>
      <w:marTop w:val="0"/>
      <w:marBottom w:val="0"/>
      <w:divBdr>
        <w:top w:val="none" w:sz="0" w:space="0" w:color="auto"/>
        <w:left w:val="none" w:sz="0" w:space="0" w:color="auto"/>
        <w:bottom w:val="none" w:sz="0" w:space="0" w:color="auto"/>
        <w:right w:val="none" w:sz="0" w:space="0" w:color="auto"/>
      </w:divBdr>
    </w:div>
    <w:div w:id="309484641">
      <w:bodyDiv w:val="1"/>
      <w:marLeft w:val="0"/>
      <w:marRight w:val="0"/>
      <w:marTop w:val="0"/>
      <w:marBottom w:val="0"/>
      <w:divBdr>
        <w:top w:val="none" w:sz="0" w:space="0" w:color="auto"/>
        <w:left w:val="none" w:sz="0" w:space="0" w:color="auto"/>
        <w:bottom w:val="none" w:sz="0" w:space="0" w:color="auto"/>
        <w:right w:val="none" w:sz="0" w:space="0" w:color="auto"/>
      </w:divBdr>
      <w:divsChild>
        <w:div w:id="135824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51680">
      <w:marLeft w:val="0"/>
      <w:marRight w:val="0"/>
      <w:marTop w:val="0"/>
      <w:marBottom w:val="0"/>
      <w:divBdr>
        <w:top w:val="none" w:sz="0" w:space="0" w:color="auto"/>
        <w:left w:val="none" w:sz="0" w:space="0" w:color="auto"/>
        <w:bottom w:val="none" w:sz="0" w:space="0" w:color="auto"/>
        <w:right w:val="none" w:sz="0" w:space="0" w:color="auto"/>
      </w:divBdr>
    </w:div>
    <w:div w:id="310446962">
      <w:bodyDiv w:val="1"/>
      <w:marLeft w:val="0"/>
      <w:marRight w:val="0"/>
      <w:marTop w:val="0"/>
      <w:marBottom w:val="0"/>
      <w:divBdr>
        <w:top w:val="none" w:sz="0" w:space="0" w:color="auto"/>
        <w:left w:val="none" w:sz="0" w:space="0" w:color="auto"/>
        <w:bottom w:val="none" w:sz="0" w:space="0" w:color="auto"/>
        <w:right w:val="none" w:sz="0" w:space="0" w:color="auto"/>
      </w:divBdr>
      <w:divsChild>
        <w:div w:id="769158182">
          <w:marLeft w:val="640"/>
          <w:marRight w:val="0"/>
          <w:marTop w:val="0"/>
          <w:marBottom w:val="0"/>
          <w:divBdr>
            <w:top w:val="none" w:sz="0" w:space="0" w:color="auto"/>
            <w:left w:val="none" w:sz="0" w:space="0" w:color="auto"/>
            <w:bottom w:val="none" w:sz="0" w:space="0" w:color="auto"/>
            <w:right w:val="none" w:sz="0" w:space="0" w:color="auto"/>
          </w:divBdr>
        </w:div>
        <w:div w:id="858197529">
          <w:marLeft w:val="640"/>
          <w:marRight w:val="0"/>
          <w:marTop w:val="0"/>
          <w:marBottom w:val="0"/>
          <w:divBdr>
            <w:top w:val="none" w:sz="0" w:space="0" w:color="auto"/>
            <w:left w:val="none" w:sz="0" w:space="0" w:color="auto"/>
            <w:bottom w:val="none" w:sz="0" w:space="0" w:color="auto"/>
            <w:right w:val="none" w:sz="0" w:space="0" w:color="auto"/>
          </w:divBdr>
        </w:div>
        <w:div w:id="927151509">
          <w:marLeft w:val="640"/>
          <w:marRight w:val="0"/>
          <w:marTop w:val="0"/>
          <w:marBottom w:val="0"/>
          <w:divBdr>
            <w:top w:val="none" w:sz="0" w:space="0" w:color="auto"/>
            <w:left w:val="none" w:sz="0" w:space="0" w:color="auto"/>
            <w:bottom w:val="none" w:sz="0" w:space="0" w:color="auto"/>
            <w:right w:val="none" w:sz="0" w:space="0" w:color="auto"/>
          </w:divBdr>
        </w:div>
        <w:div w:id="1567761287">
          <w:marLeft w:val="640"/>
          <w:marRight w:val="0"/>
          <w:marTop w:val="0"/>
          <w:marBottom w:val="0"/>
          <w:divBdr>
            <w:top w:val="none" w:sz="0" w:space="0" w:color="auto"/>
            <w:left w:val="none" w:sz="0" w:space="0" w:color="auto"/>
            <w:bottom w:val="none" w:sz="0" w:space="0" w:color="auto"/>
            <w:right w:val="none" w:sz="0" w:space="0" w:color="auto"/>
          </w:divBdr>
        </w:div>
        <w:div w:id="1769498650">
          <w:marLeft w:val="640"/>
          <w:marRight w:val="0"/>
          <w:marTop w:val="0"/>
          <w:marBottom w:val="0"/>
          <w:divBdr>
            <w:top w:val="none" w:sz="0" w:space="0" w:color="auto"/>
            <w:left w:val="none" w:sz="0" w:space="0" w:color="auto"/>
            <w:bottom w:val="none" w:sz="0" w:space="0" w:color="auto"/>
            <w:right w:val="none" w:sz="0" w:space="0" w:color="auto"/>
          </w:divBdr>
        </w:div>
        <w:div w:id="1813132445">
          <w:marLeft w:val="640"/>
          <w:marRight w:val="0"/>
          <w:marTop w:val="0"/>
          <w:marBottom w:val="0"/>
          <w:divBdr>
            <w:top w:val="none" w:sz="0" w:space="0" w:color="auto"/>
            <w:left w:val="none" w:sz="0" w:space="0" w:color="auto"/>
            <w:bottom w:val="none" w:sz="0" w:space="0" w:color="auto"/>
            <w:right w:val="none" w:sz="0" w:space="0" w:color="auto"/>
          </w:divBdr>
        </w:div>
        <w:div w:id="1982731934">
          <w:marLeft w:val="640"/>
          <w:marRight w:val="0"/>
          <w:marTop w:val="0"/>
          <w:marBottom w:val="0"/>
          <w:divBdr>
            <w:top w:val="none" w:sz="0" w:space="0" w:color="auto"/>
            <w:left w:val="none" w:sz="0" w:space="0" w:color="auto"/>
            <w:bottom w:val="none" w:sz="0" w:space="0" w:color="auto"/>
            <w:right w:val="none" w:sz="0" w:space="0" w:color="auto"/>
          </w:divBdr>
        </w:div>
        <w:div w:id="2033260799">
          <w:marLeft w:val="640"/>
          <w:marRight w:val="0"/>
          <w:marTop w:val="0"/>
          <w:marBottom w:val="0"/>
          <w:divBdr>
            <w:top w:val="none" w:sz="0" w:space="0" w:color="auto"/>
            <w:left w:val="none" w:sz="0" w:space="0" w:color="auto"/>
            <w:bottom w:val="none" w:sz="0" w:space="0" w:color="auto"/>
            <w:right w:val="none" w:sz="0" w:space="0" w:color="auto"/>
          </w:divBdr>
        </w:div>
      </w:divsChild>
    </w:div>
    <w:div w:id="311065964">
      <w:marLeft w:val="0"/>
      <w:marRight w:val="0"/>
      <w:marTop w:val="0"/>
      <w:marBottom w:val="0"/>
      <w:divBdr>
        <w:top w:val="none" w:sz="0" w:space="0" w:color="auto"/>
        <w:left w:val="none" w:sz="0" w:space="0" w:color="auto"/>
        <w:bottom w:val="none" w:sz="0" w:space="0" w:color="auto"/>
        <w:right w:val="none" w:sz="0" w:space="0" w:color="auto"/>
      </w:divBdr>
    </w:div>
    <w:div w:id="315111945">
      <w:marLeft w:val="640"/>
      <w:marRight w:val="0"/>
      <w:marTop w:val="0"/>
      <w:marBottom w:val="0"/>
      <w:divBdr>
        <w:top w:val="none" w:sz="0" w:space="0" w:color="auto"/>
        <w:left w:val="none" w:sz="0" w:space="0" w:color="auto"/>
        <w:bottom w:val="none" w:sz="0" w:space="0" w:color="auto"/>
        <w:right w:val="none" w:sz="0" w:space="0" w:color="auto"/>
      </w:divBdr>
    </w:div>
    <w:div w:id="315260828">
      <w:marLeft w:val="640"/>
      <w:marRight w:val="0"/>
      <w:marTop w:val="0"/>
      <w:marBottom w:val="0"/>
      <w:divBdr>
        <w:top w:val="none" w:sz="0" w:space="0" w:color="auto"/>
        <w:left w:val="none" w:sz="0" w:space="0" w:color="auto"/>
        <w:bottom w:val="none" w:sz="0" w:space="0" w:color="auto"/>
        <w:right w:val="none" w:sz="0" w:space="0" w:color="auto"/>
      </w:divBdr>
    </w:div>
    <w:div w:id="315648395">
      <w:marLeft w:val="0"/>
      <w:marRight w:val="0"/>
      <w:marTop w:val="0"/>
      <w:marBottom w:val="0"/>
      <w:divBdr>
        <w:top w:val="none" w:sz="0" w:space="0" w:color="auto"/>
        <w:left w:val="none" w:sz="0" w:space="0" w:color="auto"/>
        <w:bottom w:val="none" w:sz="0" w:space="0" w:color="auto"/>
        <w:right w:val="none" w:sz="0" w:space="0" w:color="auto"/>
      </w:divBdr>
    </w:div>
    <w:div w:id="316039579">
      <w:bodyDiv w:val="1"/>
      <w:marLeft w:val="0"/>
      <w:marRight w:val="0"/>
      <w:marTop w:val="0"/>
      <w:marBottom w:val="0"/>
      <w:divBdr>
        <w:top w:val="none" w:sz="0" w:space="0" w:color="auto"/>
        <w:left w:val="none" w:sz="0" w:space="0" w:color="auto"/>
        <w:bottom w:val="none" w:sz="0" w:space="0" w:color="auto"/>
        <w:right w:val="none" w:sz="0" w:space="0" w:color="auto"/>
      </w:divBdr>
    </w:div>
    <w:div w:id="316958541">
      <w:marLeft w:val="0"/>
      <w:marRight w:val="0"/>
      <w:marTop w:val="0"/>
      <w:marBottom w:val="0"/>
      <w:divBdr>
        <w:top w:val="none" w:sz="0" w:space="0" w:color="auto"/>
        <w:left w:val="none" w:sz="0" w:space="0" w:color="auto"/>
        <w:bottom w:val="none" w:sz="0" w:space="0" w:color="auto"/>
        <w:right w:val="none" w:sz="0" w:space="0" w:color="auto"/>
      </w:divBdr>
    </w:div>
    <w:div w:id="317728830">
      <w:marLeft w:val="0"/>
      <w:marRight w:val="0"/>
      <w:marTop w:val="0"/>
      <w:marBottom w:val="0"/>
      <w:divBdr>
        <w:top w:val="none" w:sz="0" w:space="0" w:color="auto"/>
        <w:left w:val="none" w:sz="0" w:space="0" w:color="auto"/>
        <w:bottom w:val="none" w:sz="0" w:space="0" w:color="auto"/>
        <w:right w:val="none" w:sz="0" w:space="0" w:color="auto"/>
      </w:divBdr>
    </w:div>
    <w:div w:id="319046751">
      <w:marLeft w:val="0"/>
      <w:marRight w:val="0"/>
      <w:marTop w:val="0"/>
      <w:marBottom w:val="0"/>
      <w:divBdr>
        <w:top w:val="none" w:sz="0" w:space="0" w:color="auto"/>
        <w:left w:val="none" w:sz="0" w:space="0" w:color="auto"/>
        <w:bottom w:val="none" w:sz="0" w:space="0" w:color="auto"/>
        <w:right w:val="none" w:sz="0" w:space="0" w:color="auto"/>
      </w:divBdr>
    </w:div>
    <w:div w:id="319816216">
      <w:marLeft w:val="640"/>
      <w:marRight w:val="0"/>
      <w:marTop w:val="0"/>
      <w:marBottom w:val="0"/>
      <w:divBdr>
        <w:top w:val="none" w:sz="0" w:space="0" w:color="auto"/>
        <w:left w:val="none" w:sz="0" w:space="0" w:color="auto"/>
        <w:bottom w:val="none" w:sz="0" w:space="0" w:color="auto"/>
        <w:right w:val="none" w:sz="0" w:space="0" w:color="auto"/>
      </w:divBdr>
    </w:div>
    <w:div w:id="320039947">
      <w:marLeft w:val="0"/>
      <w:marRight w:val="0"/>
      <w:marTop w:val="0"/>
      <w:marBottom w:val="0"/>
      <w:divBdr>
        <w:top w:val="none" w:sz="0" w:space="0" w:color="auto"/>
        <w:left w:val="none" w:sz="0" w:space="0" w:color="auto"/>
        <w:bottom w:val="none" w:sz="0" w:space="0" w:color="auto"/>
        <w:right w:val="none" w:sz="0" w:space="0" w:color="auto"/>
      </w:divBdr>
    </w:div>
    <w:div w:id="320280885">
      <w:marLeft w:val="0"/>
      <w:marRight w:val="0"/>
      <w:marTop w:val="0"/>
      <w:marBottom w:val="0"/>
      <w:divBdr>
        <w:top w:val="none" w:sz="0" w:space="0" w:color="auto"/>
        <w:left w:val="none" w:sz="0" w:space="0" w:color="auto"/>
        <w:bottom w:val="none" w:sz="0" w:space="0" w:color="auto"/>
        <w:right w:val="none" w:sz="0" w:space="0" w:color="auto"/>
      </w:divBdr>
    </w:div>
    <w:div w:id="320431553">
      <w:marLeft w:val="0"/>
      <w:marRight w:val="0"/>
      <w:marTop w:val="0"/>
      <w:marBottom w:val="0"/>
      <w:divBdr>
        <w:top w:val="none" w:sz="0" w:space="0" w:color="auto"/>
        <w:left w:val="none" w:sz="0" w:space="0" w:color="auto"/>
        <w:bottom w:val="none" w:sz="0" w:space="0" w:color="auto"/>
        <w:right w:val="none" w:sz="0" w:space="0" w:color="auto"/>
      </w:divBdr>
    </w:div>
    <w:div w:id="320501090">
      <w:marLeft w:val="0"/>
      <w:marRight w:val="0"/>
      <w:marTop w:val="0"/>
      <w:marBottom w:val="0"/>
      <w:divBdr>
        <w:top w:val="none" w:sz="0" w:space="0" w:color="auto"/>
        <w:left w:val="none" w:sz="0" w:space="0" w:color="auto"/>
        <w:bottom w:val="none" w:sz="0" w:space="0" w:color="auto"/>
        <w:right w:val="none" w:sz="0" w:space="0" w:color="auto"/>
      </w:divBdr>
    </w:div>
    <w:div w:id="323167158">
      <w:marLeft w:val="0"/>
      <w:marRight w:val="0"/>
      <w:marTop w:val="0"/>
      <w:marBottom w:val="0"/>
      <w:divBdr>
        <w:top w:val="none" w:sz="0" w:space="0" w:color="auto"/>
        <w:left w:val="none" w:sz="0" w:space="0" w:color="auto"/>
        <w:bottom w:val="none" w:sz="0" w:space="0" w:color="auto"/>
        <w:right w:val="none" w:sz="0" w:space="0" w:color="auto"/>
      </w:divBdr>
    </w:div>
    <w:div w:id="324863811">
      <w:marLeft w:val="0"/>
      <w:marRight w:val="0"/>
      <w:marTop w:val="0"/>
      <w:marBottom w:val="0"/>
      <w:divBdr>
        <w:top w:val="none" w:sz="0" w:space="0" w:color="auto"/>
        <w:left w:val="none" w:sz="0" w:space="0" w:color="auto"/>
        <w:bottom w:val="none" w:sz="0" w:space="0" w:color="auto"/>
        <w:right w:val="none" w:sz="0" w:space="0" w:color="auto"/>
      </w:divBdr>
    </w:div>
    <w:div w:id="325329307">
      <w:marLeft w:val="0"/>
      <w:marRight w:val="150"/>
      <w:marTop w:val="0"/>
      <w:marBottom w:val="0"/>
      <w:divBdr>
        <w:top w:val="none" w:sz="0" w:space="0" w:color="auto"/>
        <w:left w:val="none" w:sz="0" w:space="0" w:color="auto"/>
        <w:bottom w:val="none" w:sz="0" w:space="0" w:color="auto"/>
        <w:right w:val="none" w:sz="0" w:space="0" w:color="auto"/>
      </w:divBdr>
      <w:divsChild>
        <w:div w:id="702825093">
          <w:marLeft w:val="0"/>
          <w:marRight w:val="150"/>
          <w:marTop w:val="0"/>
          <w:marBottom w:val="0"/>
          <w:divBdr>
            <w:top w:val="none" w:sz="0" w:space="0" w:color="auto"/>
            <w:left w:val="none" w:sz="0" w:space="0" w:color="auto"/>
            <w:bottom w:val="none" w:sz="0" w:space="0" w:color="auto"/>
            <w:right w:val="none" w:sz="0" w:space="0" w:color="auto"/>
          </w:divBdr>
        </w:div>
      </w:divsChild>
    </w:div>
    <w:div w:id="325865365">
      <w:marLeft w:val="0"/>
      <w:marRight w:val="0"/>
      <w:marTop w:val="0"/>
      <w:marBottom w:val="0"/>
      <w:divBdr>
        <w:top w:val="none" w:sz="0" w:space="0" w:color="auto"/>
        <w:left w:val="none" w:sz="0" w:space="0" w:color="auto"/>
        <w:bottom w:val="none" w:sz="0" w:space="0" w:color="auto"/>
        <w:right w:val="none" w:sz="0" w:space="0" w:color="auto"/>
      </w:divBdr>
    </w:div>
    <w:div w:id="327289693">
      <w:marLeft w:val="0"/>
      <w:marRight w:val="0"/>
      <w:marTop w:val="0"/>
      <w:marBottom w:val="0"/>
      <w:divBdr>
        <w:top w:val="none" w:sz="0" w:space="0" w:color="auto"/>
        <w:left w:val="none" w:sz="0" w:space="0" w:color="auto"/>
        <w:bottom w:val="none" w:sz="0" w:space="0" w:color="auto"/>
        <w:right w:val="none" w:sz="0" w:space="0" w:color="auto"/>
      </w:divBdr>
    </w:div>
    <w:div w:id="328095404">
      <w:marLeft w:val="0"/>
      <w:marRight w:val="0"/>
      <w:marTop w:val="0"/>
      <w:marBottom w:val="0"/>
      <w:divBdr>
        <w:top w:val="none" w:sz="0" w:space="0" w:color="auto"/>
        <w:left w:val="none" w:sz="0" w:space="0" w:color="auto"/>
        <w:bottom w:val="none" w:sz="0" w:space="0" w:color="auto"/>
        <w:right w:val="none" w:sz="0" w:space="0" w:color="auto"/>
      </w:divBdr>
    </w:div>
    <w:div w:id="328414143">
      <w:marLeft w:val="0"/>
      <w:marRight w:val="0"/>
      <w:marTop w:val="0"/>
      <w:marBottom w:val="0"/>
      <w:divBdr>
        <w:top w:val="none" w:sz="0" w:space="0" w:color="auto"/>
        <w:left w:val="none" w:sz="0" w:space="0" w:color="auto"/>
        <w:bottom w:val="none" w:sz="0" w:space="0" w:color="auto"/>
        <w:right w:val="none" w:sz="0" w:space="0" w:color="auto"/>
      </w:divBdr>
    </w:div>
    <w:div w:id="328560508">
      <w:marLeft w:val="0"/>
      <w:marRight w:val="0"/>
      <w:marTop w:val="0"/>
      <w:marBottom w:val="0"/>
      <w:divBdr>
        <w:top w:val="none" w:sz="0" w:space="0" w:color="auto"/>
        <w:left w:val="none" w:sz="0" w:space="0" w:color="auto"/>
        <w:bottom w:val="none" w:sz="0" w:space="0" w:color="auto"/>
        <w:right w:val="none" w:sz="0" w:space="0" w:color="auto"/>
      </w:divBdr>
    </w:div>
    <w:div w:id="328750994">
      <w:bodyDiv w:val="1"/>
      <w:marLeft w:val="0"/>
      <w:marRight w:val="0"/>
      <w:marTop w:val="0"/>
      <w:marBottom w:val="0"/>
      <w:divBdr>
        <w:top w:val="none" w:sz="0" w:space="0" w:color="auto"/>
        <w:left w:val="none" w:sz="0" w:space="0" w:color="auto"/>
        <w:bottom w:val="none" w:sz="0" w:space="0" w:color="auto"/>
        <w:right w:val="none" w:sz="0" w:space="0" w:color="auto"/>
      </w:divBdr>
    </w:div>
    <w:div w:id="329867285">
      <w:marLeft w:val="0"/>
      <w:marRight w:val="0"/>
      <w:marTop w:val="0"/>
      <w:marBottom w:val="0"/>
      <w:divBdr>
        <w:top w:val="none" w:sz="0" w:space="0" w:color="auto"/>
        <w:left w:val="none" w:sz="0" w:space="0" w:color="auto"/>
        <w:bottom w:val="none" w:sz="0" w:space="0" w:color="auto"/>
        <w:right w:val="none" w:sz="0" w:space="0" w:color="auto"/>
      </w:divBdr>
    </w:div>
    <w:div w:id="330450938">
      <w:bodyDiv w:val="1"/>
      <w:marLeft w:val="0"/>
      <w:marRight w:val="0"/>
      <w:marTop w:val="0"/>
      <w:marBottom w:val="0"/>
      <w:divBdr>
        <w:top w:val="none" w:sz="0" w:space="0" w:color="auto"/>
        <w:left w:val="none" w:sz="0" w:space="0" w:color="auto"/>
        <w:bottom w:val="none" w:sz="0" w:space="0" w:color="auto"/>
        <w:right w:val="none" w:sz="0" w:space="0" w:color="auto"/>
      </w:divBdr>
      <w:divsChild>
        <w:div w:id="137330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454716">
      <w:marLeft w:val="0"/>
      <w:marRight w:val="0"/>
      <w:marTop w:val="0"/>
      <w:marBottom w:val="0"/>
      <w:divBdr>
        <w:top w:val="none" w:sz="0" w:space="0" w:color="auto"/>
        <w:left w:val="none" w:sz="0" w:space="0" w:color="auto"/>
        <w:bottom w:val="none" w:sz="0" w:space="0" w:color="auto"/>
        <w:right w:val="none" w:sz="0" w:space="0" w:color="auto"/>
      </w:divBdr>
    </w:div>
    <w:div w:id="330715935">
      <w:bodyDiv w:val="1"/>
      <w:marLeft w:val="0"/>
      <w:marRight w:val="0"/>
      <w:marTop w:val="0"/>
      <w:marBottom w:val="0"/>
      <w:divBdr>
        <w:top w:val="none" w:sz="0" w:space="0" w:color="auto"/>
        <w:left w:val="none" w:sz="0" w:space="0" w:color="auto"/>
        <w:bottom w:val="none" w:sz="0" w:space="0" w:color="auto"/>
        <w:right w:val="none" w:sz="0" w:space="0" w:color="auto"/>
      </w:divBdr>
      <w:divsChild>
        <w:div w:id="510879298">
          <w:marLeft w:val="640"/>
          <w:marRight w:val="0"/>
          <w:marTop w:val="0"/>
          <w:marBottom w:val="0"/>
          <w:divBdr>
            <w:top w:val="none" w:sz="0" w:space="0" w:color="auto"/>
            <w:left w:val="none" w:sz="0" w:space="0" w:color="auto"/>
            <w:bottom w:val="none" w:sz="0" w:space="0" w:color="auto"/>
            <w:right w:val="none" w:sz="0" w:space="0" w:color="auto"/>
          </w:divBdr>
        </w:div>
        <w:div w:id="586304854">
          <w:marLeft w:val="640"/>
          <w:marRight w:val="0"/>
          <w:marTop w:val="0"/>
          <w:marBottom w:val="0"/>
          <w:divBdr>
            <w:top w:val="none" w:sz="0" w:space="0" w:color="auto"/>
            <w:left w:val="none" w:sz="0" w:space="0" w:color="auto"/>
            <w:bottom w:val="none" w:sz="0" w:space="0" w:color="auto"/>
            <w:right w:val="none" w:sz="0" w:space="0" w:color="auto"/>
          </w:divBdr>
        </w:div>
        <w:div w:id="678580258">
          <w:marLeft w:val="640"/>
          <w:marRight w:val="0"/>
          <w:marTop w:val="0"/>
          <w:marBottom w:val="0"/>
          <w:divBdr>
            <w:top w:val="none" w:sz="0" w:space="0" w:color="auto"/>
            <w:left w:val="none" w:sz="0" w:space="0" w:color="auto"/>
            <w:bottom w:val="none" w:sz="0" w:space="0" w:color="auto"/>
            <w:right w:val="none" w:sz="0" w:space="0" w:color="auto"/>
          </w:divBdr>
        </w:div>
        <w:div w:id="749428908">
          <w:marLeft w:val="640"/>
          <w:marRight w:val="0"/>
          <w:marTop w:val="0"/>
          <w:marBottom w:val="0"/>
          <w:divBdr>
            <w:top w:val="none" w:sz="0" w:space="0" w:color="auto"/>
            <w:left w:val="none" w:sz="0" w:space="0" w:color="auto"/>
            <w:bottom w:val="none" w:sz="0" w:space="0" w:color="auto"/>
            <w:right w:val="none" w:sz="0" w:space="0" w:color="auto"/>
          </w:divBdr>
        </w:div>
        <w:div w:id="852455288">
          <w:marLeft w:val="640"/>
          <w:marRight w:val="0"/>
          <w:marTop w:val="0"/>
          <w:marBottom w:val="0"/>
          <w:divBdr>
            <w:top w:val="none" w:sz="0" w:space="0" w:color="auto"/>
            <w:left w:val="none" w:sz="0" w:space="0" w:color="auto"/>
            <w:bottom w:val="none" w:sz="0" w:space="0" w:color="auto"/>
            <w:right w:val="none" w:sz="0" w:space="0" w:color="auto"/>
          </w:divBdr>
        </w:div>
        <w:div w:id="907494583">
          <w:marLeft w:val="640"/>
          <w:marRight w:val="0"/>
          <w:marTop w:val="0"/>
          <w:marBottom w:val="0"/>
          <w:divBdr>
            <w:top w:val="none" w:sz="0" w:space="0" w:color="auto"/>
            <w:left w:val="none" w:sz="0" w:space="0" w:color="auto"/>
            <w:bottom w:val="none" w:sz="0" w:space="0" w:color="auto"/>
            <w:right w:val="none" w:sz="0" w:space="0" w:color="auto"/>
          </w:divBdr>
        </w:div>
        <w:div w:id="1025405645">
          <w:marLeft w:val="640"/>
          <w:marRight w:val="0"/>
          <w:marTop w:val="0"/>
          <w:marBottom w:val="0"/>
          <w:divBdr>
            <w:top w:val="none" w:sz="0" w:space="0" w:color="auto"/>
            <w:left w:val="none" w:sz="0" w:space="0" w:color="auto"/>
            <w:bottom w:val="none" w:sz="0" w:space="0" w:color="auto"/>
            <w:right w:val="none" w:sz="0" w:space="0" w:color="auto"/>
          </w:divBdr>
        </w:div>
        <w:div w:id="1350444895">
          <w:marLeft w:val="640"/>
          <w:marRight w:val="0"/>
          <w:marTop w:val="0"/>
          <w:marBottom w:val="0"/>
          <w:divBdr>
            <w:top w:val="none" w:sz="0" w:space="0" w:color="auto"/>
            <w:left w:val="none" w:sz="0" w:space="0" w:color="auto"/>
            <w:bottom w:val="none" w:sz="0" w:space="0" w:color="auto"/>
            <w:right w:val="none" w:sz="0" w:space="0" w:color="auto"/>
          </w:divBdr>
        </w:div>
        <w:div w:id="1409425088">
          <w:marLeft w:val="640"/>
          <w:marRight w:val="0"/>
          <w:marTop w:val="0"/>
          <w:marBottom w:val="0"/>
          <w:divBdr>
            <w:top w:val="none" w:sz="0" w:space="0" w:color="auto"/>
            <w:left w:val="none" w:sz="0" w:space="0" w:color="auto"/>
            <w:bottom w:val="none" w:sz="0" w:space="0" w:color="auto"/>
            <w:right w:val="none" w:sz="0" w:space="0" w:color="auto"/>
          </w:divBdr>
        </w:div>
        <w:div w:id="1604220275">
          <w:marLeft w:val="640"/>
          <w:marRight w:val="0"/>
          <w:marTop w:val="0"/>
          <w:marBottom w:val="0"/>
          <w:divBdr>
            <w:top w:val="none" w:sz="0" w:space="0" w:color="auto"/>
            <w:left w:val="none" w:sz="0" w:space="0" w:color="auto"/>
            <w:bottom w:val="none" w:sz="0" w:space="0" w:color="auto"/>
            <w:right w:val="none" w:sz="0" w:space="0" w:color="auto"/>
          </w:divBdr>
        </w:div>
      </w:divsChild>
    </w:div>
    <w:div w:id="331496030">
      <w:marLeft w:val="0"/>
      <w:marRight w:val="0"/>
      <w:marTop w:val="0"/>
      <w:marBottom w:val="0"/>
      <w:divBdr>
        <w:top w:val="none" w:sz="0" w:space="0" w:color="auto"/>
        <w:left w:val="none" w:sz="0" w:space="0" w:color="auto"/>
        <w:bottom w:val="none" w:sz="0" w:space="0" w:color="auto"/>
        <w:right w:val="none" w:sz="0" w:space="0" w:color="auto"/>
      </w:divBdr>
    </w:div>
    <w:div w:id="331566366">
      <w:marLeft w:val="640"/>
      <w:marRight w:val="0"/>
      <w:marTop w:val="0"/>
      <w:marBottom w:val="0"/>
      <w:divBdr>
        <w:top w:val="none" w:sz="0" w:space="0" w:color="auto"/>
        <w:left w:val="none" w:sz="0" w:space="0" w:color="auto"/>
        <w:bottom w:val="none" w:sz="0" w:space="0" w:color="auto"/>
        <w:right w:val="none" w:sz="0" w:space="0" w:color="auto"/>
      </w:divBdr>
    </w:div>
    <w:div w:id="332028655">
      <w:marLeft w:val="640"/>
      <w:marRight w:val="0"/>
      <w:marTop w:val="0"/>
      <w:marBottom w:val="0"/>
      <w:divBdr>
        <w:top w:val="none" w:sz="0" w:space="0" w:color="auto"/>
        <w:left w:val="none" w:sz="0" w:space="0" w:color="auto"/>
        <w:bottom w:val="none" w:sz="0" w:space="0" w:color="auto"/>
        <w:right w:val="none" w:sz="0" w:space="0" w:color="auto"/>
      </w:divBdr>
    </w:div>
    <w:div w:id="333843583">
      <w:marLeft w:val="640"/>
      <w:marRight w:val="0"/>
      <w:marTop w:val="0"/>
      <w:marBottom w:val="0"/>
      <w:divBdr>
        <w:top w:val="none" w:sz="0" w:space="0" w:color="auto"/>
        <w:left w:val="none" w:sz="0" w:space="0" w:color="auto"/>
        <w:bottom w:val="none" w:sz="0" w:space="0" w:color="auto"/>
        <w:right w:val="none" w:sz="0" w:space="0" w:color="auto"/>
      </w:divBdr>
    </w:div>
    <w:div w:id="334498783">
      <w:marLeft w:val="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89678">
      <w:marLeft w:val="0"/>
      <w:marRight w:val="0"/>
      <w:marTop w:val="0"/>
      <w:marBottom w:val="0"/>
      <w:divBdr>
        <w:top w:val="none" w:sz="0" w:space="0" w:color="auto"/>
        <w:left w:val="none" w:sz="0" w:space="0" w:color="auto"/>
        <w:bottom w:val="none" w:sz="0" w:space="0" w:color="auto"/>
        <w:right w:val="none" w:sz="0" w:space="0" w:color="auto"/>
      </w:divBdr>
    </w:div>
    <w:div w:id="337080466">
      <w:marLeft w:val="0"/>
      <w:marRight w:val="0"/>
      <w:marTop w:val="0"/>
      <w:marBottom w:val="0"/>
      <w:divBdr>
        <w:top w:val="none" w:sz="0" w:space="0" w:color="auto"/>
        <w:left w:val="none" w:sz="0" w:space="0" w:color="auto"/>
        <w:bottom w:val="none" w:sz="0" w:space="0" w:color="auto"/>
        <w:right w:val="none" w:sz="0" w:space="0" w:color="auto"/>
      </w:divBdr>
    </w:div>
    <w:div w:id="337272486">
      <w:marLeft w:val="640"/>
      <w:marRight w:val="0"/>
      <w:marTop w:val="0"/>
      <w:marBottom w:val="0"/>
      <w:divBdr>
        <w:top w:val="none" w:sz="0" w:space="0" w:color="auto"/>
        <w:left w:val="none" w:sz="0" w:space="0" w:color="auto"/>
        <w:bottom w:val="none" w:sz="0" w:space="0" w:color="auto"/>
        <w:right w:val="none" w:sz="0" w:space="0" w:color="auto"/>
      </w:divBdr>
    </w:div>
    <w:div w:id="337461557">
      <w:marLeft w:val="640"/>
      <w:marRight w:val="0"/>
      <w:marTop w:val="0"/>
      <w:marBottom w:val="0"/>
      <w:divBdr>
        <w:top w:val="none" w:sz="0" w:space="0" w:color="auto"/>
        <w:left w:val="none" w:sz="0" w:space="0" w:color="auto"/>
        <w:bottom w:val="none" w:sz="0" w:space="0" w:color="auto"/>
        <w:right w:val="none" w:sz="0" w:space="0" w:color="auto"/>
      </w:divBdr>
    </w:div>
    <w:div w:id="338167324">
      <w:marLeft w:val="0"/>
      <w:marRight w:val="0"/>
      <w:marTop w:val="0"/>
      <w:marBottom w:val="0"/>
      <w:divBdr>
        <w:top w:val="none" w:sz="0" w:space="0" w:color="auto"/>
        <w:left w:val="none" w:sz="0" w:space="0" w:color="auto"/>
        <w:bottom w:val="none" w:sz="0" w:space="0" w:color="auto"/>
        <w:right w:val="none" w:sz="0" w:space="0" w:color="auto"/>
      </w:divBdr>
    </w:div>
    <w:div w:id="339888871">
      <w:marLeft w:val="640"/>
      <w:marRight w:val="0"/>
      <w:marTop w:val="0"/>
      <w:marBottom w:val="0"/>
      <w:divBdr>
        <w:top w:val="none" w:sz="0" w:space="0" w:color="auto"/>
        <w:left w:val="none" w:sz="0" w:space="0" w:color="auto"/>
        <w:bottom w:val="none" w:sz="0" w:space="0" w:color="auto"/>
        <w:right w:val="none" w:sz="0" w:space="0" w:color="auto"/>
      </w:divBdr>
    </w:div>
    <w:div w:id="340164511">
      <w:marLeft w:val="0"/>
      <w:marRight w:val="0"/>
      <w:marTop w:val="0"/>
      <w:marBottom w:val="0"/>
      <w:divBdr>
        <w:top w:val="none" w:sz="0" w:space="0" w:color="auto"/>
        <w:left w:val="none" w:sz="0" w:space="0" w:color="auto"/>
        <w:bottom w:val="none" w:sz="0" w:space="0" w:color="auto"/>
        <w:right w:val="none" w:sz="0" w:space="0" w:color="auto"/>
      </w:divBdr>
      <w:divsChild>
        <w:div w:id="1617760314">
          <w:marLeft w:val="0"/>
          <w:marRight w:val="0"/>
          <w:marTop w:val="0"/>
          <w:marBottom w:val="0"/>
          <w:divBdr>
            <w:top w:val="none" w:sz="0" w:space="0" w:color="auto"/>
            <w:left w:val="none" w:sz="0" w:space="0" w:color="auto"/>
            <w:bottom w:val="none" w:sz="0" w:space="0" w:color="auto"/>
            <w:right w:val="none" w:sz="0" w:space="0" w:color="auto"/>
          </w:divBdr>
          <w:divsChild>
            <w:div w:id="1017389691">
              <w:marLeft w:val="0"/>
              <w:marRight w:val="150"/>
              <w:marTop w:val="0"/>
              <w:marBottom w:val="0"/>
              <w:divBdr>
                <w:top w:val="none" w:sz="0" w:space="0" w:color="auto"/>
                <w:left w:val="none" w:sz="0" w:space="0" w:color="auto"/>
                <w:bottom w:val="none" w:sz="0" w:space="0" w:color="auto"/>
                <w:right w:val="none" w:sz="0" w:space="0" w:color="auto"/>
              </w:divBdr>
              <w:divsChild>
                <w:div w:id="3805989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0277332">
      <w:marLeft w:val="0"/>
      <w:marRight w:val="0"/>
      <w:marTop w:val="0"/>
      <w:marBottom w:val="0"/>
      <w:divBdr>
        <w:top w:val="none" w:sz="0" w:space="0" w:color="auto"/>
        <w:left w:val="none" w:sz="0" w:space="0" w:color="auto"/>
        <w:bottom w:val="none" w:sz="0" w:space="0" w:color="auto"/>
        <w:right w:val="none" w:sz="0" w:space="0" w:color="auto"/>
      </w:divBdr>
    </w:div>
    <w:div w:id="342636851">
      <w:marLeft w:val="640"/>
      <w:marRight w:val="0"/>
      <w:marTop w:val="0"/>
      <w:marBottom w:val="0"/>
      <w:divBdr>
        <w:top w:val="none" w:sz="0" w:space="0" w:color="auto"/>
        <w:left w:val="none" w:sz="0" w:space="0" w:color="auto"/>
        <w:bottom w:val="none" w:sz="0" w:space="0" w:color="auto"/>
        <w:right w:val="none" w:sz="0" w:space="0" w:color="auto"/>
      </w:divBdr>
    </w:div>
    <w:div w:id="343048011">
      <w:marLeft w:val="640"/>
      <w:marRight w:val="0"/>
      <w:marTop w:val="0"/>
      <w:marBottom w:val="0"/>
      <w:divBdr>
        <w:top w:val="none" w:sz="0" w:space="0" w:color="auto"/>
        <w:left w:val="none" w:sz="0" w:space="0" w:color="auto"/>
        <w:bottom w:val="none" w:sz="0" w:space="0" w:color="auto"/>
        <w:right w:val="none" w:sz="0" w:space="0" w:color="auto"/>
      </w:divBdr>
    </w:div>
    <w:div w:id="344600231">
      <w:marLeft w:val="0"/>
      <w:marRight w:val="0"/>
      <w:marTop w:val="0"/>
      <w:marBottom w:val="0"/>
      <w:divBdr>
        <w:top w:val="none" w:sz="0" w:space="0" w:color="auto"/>
        <w:left w:val="none" w:sz="0" w:space="0" w:color="auto"/>
        <w:bottom w:val="none" w:sz="0" w:space="0" w:color="auto"/>
        <w:right w:val="none" w:sz="0" w:space="0" w:color="auto"/>
      </w:divBdr>
    </w:div>
    <w:div w:id="345332418">
      <w:marLeft w:val="640"/>
      <w:marRight w:val="0"/>
      <w:marTop w:val="0"/>
      <w:marBottom w:val="0"/>
      <w:divBdr>
        <w:top w:val="none" w:sz="0" w:space="0" w:color="auto"/>
        <w:left w:val="none" w:sz="0" w:space="0" w:color="auto"/>
        <w:bottom w:val="none" w:sz="0" w:space="0" w:color="auto"/>
        <w:right w:val="none" w:sz="0" w:space="0" w:color="auto"/>
      </w:divBdr>
    </w:div>
    <w:div w:id="346711011">
      <w:bodyDiv w:val="1"/>
      <w:marLeft w:val="0"/>
      <w:marRight w:val="0"/>
      <w:marTop w:val="0"/>
      <w:marBottom w:val="0"/>
      <w:divBdr>
        <w:top w:val="none" w:sz="0" w:space="0" w:color="auto"/>
        <w:left w:val="none" w:sz="0" w:space="0" w:color="auto"/>
        <w:bottom w:val="none" w:sz="0" w:space="0" w:color="auto"/>
        <w:right w:val="none" w:sz="0" w:space="0" w:color="auto"/>
      </w:divBdr>
    </w:div>
    <w:div w:id="348021081">
      <w:marLeft w:val="0"/>
      <w:marRight w:val="0"/>
      <w:marTop w:val="0"/>
      <w:marBottom w:val="0"/>
      <w:divBdr>
        <w:top w:val="none" w:sz="0" w:space="0" w:color="auto"/>
        <w:left w:val="none" w:sz="0" w:space="0" w:color="auto"/>
        <w:bottom w:val="none" w:sz="0" w:space="0" w:color="auto"/>
        <w:right w:val="none" w:sz="0" w:space="0" w:color="auto"/>
      </w:divBdr>
    </w:div>
    <w:div w:id="349650825">
      <w:marLeft w:val="0"/>
      <w:marRight w:val="0"/>
      <w:marTop w:val="0"/>
      <w:marBottom w:val="0"/>
      <w:divBdr>
        <w:top w:val="none" w:sz="0" w:space="0" w:color="auto"/>
        <w:left w:val="none" w:sz="0" w:space="0" w:color="auto"/>
        <w:bottom w:val="none" w:sz="0" w:space="0" w:color="auto"/>
        <w:right w:val="none" w:sz="0" w:space="0" w:color="auto"/>
      </w:divBdr>
    </w:div>
    <w:div w:id="349911408">
      <w:marLeft w:val="0"/>
      <w:marRight w:val="0"/>
      <w:marTop w:val="0"/>
      <w:marBottom w:val="0"/>
      <w:divBdr>
        <w:top w:val="none" w:sz="0" w:space="0" w:color="auto"/>
        <w:left w:val="none" w:sz="0" w:space="0" w:color="auto"/>
        <w:bottom w:val="none" w:sz="0" w:space="0" w:color="auto"/>
        <w:right w:val="none" w:sz="0" w:space="0" w:color="auto"/>
      </w:divBdr>
    </w:div>
    <w:div w:id="349917820">
      <w:bodyDiv w:val="1"/>
      <w:marLeft w:val="0"/>
      <w:marRight w:val="0"/>
      <w:marTop w:val="0"/>
      <w:marBottom w:val="0"/>
      <w:divBdr>
        <w:top w:val="none" w:sz="0" w:space="0" w:color="auto"/>
        <w:left w:val="none" w:sz="0" w:space="0" w:color="auto"/>
        <w:bottom w:val="none" w:sz="0" w:space="0" w:color="auto"/>
        <w:right w:val="none" w:sz="0" w:space="0" w:color="auto"/>
      </w:divBdr>
    </w:div>
    <w:div w:id="351418383">
      <w:marLeft w:val="0"/>
      <w:marRight w:val="0"/>
      <w:marTop w:val="0"/>
      <w:marBottom w:val="0"/>
      <w:divBdr>
        <w:top w:val="none" w:sz="0" w:space="0" w:color="auto"/>
        <w:left w:val="none" w:sz="0" w:space="0" w:color="auto"/>
        <w:bottom w:val="none" w:sz="0" w:space="0" w:color="auto"/>
        <w:right w:val="none" w:sz="0" w:space="0" w:color="auto"/>
      </w:divBdr>
    </w:div>
    <w:div w:id="354962309">
      <w:marLeft w:val="640"/>
      <w:marRight w:val="0"/>
      <w:marTop w:val="0"/>
      <w:marBottom w:val="0"/>
      <w:divBdr>
        <w:top w:val="none" w:sz="0" w:space="0" w:color="auto"/>
        <w:left w:val="none" w:sz="0" w:space="0" w:color="auto"/>
        <w:bottom w:val="none" w:sz="0" w:space="0" w:color="auto"/>
        <w:right w:val="none" w:sz="0" w:space="0" w:color="auto"/>
      </w:divBdr>
    </w:div>
    <w:div w:id="355815139">
      <w:marLeft w:val="0"/>
      <w:marRight w:val="0"/>
      <w:marTop w:val="0"/>
      <w:marBottom w:val="0"/>
      <w:divBdr>
        <w:top w:val="none" w:sz="0" w:space="0" w:color="auto"/>
        <w:left w:val="none" w:sz="0" w:space="0" w:color="auto"/>
        <w:bottom w:val="none" w:sz="0" w:space="0" w:color="auto"/>
        <w:right w:val="none" w:sz="0" w:space="0" w:color="auto"/>
      </w:divBdr>
    </w:div>
    <w:div w:id="357313039">
      <w:marLeft w:val="0"/>
      <w:marRight w:val="0"/>
      <w:marTop w:val="0"/>
      <w:marBottom w:val="0"/>
      <w:divBdr>
        <w:top w:val="none" w:sz="0" w:space="0" w:color="auto"/>
        <w:left w:val="none" w:sz="0" w:space="0" w:color="auto"/>
        <w:bottom w:val="none" w:sz="0" w:space="0" w:color="auto"/>
        <w:right w:val="none" w:sz="0" w:space="0" w:color="auto"/>
      </w:divBdr>
    </w:div>
    <w:div w:id="359471836">
      <w:marLeft w:val="0"/>
      <w:marRight w:val="0"/>
      <w:marTop w:val="0"/>
      <w:marBottom w:val="0"/>
      <w:divBdr>
        <w:top w:val="none" w:sz="0" w:space="0" w:color="auto"/>
        <w:left w:val="none" w:sz="0" w:space="0" w:color="auto"/>
        <w:bottom w:val="none" w:sz="0" w:space="0" w:color="auto"/>
        <w:right w:val="none" w:sz="0" w:space="0" w:color="auto"/>
      </w:divBdr>
    </w:div>
    <w:div w:id="359671114">
      <w:marLeft w:val="0"/>
      <w:marRight w:val="0"/>
      <w:marTop w:val="0"/>
      <w:marBottom w:val="0"/>
      <w:divBdr>
        <w:top w:val="none" w:sz="0" w:space="0" w:color="auto"/>
        <w:left w:val="none" w:sz="0" w:space="0" w:color="auto"/>
        <w:bottom w:val="none" w:sz="0" w:space="0" w:color="auto"/>
        <w:right w:val="none" w:sz="0" w:space="0" w:color="auto"/>
      </w:divBdr>
    </w:div>
    <w:div w:id="359938439">
      <w:marLeft w:val="640"/>
      <w:marRight w:val="0"/>
      <w:marTop w:val="0"/>
      <w:marBottom w:val="0"/>
      <w:divBdr>
        <w:top w:val="none" w:sz="0" w:space="0" w:color="auto"/>
        <w:left w:val="none" w:sz="0" w:space="0" w:color="auto"/>
        <w:bottom w:val="none" w:sz="0" w:space="0" w:color="auto"/>
        <w:right w:val="none" w:sz="0" w:space="0" w:color="auto"/>
      </w:divBdr>
    </w:div>
    <w:div w:id="361171209">
      <w:marLeft w:val="0"/>
      <w:marRight w:val="0"/>
      <w:marTop w:val="0"/>
      <w:marBottom w:val="0"/>
      <w:divBdr>
        <w:top w:val="none" w:sz="0" w:space="0" w:color="auto"/>
        <w:left w:val="none" w:sz="0" w:space="0" w:color="auto"/>
        <w:bottom w:val="none" w:sz="0" w:space="0" w:color="auto"/>
        <w:right w:val="none" w:sz="0" w:space="0" w:color="auto"/>
      </w:divBdr>
    </w:div>
    <w:div w:id="361251886">
      <w:marLeft w:val="0"/>
      <w:marRight w:val="0"/>
      <w:marTop w:val="0"/>
      <w:marBottom w:val="0"/>
      <w:divBdr>
        <w:top w:val="none" w:sz="0" w:space="0" w:color="auto"/>
        <w:left w:val="none" w:sz="0" w:space="0" w:color="auto"/>
        <w:bottom w:val="none" w:sz="0" w:space="0" w:color="auto"/>
        <w:right w:val="none" w:sz="0" w:space="0" w:color="auto"/>
      </w:divBdr>
    </w:div>
    <w:div w:id="361635555">
      <w:marLeft w:val="640"/>
      <w:marRight w:val="0"/>
      <w:marTop w:val="0"/>
      <w:marBottom w:val="0"/>
      <w:divBdr>
        <w:top w:val="none" w:sz="0" w:space="0" w:color="auto"/>
        <w:left w:val="none" w:sz="0" w:space="0" w:color="auto"/>
        <w:bottom w:val="none" w:sz="0" w:space="0" w:color="auto"/>
        <w:right w:val="none" w:sz="0" w:space="0" w:color="auto"/>
      </w:divBdr>
    </w:div>
    <w:div w:id="362752088">
      <w:marLeft w:val="0"/>
      <w:marRight w:val="0"/>
      <w:marTop w:val="0"/>
      <w:marBottom w:val="0"/>
      <w:divBdr>
        <w:top w:val="none" w:sz="0" w:space="0" w:color="auto"/>
        <w:left w:val="none" w:sz="0" w:space="0" w:color="auto"/>
        <w:bottom w:val="none" w:sz="0" w:space="0" w:color="auto"/>
        <w:right w:val="none" w:sz="0" w:space="0" w:color="auto"/>
      </w:divBdr>
    </w:div>
    <w:div w:id="363990492">
      <w:marLeft w:val="0"/>
      <w:marRight w:val="0"/>
      <w:marTop w:val="0"/>
      <w:marBottom w:val="0"/>
      <w:divBdr>
        <w:top w:val="none" w:sz="0" w:space="0" w:color="auto"/>
        <w:left w:val="none" w:sz="0" w:space="0" w:color="auto"/>
        <w:bottom w:val="none" w:sz="0" w:space="0" w:color="auto"/>
        <w:right w:val="none" w:sz="0" w:space="0" w:color="auto"/>
      </w:divBdr>
    </w:div>
    <w:div w:id="364717547">
      <w:marLeft w:val="0"/>
      <w:marRight w:val="0"/>
      <w:marTop w:val="0"/>
      <w:marBottom w:val="0"/>
      <w:divBdr>
        <w:top w:val="none" w:sz="0" w:space="0" w:color="auto"/>
        <w:left w:val="none" w:sz="0" w:space="0" w:color="auto"/>
        <w:bottom w:val="none" w:sz="0" w:space="0" w:color="auto"/>
        <w:right w:val="none" w:sz="0" w:space="0" w:color="auto"/>
      </w:divBdr>
    </w:div>
    <w:div w:id="365255179">
      <w:marLeft w:val="0"/>
      <w:marRight w:val="0"/>
      <w:marTop w:val="0"/>
      <w:marBottom w:val="0"/>
      <w:divBdr>
        <w:top w:val="none" w:sz="0" w:space="0" w:color="auto"/>
        <w:left w:val="none" w:sz="0" w:space="0" w:color="auto"/>
        <w:bottom w:val="none" w:sz="0" w:space="0" w:color="auto"/>
        <w:right w:val="none" w:sz="0" w:space="0" w:color="auto"/>
      </w:divBdr>
    </w:div>
    <w:div w:id="365523363">
      <w:marLeft w:val="0"/>
      <w:marRight w:val="0"/>
      <w:marTop w:val="0"/>
      <w:marBottom w:val="0"/>
      <w:divBdr>
        <w:top w:val="none" w:sz="0" w:space="0" w:color="auto"/>
        <w:left w:val="none" w:sz="0" w:space="0" w:color="auto"/>
        <w:bottom w:val="none" w:sz="0" w:space="0" w:color="auto"/>
        <w:right w:val="none" w:sz="0" w:space="0" w:color="auto"/>
      </w:divBdr>
    </w:div>
    <w:div w:id="365910343">
      <w:marLeft w:val="640"/>
      <w:marRight w:val="0"/>
      <w:marTop w:val="0"/>
      <w:marBottom w:val="0"/>
      <w:divBdr>
        <w:top w:val="none" w:sz="0" w:space="0" w:color="auto"/>
        <w:left w:val="none" w:sz="0" w:space="0" w:color="auto"/>
        <w:bottom w:val="none" w:sz="0" w:space="0" w:color="auto"/>
        <w:right w:val="none" w:sz="0" w:space="0" w:color="auto"/>
      </w:divBdr>
    </w:div>
    <w:div w:id="366181192">
      <w:bodyDiv w:val="1"/>
      <w:marLeft w:val="0"/>
      <w:marRight w:val="0"/>
      <w:marTop w:val="0"/>
      <w:marBottom w:val="0"/>
      <w:divBdr>
        <w:top w:val="none" w:sz="0" w:space="0" w:color="auto"/>
        <w:left w:val="none" w:sz="0" w:space="0" w:color="auto"/>
        <w:bottom w:val="none" w:sz="0" w:space="0" w:color="auto"/>
        <w:right w:val="none" w:sz="0" w:space="0" w:color="auto"/>
      </w:divBdr>
      <w:divsChild>
        <w:div w:id="250941198">
          <w:marLeft w:val="640"/>
          <w:marRight w:val="0"/>
          <w:marTop w:val="0"/>
          <w:marBottom w:val="0"/>
          <w:divBdr>
            <w:top w:val="none" w:sz="0" w:space="0" w:color="auto"/>
            <w:left w:val="none" w:sz="0" w:space="0" w:color="auto"/>
            <w:bottom w:val="none" w:sz="0" w:space="0" w:color="auto"/>
            <w:right w:val="none" w:sz="0" w:space="0" w:color="auto"/>
          </w:divBdr>
        </w:div>
        <w:div w:id="348410633">
          <w:marLeft w:val="640"/>
          <w:marRight w:val="0"/>
          <w:marTop w:val="0"/>
          <w:marBottom w:val="0"/>
          <w:divBdr>
            <w:top w:val="none" w:sz="0" w:space="0" w:color="auto"/>
            <w:left w:val="none" w:sz="0" w:space="0" w:color="auto"/>
            <w:bottom w:val="none" w:sz="0" w:space="0" w:color="auto"/>
            <w:right w:val="none" w:sz="0" w:space="0" w:color="auto"/>
          </w:divBdr>
        </w:div>
        <w:div w:id="436871223">
          <w:marLeft w:val="640"/>
          <w:marRight w:val="0"/>
          <w:marTop w:val="0"/>
          <w:marBottom w:val="0"/>
          <w:divBdr>
            <w:top w:val="none" w:sz="0" w:space="0" w:color="auto"/>
            <w:left w:val="none" w:sz="0" w:space="0" w:color="auto"/>
            <w:bottom w:val="none" w:sz="0" w:space="0" w:color="auto"/>
            <w:right w:val="none" w:sz="0" w:space="0" w:color="auto"/>
          </w:divBdr>
        </w:div>
        <w:div w:id="452675492">
          <w:marLeft w:val="640"/>
          <w:marRight w:val="0"/>
          <w:marTop w:val="0"/>
          <w:marBottom w:val="0"/>
          <w:divBdr>
            <w:top w:val="none" w:sz="0" w:space="0" w:color="auto"/>
            <w:left w:val="none" w:sz="0" w:space="0" w:color="auto"/>
            <w:bottom w:val="none" w:sz="0" w:space="0" w:color="auto"/>
            <w:right w:val="none" w:sz="0" w:space="0" w:color="auto"/>
          </w:divBdr>
        </w:div>
        <w:div w:id="672949563">
          <w:marLeft w:val="640"/>
          <w:marRight w:val="0"/>
          <w:marTop w:val="0"/>
          <w:marBottom w:val="0"/>
          <w:divBdr>
            <w:top w:val="none" w:sz="0" w:space="0" w:color="auto"/>
            <w:left w:val="none" w:sz="0" w:space="0" w:color="auto"/>
            <w:bottom w:val="none" w:sz="0" w:space="0" w:color="auto"/>
            <w:right w:val="none" w:sz="0" w:space="0" w:color="auto"/>
          </w:divBdr>
        </w:div>
        <w:div w:id="692847613">
          <w:marLeft w:val="640"/>
          <w:marRight w:val="0"/>
          <w:marTop w:val="0"/>
          <w:marBottom w:val="0"/>
          <w:divBdr>
            <w:top w:val="none" w:sz="0" w:space="0" w:color="auto"/>
            <w:left w:val="none" w:sz="0" w:space="0" w:color="auto"/>
            <w:bottom w:val="none" w:sz="0" w:space="0" w:color="auto"/>
            <w:right w:val="none" w:sz="0" w:space="0" w:color="auto"/>
          </w:divBdr>
        </w:div>
        <w:div w:id="766193269">
          <w:marLeft w:val="640"/>
          <w:marRight w:val="0"/>
          <w:marTop w:val="0"/>
          <w:marBottom w:val="0"/>
          <w:divBdr>
            <w:top w:val="none" w:sz="0" w:space="0" w:color="auto"/>
            <w:left w:val="none" w:sz="0" w:space="0" w:color="auto"/>
            <w:bottom w:val="none" w:sz="0" w:space="0" w:color="auto"/>
            <w:right w:val="none" w:sz="0" w:space="0" w:color="auto"/>
          </w:divBdr>
        </w:div>
        <w:div w:id="1099133925">
          <w:marLeft w:val="640"/>
          <w:marRight w:val="0"/>
          <w:marTop w:val="0"/>
          <w:marBottom w:val="0"/>
          <w:divBdr>
            <w:top w:val="none" w:sz="0" w:space="0" w:color="auto"/>
            <w:left w:val="none" w:sz="0" w:space="0" w:color="auto"/>
            <w:bottom w:val="none" w:sz="0" w:space="0" w:color="auto"/>
            <w:right w:val="none" w:sz="0" w:space="0" w:color="auto"/>
          </w:divBdr>
        </w:div>
        <w:div w:id="1122456525">
          <w:marLeft w:val="640"/>
          <w:marRight w:val="0"/>
          <w:marTop w:val="0"/>
          <w:marBottom w:val="0"/>
          <w:divBdr>
            <w:top w:val="none" w:sz="0" w:space="0" w:color="auto"/>
            <w:left w:val="none" w:sz="0" w:space="0" w:color="auto"/>
            <w:bottom w:val="none" w:sz="0" w:space="0" w:color="auto"/>
            <w:right w:val="none" w:sz="0" w:space="0" w:color="auto"/>
          </w:divBdr>
        </w:div>
      </w:divsChild>
    </w:div>
    <w:div w:id="368576443">
      <w:marLeft w:val="640"/>
      <w:marRight w:val="0"/>
      <w:marTop w:val="0"/>
      <w:marBottom w:val="0"/>
      <w:divBdr>
        <w:top w:val="none" w:sz="0" w:space="0" w:color="auto"/>
        <w:left w:val="none" w:sz="0" w:space="0" w:color="auto"/>
        <w:bottom w:val="none" w:sz="0" w:space="0" w:color="auto"/>
        <w:right w:val="none" w:sz="0" w:space="0" w:color="auto"/>
      </w:divBdr>
    </w:div>
    <w:div w:id="370037776">
      <w:bodyDiv w:val="1"/>
      <w:marLeft w:val="0"/>
      <w:marRight w:val="0"/>
      <w:marTop w:val="0"/>
      <w:marBottom w:val="0"/>
      <w:divBdr>
        <w:top w:val="none" w:sz="0" w:space="0" w:color="auto"/>
        <w:left w:val="none" w:sz="0" w:space="0" w:color="auto"/>
        <w:bottom w:val="none" w:sz="0" w:space="0" w:color="auto"/>
        <w:right w:val="none" w:sz="0" w:space="0" w:color="auto"/>
      </w:divBdr>
    </w:div>
    <w:div w:id="371806474">
      <w:marLeft w:val="0"/>
      <w:marRight w:val="0"/>
      <w:marTop w:val="0"/>
      <w:marBottom w:val="0"/>
      <w:divBdr>
        <w:top w:val="none" w:sz="0" w:space="0" w:color="auto"/>
        <w:left w:val="none" w:sz="0" w:space="0" w:color="auto"/>
        <w:bottom w:val="none" w:sz="0" w:space="0" w:color="auto"/>
        <w:right w:val="none" w:sz="0" w:space="0" w:color="auto"/>
      </w:divBdr>
    </w:div>
    <w:div w:id="372074135">
      <w:marLeft w:val="640"/>
      <w:marRight w:val="0"/>
      <w:marTop w:val="0"/>
      <w:marBottom w:val="0"/>
      <w:divBdr>
        <w:top w:val="none" w:sz="0" w:space="0" w:color="auto"/>
        <w:left w:val="none" w:sz="0" w:space="0" w:color="auto"/>
        <w:bottom w:val="none" w:sz="0" w:space="0" w:color="auto"/>
        <w:right w:val="none" w:sz="0" w:space="0" w:color="auto"/>
      </w:divBdr>
    </w:div>
    <w:div w:id="372191475">
      <w:marLeft w:val="0"/>
      <w:marRight w:val="0"/>
      <w:marTop w:val="0"/>
      <w:marBottom w:val="0"/>
      <w:divBdr>
        <w:top w:val="none" w:sz="0" w:space="0" w:color="auto"/>
        <w:left w:val="none" w:sz="0" w:space="0" w:color="auto"/>
        <w:bottom w:val="none" w:sz="0" w:space="0" w:color="auto"/>
        <w:right w:val="none" w:sz="0" w:space="0" w:color="auto"/>
      </w:divBdr>
    </w:div>
    <w:div w:id="372271033">
      <w:marLeft w:val="0"/>
      <w:marRight w:val="0"/>
      <w:marTop w:val="0"/>
      <w:marBottom w:val="0"/>
      <w:divBdr>
        <w:top w:val="none" w:sz="0" w:space="0" w:color="auto"/>
        <w:left w:val="none" w:sz="0" w:space="0" w:color="auto"/>
        <w:bottom w:val="none" w:sz="0" w:space="0" w:color="auto"/>
        <w:right w:val="none" w:sz="0" w:space="0" w:color="auto"/>
      </w:divBdr>
    </w:div>
    <w:div w:id="375743224">
      <w:marLeft w:val="640"/>
      <w:marRight w:val="0"/>
      <w:marTop w:val="0"/>
      <w:marBottom w:val="0"/>
      <w:divBdr>
        <w:top w:val="none" w:sz="0" w:space="0" w:color="auto"/>
        <w:left w:val="none" w:sz="0" w:space="0" w:color="auto"/>
        <w:bottom w:val="none" w:sz="0" w:space="0" w:color="auto"/>
        <w:right w:val="none" w:sz="0" w:space="0" w:color="auto"/>
      </w:divBdr>
    </w:div>
    <w:div w:id="376272447">
      <w:marLeft w:val="0"/>
      <w:marRight w:val="0"/>
      <w:marTop w:val="0"/>
      <w:marBottom w:val="0"/>
      <w:divBdr>
        <w:top w:val="none" w:sz="0" w:space="0" w:color="auto"/>
        <w:left w:val="none" w:sz="0" w:space="0" w:color="auto"/>
        <w:bottom w:val="none" w:sz="0" w:space="0" w:color="auto"/>
        <w:right w:val="none" w:sz="0" w:space="0" w:color="auto"/>
      </w:divBdr>
    </w:div>
    <w:div w:id="376508120">
      <w:bodyDiv w:val="1"/>
      <w:marLeft w:val="0"/>
      <w:marRight w:val="0"/>
      <w:marTop w:val="0"/>
      <w:marBottom w:val="0"/>
      <w:divBdr>
        <w:top w:val="none" w:sz="0" w:space="0" w:color="auto"/>
        <w:left w:val="none" w:sz="0" w:space="0" w:color="auto"/>
        <w:bottom w:val="none" w:sz="0" w:space="0" w:color="auto"/>
        <w:right w:val="none" w:sz="0" w:space="0" w:color="auto"/>
      </w:divBdr>
      <w:divsChild>
        <w:div w:id="31931026">
          <w:marLeft w:val="640"/>
          <w:marRight w:val="0"/>
          <w:marTop w:val="0"/>
          <w:marBottom w:val="0"/>
          <w:divBdr>
            <w:top w:val="none" w:sz="0" w:space="0" w:color="auto"/>
            <w:left w:val="none" w:sz="0" w:space="0" w:color="auto"/>
            <w:bottom w:val="none" w:sz="0" w:space="0" w:color="auto"/>
            <w:right w:val="none" w:sz="0" w:space="0" w:color="auto"/>
          </w:divBdr>
        </w:div>
        <w:div w:id="36273765">
          <w:marLeft w:val="640"/>
          <w:marRight w:val="0"/>
          <w:marTop w:val="0"/>
          <w:marBottom w:val="0"/>
          <w:divBdr>
            <w:top w:val="none" w:sz="0" w:space="0" w:color="auto"/>
            <w:left w:val="none" w:sz="0" w:space="0" w:color="auto"/>
            <w:bottom w:val="none" w:sz="0" w:space="0" w:color="auto"/>
            <w:right w:val="none" w:sz="0" w:space="0" w:color="auto"/>
          </w:divBdr>
        </w:div>
        <w:div w:id="66417022">
          <w:marLeft w:val="640"/>
          <w:marRight w:val="0"/>
          <w:marTop w:val="0"/>
          <w:marBottom w:val="0"/>
          <w:divBdr>
            <w:top w:val="none" w:sz="0" w:space="0" w:color="auto"/>
            <w:left w:val="none" w:sz="0" w:space="0" w:color="auto"/>
            <w:bottom w:val="none" w:sz="0" w:space="0" w:color="auto"/>
            <w:right w:val="none" w:sz="0" w:space="0" w:color="auto"/>
          </w:divBdr>
        </w:div>
        <w:div w:id="95056740">
          <w:marLeft w:val="640"/>
          <w:marRight w:val="0"/>
          <w:marTop w:val="0"/>
          <w:marBottom w:val="0"/>
          <w:divBdr>
            <w:top w:val="none" w:sz="0" w:space="0" w:color="auto"/>
            <w:left w:val="none" w:sz="0" w:space="0" w:color="auto"/>
            <w:bottom w:val="none" w:sz="0" w:space="0" w:color="auto"/>
            <w:right w:val="none" w:sz="0" w:space="0" w:color="auto"/>
          </w:divBdr>
        </w:div>
        <w:div w:id="157616980">
          <w:marLeft w:val="640"/>
          <w:marRight w:val="0"/>
          <w:marTop w:val="0"/>
          <w:marBottom w:val="0"/>
          <w:divBdr>
            <w:top w:val="none" w:sz="0" w:space="0" w:color="auto"/>
            <w:left w:val="none" w:sz="0" w:space="0" w:color="auto"/>
            <w:bottom w:val="none" w:sz="0" w:space="0" w:color="auto"/>
            <w:right w:val="none" w:sz="0" w:space="0" w:color="auto"/>
          </w:divBdr>
        </w:div>
        <w:div w:id="218637735">
          <w:marLeft w:val="640"/>
          <w:marRight w:val="0"/>
          <w:marTop w:val="0"/>
          <w:marBottom w:val="0"/>
          <w:divBdr>
            <w:top w:val="none" w:sz="0" w:space="0" w:color="auto"/>
            <w:left w:val="none" w:sz="0" w:space="0" w:color="auto"/>
            <w:bottom w:val="none" w:sz="0" w:space="0" w:color="auto"/>
            <w:right w:val="none" w:sz="0" w:space="0" w:color="auto"/>
          </w:divBdr>
        </w:div>
        <w:div w:id="230971808">
          <w:marLeft w:val="640"/>
          <w:marRight w:val="0"/>
          <w:marTop w:val="0"/>
          <w:marBottom w:val="0"/>
          <w:divBdr>
            <w:top w:val="none" w:sz="0" w:space="0" w:color="auto"/>
            <w:left w:val="none" w:sz="0" w:space="0" w:color="auto"/>
            <w:bottom w:val="none" w:sz="0" w:space="0" w:color="auto"/>
            <w:right w:val="none" w:sz="0" w:space="0" w:color="auto"/>
          </w:divBdr>
        </w:div>
        <w:div w:id="284701216">
          <w:marLeft w:val="640"/>
          <w:marRight w:val="0"/>
          <w:marTop w:val="0"/>
          <w:marBottom w:val="0"/>
          <w:divBdr>
            <w:top w:val="none" w:sz="0" w:space="0" w:color="auto"/>
            <w:left w:val="none" w:sz="0" w:space="0" w:color="auto"/>
            <w:bottom w:val="none" w:sz="0" w:space="0" w:color="auto"/>
            <w:right w:val="none" w:sz="0" w:space="0" w:color="auto"/>
          </w:divBdr>
        </w:div>
        <w:div w:id="326053236">
          <w:marLeft w:val="640"/>
          <w:marRight w:val="0"/>
          <w:marTop w:val="0"/>
          <w:marBottom w:val="0"/>
          <w:divBdr>
            <w:top w:val="none" w:sz="0" w:space="0" w:color="auto"/>
            <w:left w:val="none" w:sz="0" w:space="0" w:color="auto"/>
            <w:bottom w:val="none" w:sz="0" w:space="0" w:color="auto"/>
            <w:right w:val="none" w:sz="0" w:space="0" w:color="auto"/>
          </w:divBdr>
        </w:div>
        <w:div w:id="353923674">
          <w:marLeft w:val="640"/>
          <w:marRight w:val="0"/>
          <w:marTop w:val="0"/>
          <w:marBottom w:val="0"/>
          <w:divBdr>
            <w:top w:val="none" w:sz="0" w:space="0" w:color="auto"/>
            <w:left w:val="none" w:sz="0" w:space="0" w:color="auto"/>
            <w:bottom w:val="none" w:sz="0" w:space="0" w:color="auto"/>
            <w:right w:val="none" w:sz="0" w:space="0" w:color="auto"/>
          </w:divBdr>
        </w:div>
        <w:div w:id="369380682">
          <w:marLeft w:val="640"/>
          <w:marRight w:val="0"/>
          <w:marTop w:val="0"/>
          <w:marBottom w:val="0"/>
          <w:divBdr>
            <w:top w:val="none" w:sz="0" w:space="0" w:color="auto"/>
            <w:left w:val="none" w:sz="0" w:space="0" w:color="auto"/>
            <w:bottom w:val="none" w:sz="0" w:space="0" w:color="auto"/>
            <w:right w:val="none" w:sz="0" w:space="0" w:color="auto"/>
          </w:divBdr>
        </w:div>
        <w:div w:id="487550197">
          <w:marLeft w:val="640"/>
          <w:marRight w:val="0"/>
          <w:marTop w:val="0"/>
          <w:marBottom w:val="0"/>
          <w:divBdr>
            <w:top w:val="none" w:sz="0" w:space="0" w:color="auto"/>
            <w:left w:val="none" w:sz="0" w:space="0" w:color="auto"/>
            <w:bottom w:val="none" w:sz="0" w:space="0" w:color="auto"/>
            <w:right w:val="none" w:sz="0" w:space="0" w:color="auto"/>
          </w:divBdr>
        </w:div>
        <w:div w:id="619412704">
          <w:marLeft w:val="640"/>
          <w:marRight w:val="0"/>
          <w:marTop w:val="0"/>
          <w:marBottom w:val="0"/>
          <w:divBdr>
            <w:top w:val="none" w:sz="0" w:space="0" w:color="auto"/>
            <w:left w:val="none" w:sz="0" w:space="0" w:color="auto"/>
            <w:bottom w:val="none" w:sz="0" w:space="0" w:color="auto"/>
            <w:right w:val="none" w:sz="0" w:space="0" w:color="auto"/>
          </w:divBdr>
        </w:div>
        <w:div w:id="662202302">
          <w:marLeft w:val="640"/>
          <w:marRight w:val="0"/>
          <w:marTop w:val="0"/>
          <w:marBottom w:val="0"/>
          <w:divBdr>
            <w:top w:val="none" w:sz="0" w:space="0" w:color="auto"/>
            <w:left w:val="none" w:sz="0" w:space="0" w:color="auto"/>
            <w:bottom w:val="none" w:sz="0" w:space="0" w:color="auto"/>
            <w:right w:val="none" w:sz="0" w:space="0" w:color="auto"/>
          </w:divBdr>
        </w:div>
        <w:div w:id="666320527">
          <w:marLeft w:val="640"/>
          <w:marRight w:val="0"/>
          <w:marTop w:val="0"/>
          <w:marBottom w:val="0"/>
          <w:divBdr>
            <w:top w:val="none" w:sz="0" w:space="0" w:color="auto"/>
            <w:left w:val="none" w:sz="0" w:space="0" w:color="auto"/>
            <w:bottom w:val="none" w:sz="0" w:space="0" w:color="auto"/>
            <w:right w:val="none" w:sz="0" w:space="0" w:color="auto"/>
          </w:divBdr>
        </w:div>
        <w:div w:id="762648023">
          <w:marLeft w:val="640"/>
          <w:marRight w:val="0"/>
          <w:marTop w:val="0"/>
          <w:marBottom w:val="0"/>
          <w:divBdr>
            <w:top w:val="none" w:sz="0" w:space="0" w:color="auto"/>
            <w:left w:val="none" w:sz="0" w:space="0" w:color="auto"/>
            <w:bottom w:val="none" w:sz="0" w:space="0" w:color="auto"/>
            <w:right w:val="none" w:sz="0" w:space="0" w:color="auto"/>
          </w:divBdr>
        </w:div>
        <w:div w:id="784467284">
          <w:marLeft w:val="640"/>
          <w:marRight w:val="0"/>
          <w:marTop w:val="0"/>
          <w:marBottom w:val="0"/>
          <w:divBdr>
            <w:top w:val="none" w:sz="0" w:space="0" w:color="auto"/>
            <w:left w:val="none" w:sz="0" w:space="0" w:color="auto"/>
            <w:bottom w:val="none" w:sz="0" w:space="0" w:color="auto"/>
            <w:right w:val="none" w:sz="0" w:space="0" w:color="auto"/>
          </w:divBdr>
        </w:div>
        <w:div w:id="814028447">
          <w:marLeft w:val="640"/>
          <w:marRight w:val="0"/>
          <w:marTop w:val="0"/>
          <w:marBottom w:val="0"/>
          <w:divBdr>
            <w:top w:val="none" w:sz="0" w:space="0" w:color="auto"/>
            <w:left w:val="none" w:sz="0" w:space="0" w:color="auto"/>
            <w:bottom w:val="none" w:sz="0" w:space="0" w:color="auto"/>
            <w:right w:val="none" w:sz="0" w:space="0" w:color="auto"/>
          </w:divBdr>
        </w:div>
        <w:div w:id="851141772">
          <w:marLeft w:val="640"/>
          <w:marRight w:val="0"/>
          <w:marTop w:val="0"/>
          <w:marBottom w:val="0"/>
          <w:divBdr>
            <w:top w:val="none" w:sz="0" w:space="0" w:color="auto"/>
            <w:left w:val="none" w:sz="0" w:space="0" w:color="auto"/>
            <w:bottom w:val="none" w:sz="0" w:space="0" w:color="auto"/>
            <w:right w:val="none" w:sz="0" w:space="0" w:color="auto"/>
          </w:divBdr>
        </w:div>
        <w:div w:id="888110468">
          <w:marLeft w:val="640"/>
          <w:marRight w:val="0"/>
          <w:marTop w:val="0"/>
          <w:marBottom w:val="0"/>
          <w:divBdr>
            <w:top w:val="none" w:sz="0" w:space="0" w:color="auto"/>
            <w:left w:val="none" w:sz="0" w:space="0" w:color="auto"/>
            <w:bottom w:val="none" w:sz="0" w:space="0" w:color="auto"/>
            <w:right w:val="none" w:sz="0" w:space="0" w:color="auto"/>
          </w:divBdr>
        </w:div>
        <w:div w:id="889145476">
          <w:marLeft w:val="640"/>
          <w:marRight w:val="0"/>
          <w:marTop w:val="0"/>
          <w:marBottom w:val="0"/>
          <w:divBdr>
            <w:top w:val="none" w:sz="0" w:space="0" w:color="auto"/>
            <w:left w:val="none" w:sz="0" w:space="0" w:color="auto"/>
            <w:bottom w:val="none" w:sz="0" w:space="0" w:color="auto"/>
            <w:right w:val="none" w:sz="0" w:space="0" w:color="auto"/>
          </w:divBdr>
        </w:div>
        <w:div w:id="896278701">
          <w:marLeft w:val="640"/>
          <w:marRight w:val="0"/>
          <w:marTop w:val="0"/>
          <w:marBottom w:val="0"/>
          <w:divBdr>
            <w:top w:val="none" w:sz="0" w:space="0" w:color="auto"/>
            <w:left w:val="none" w:sz="0" w:space="0" w:color="auto"/>
            <w:bottom w:val="none" w:sz="0" w:space="0" w:color="auto"/>
            <w:right w:val="none" w:sz="0" w:space="0" w:color="auto"/>
          </w:divBdr>
        </w:div>
        <w:div w:id="897782715">
          <w:marLeft w:val="640"/>
          <w:marRight w:val="0"/>
          <w:marTop w:val="0"/>
          <w:marBottom w:val="0"/>
          <w:divBdr>
            <w:top w:val="none" w:sz="0" w:space="0" w:color="auto"/>
            <w:left w:val="none" w:sz="0" w:space="0" w:color="auto"/>
            <w:bottom w:val="none" w:sz="0" w:space="0" w:color="auto"/>
            <w:right w:val="none" w:sz="0" w:space="0" w:color="auto"/>
          </w:divBdr>
        </w:div>
        <w:div w:id="915750052">
          <w:marLeft w:val="640"/>
          <w:marRight w:val="0"/>
          <w:marTop w:val="0"/>
          <w:marBottom w:val="0"/>
          <w:divBdr>
            <w:top w:val="none" w:sz="0" w:space="0" w:color="auto"/>
            <w:left w:val="none" w:sz="0" w:space="0" w:color="auto"/>
            <w:bottom w:val="none" w:sz="0" w:space="0" w:color="auto"/>
            <w:right w:val="none" w:sz="0" w:space="0" w:color="auto"/>
          </w:divBdr>
        </w:div>
        <w:div w:id="948969734">
          <w:marLeft w:val="640"/>
          <w:marRight w:val="0"/>
          <w:marTop w:val="0"/>
          <w:marBottom w:val="0"/>
          <w:divBdr>
            <w:top w:val="none" w:sz="0" w:space="0" w:color="auto"/>
            <w:left w:val="none" w:sz="0" w:space="0" w:color="auto"/>
            <w:bottom w:val="none" w:sz="0" w:space="0" w:color="auto"/>
            <w:right w:val="none" w:sz="0" w:space="0" w:color="auto"/>
          </w:divBdr>
        </w:div>
        <w:div w:id="952828778">
          <w:marLeft w:val="640"/>
          <w:marRight w:val="0"/>
          <w:marTop w:val="0"/>
          <w:marBottom w:val="0"/>
          <w:divBdr>
            <w:top w:val="none" w:sz="0" w:space="0" w:color="auto"/>
            <w:left w:val="none" w:sz="0" w:space="0" w:color="auto"/>
            <w:bottom w:val="none" w:sz="0" w:space="0" w:color="auto"/>
            <w:right w:val="none" w:sz="0" w:space="0" w:color="auto"/>
          </w:divBdr>
        </w:div>
        <w:div w:id="985472526">
          <w:marLeft w:val="640"/>
          <w:marRight w:val="0"/>
          <w:marTop w:val="0"/>
          <w:marBottom w:val="0"/>
          <w:divBdr>
            <w:top w:val="none" w:sz="0" w:space="0" w:color="auto"/>
            <w:left w:val="none" w:sz="0" w:space="0" w:color="auto"/>
            <w:bottom w:val="none" w:sz="0" w:space="0" w:color="auto"/>
            <w:right w:val="none" w:sz="0" w:space="0" w:color="auto"/>
          </w:divBdr>
        </w:div>
        <w:div w:id="1052576462">
          <w:marLeft w:val="640"/>
          <w:marRight w:val="0"/>
          <w:marTop w:val="0"/>
          <w:marBottom w:val="0"/>
          <w:divBdr>
            <w:top w:val="none" w:sz="0" w:space="0" w:color="auto"/>
            <w:left w:val="none" w:sz="0" w:space="0" w:color="auto"/>
            <w:bottom w:val="none" w:sz="0" w:space="0" w:color="auto"/>
            <w:right w:val="none" w:sz="0" w:space="0" w:color="auto"/>
          </w:divBdr>
        </w:div>
        <w:div w:id="1152940389">
          <w:marLeft w:val="640"/>
          <w:marRight w:val="0"/>
          <w:marTop w:val="0"/>
          <w:marBottom w:val="0"/>
          <w:divBdr>
            <w:top w:val="none" w:sz="0" w:space="0" w:color="auto"/>
            <w:left w:val="none" w:sz="0" w:space="0" w:color="auto"/>
            <w:bottom w:val="none" w:sz="0" w:space="0" w:color="auto"/>
            <w:right w:val="none" w:sz="0" w:space="0" w:color="auto"/>
          </w:divBdr>
        </w:div>
        <w:div w:id="1164200144">
          <w:marLeft w:val="640"/>
          <w:marRight w:val="0"/>
          <w:marTop w:val="0"/>
          <w:marBottom w:val="0"/>
          <w:divBdr>
            <w:top w:val="none" w:sz="0" w:space="0" w:color="auto"/>
            <w:left w:val="none" w:sz="0" w:space="0" w:color="auto"/>
            <w:bottom w:val="none" w:sz="0" w:space="0" w:color="auto"/>
            <w:right w:val="none" w:sz="0" w:space="0" w:color="auto"/>
          </w:divBdr>
        </w:div>
        <w:div w:id="1187519905">
          <w:marLeft w:val="640"/>
          <w:marRight w:val="0"/>
          <w:marTop w:val="0"/>
          <w:marBottom w:val="0"/>
          <w:divBdr>
            <w:top w:val="none" w:sz="0" w:space="0" w:color="auto"/>
            <w:left w:val="none" w:sz="0" w:space="0" w:color="auto"/>
            <w:bottom w:val="none" w:sz="0" w:space="0" w:color="auto"/>
            <w:right w:val="none" w:sz="0" w:space="0" w:color="auto"/>
          </w:divBdr>
        </w:div>
        <w:div w:id="1194541100">
          <w:marLeft w:val="640"/>
          <w:marRight w:val="0"/>
          <w:marTop w:val="0"/>
          <w:marBottom w:val="0"/>
          <w:divBdr>
            <w:top w:val="none" w:sz="0" w:space="0" w:color="auto"/>
            <w:left w:val="none" w:sz="0" w:space="0" w:color="auto"/>
            <w:bottom w:val="none" w:sz="0" w:space="0" w:color="auto"/>
            <w:right w:val="none" w:sz="0" w:space="0" w:color="auto"/>
          </w:divBdr>
        </w:div>
        <w:div w:id="1275012989">
          <w:marLeft w:val="640"/>
          <w:marRight w:val="0"/>
          <w:marTop w:val="0"/>
          <w:marBottom w:val="0"/>
          <w:divBdr>
            <w:top w:val="none" w:sz="0" w:space="0" w:color="auto"/>
            <w:left w:val="none" w:sz="0" w:space="0" w:color="auto"/>
            <w:bottom w:val="none" w:sz="0" w:space="0" w:color="auto"/>
            <w:right w:val="none" w:sz="0" w:space="0" w:color="auto"/>
          </w:divBdr>
        </w:div>
        <w:div w:id="1292058908">
          <w:marLeft w:val="640"/>
          <w:marRight w:val="0"/>
          <w:marTop w:val="0"/>
          <w:marBottom w:val="0"/>
          <w:divBdr>
            <w:top w:val="none" w:sz="0" w:space="0" w:color="auto"/>
            <w:left w:val="none" w:sz="0" w:space="0" w:color="auto"/>
            <w:bottom w:val="none" w:sz="0" w:space="0" w:color="auto"/>
            <w:right w:val="none" w:sz="0" w:space="0" w:color="auto"/>
          </w:divBdr>
        </w:div>
        <w:div w:id="1331448701">
          <w:marLeft w:val="640"/>
          <w:marRight w:val="0"/>
          <w:marTop w:val="0"/>
          <w:marBottom w:val="0"/>
          <w:divBdr>
            <w:top w:val="none" w:sz="0" w:space="0" w:color="auto"/>
            <w:left w:val="none" w:sz="0" w:space="0" w:color="auto"/>
            <w:bottom w:val="none" w:sz="0" w:space="0" w:color="auto"/>
            <w:right w:val="none" w:sz="0" w:space="0" w:color="auto"/>
          </w:divBdr>
        </w:div>
        <w:div w:id="1383093360">
          <w:marLeft w:val="640"/>
          <w:marRight w:val="0"/>
          <w:marTop w:val="0"/>
          <w:marBottom w:val="0"/>
          <w:divBdr>
            <w:top w:val="none" w:sz="0" w:space="0" w:color="auto"/>
            <w:left w:val="none" w:sz="0" w:space="0" w:color="auto"/>
            <w:bottom w:val="none" w:sz="0" w:space="0" w:color="auto"/>
            <w:right w:val="none" w:sz="0" w:space="0" w:color="auto"/>
          </w:divBdr>
        </w:div>
        <w:div w:id="1474907962">
          <w:marLeft w:val="640"/>
          <w:marRight w:val="0"/>
          <w:marTop w:val="0"/>
          <w:marBottom w:val="0"/>
          <w:divBdr>
            <w:top w:val="none" w:sz="0" w:space="0" w:color="auto"/>
            <w:left w:val="none" w:sz="0" w:space="0" w:color="auto"/>
            <w:bottom w:val="none" w:sz="0" w:space="0" w:color="auto"/>
            <w:right w:val="none" w:sz="0" w:space="0" w:color="auto"/>
          </w:divBdr>
        </w:div>
        <w:div w:id="1489782456">
          <w:marLeft w:val="640"/>
          <w:marRight w:val="0"/>
          <w:marTop w:val="0"/>
          <w:marBottom w:val="0"/>
          <w:divBdr>
            <w:top w:val="none" w:sz="0" w:space="0" w:color="auto"/>
            <w:left w:val="none" w:sz="0" w:space="0" w:color="auto"/>
            <w:bottom w:val="none" w:sz="0" w:space="0" w:color="auto"/>
            <w:right w:val="none" w:sz="0" w:space="0" w:color="auto"/>
          </w:divBdr>
        </w:div>
        <w:div w:id="1542129391">
          <w:marLeft w:val="640"/>
          <w:marRight w:val="0"/>
          <w:marTop w:val="0"/>
          <w:marBottom w:val="0"/>
          <w:divBdr>
            <w:top w:val="none" w:sz="0" w:space="0" w:color="auto"/>
            <w:left w:val="none" w:sz="0" w:space="0" w:color="auto"/>
            <w:bottom w:val="none" w:sz="0" w:space="0" w:color="auto"/>
            <w:right w:val="none" w:sz="0" w:space="0" w:color="auto"/>
          </w:divBdr>
        </w:div>
        <w:div w:id="1593931171">
          <w:marLeft w:val="640"/>
          <w:marRight w:val="0"/>
          <w:marTop w:val="0"/>
          <w:marBottom w:val="0"/>
          <w:divBdr>
            <w:top w:val="none" w:sz="0" w:space="0" w:color="auto"/>
            <w:left w:val="none" w:sz="0" w:space="0" w:color="auto"/>
            <w:bottom w:val="none" w:sz="0" w:space="0" w:color="auto"/>
            <w:right w:val="none" w:sz="0" w:space="0" w:color="auto"/>
          </w:divBdr>
        </w:div>
        <w:div w:id="1628463182">
          <w:marLeft w:val="640"/>
          <w:marRight w:val="0"/>
          <w:marTop w:val="0"/>
          <w:marBottom w:val="0"/>
          <w:divBdr>
            <w:top w:val="none" w:sz="0" w:space="0" w:color="auto"/>
            <w:left w:val="none" w:sz="0" w:space="0" w:color="auto"/>
            <w:bottom w:val="none" w:sz="0" w:space="0" w:color="auto"/>
            <w:right w:val="none" w:sz="0" w:space="0" w:color="auto"/>
          </w:divBdr>
        </w:div>
        <w:div w:id="1679889469">
          <w:marLeft w:val="640"/>
          <w:marRight w:val="0"/>
          <w:marTop w:val="0"/>
          <w:marBottom w:val="0"/>
          <w:divBdr>
            <w:top w:val="none" w:sz="0" w:space="0" w:color="auto"/>
            <w:left w:val="none" w:sz="0" w:space="0" w:color="auto"/>
            <w:bottom w:val="none" w:sz="0" w:space="0" w:color="auto"/>
            <w:right w:val="none" w:sz="0" w:space="0" w:color="auto"/>
          </w:divBdr>
        </w:div>
        <w:div w:id="1847211179">
          <w:marLeft w:val="640"/>
          <w:marRight w:val="0"/>
          <w:marTop w:val="0"/>
          <w:marBottom w:val="0"/>
          <w:divBdr>
            <w:top w:val="none" w:sz="0" w:space="0" w:color="auto"/>
            <w:left w:val="none" w:sz="0" w:space="0" w:color="auto"/>
            <w:bottom w:val="none" w:sz="0" w:space="0" w:color="auto"/>
            <w:right w:val="none" w:sz="0" w:space="0" w:color="auto"/>
          </w:divBdr>
        </w:div>
        <w:div w:id="1861510249">
          <w:marLeft w:val="640"/>
          <w:marRight w:val="0"/>
          <w:marTop w:val="0"/>
          <w:marBottom w:val="0"/>
          <w:divBdr>
            <w:top w:val="none" w:sz="0" w:space="0" w:color="auto"/>
            <w:left w:val="none" w:sz="0" w:space="0" w:color="auto"/>
            <w:bottom w:val="none" w:sz="0" w:space="0" w:color="auto"/>
            <w:right w:val="none" w:sz="0" w:space="0" w:color="auto"/>
          </w:divBdr>
        </w:div>
        <w:div w:id="1905140686">
          <w:marLeft w:val="640"/>
          <w:marRight w:val="0"/>
          <w:marTop w:val="0"/>
          <w:marBottom w:val="0"/>
          <w:divBdr>
            <w:top w:val="none" w:sz="0" w:space="0" w:color="auto"/>
            <w:left w:val="none" w:sz="0" w:space="0" w:color="auto"/>
            <w:bottom w:val="none" w:sz="0" w:space="0" w:color="auto"/>
            <w:right w:val="none" w:sz="0" w:space="0" w:color="auto"/>
          </w:divBdr>
        </w:div>
        <w:div w:id="1919904884">
          <w:marLeft w:val="640"/>
          <w:marRight w:val="0"/>
          <w:marTop w:val="0"/>
          <w:marBottom w:val="0"/>
          <w:divBdr>
            <w:top w:val="none" w:sz="0" w:space="0" w:color="auto"/>
            <w:left w:val="none" w:sz="0" w:space="0" w:color="auto"/>
            <w:bottom w:val="none" w:sz="0" w:space="0" w:color="auto"/>
            <w:right w:val="none" w:sz="0" w:space="0" w:color="auto"/>
          </w:divBdr>
        </w:div>
        <w:div w:id="1925414620">
          <w:marLeft w:val="640"/>
          <w:marRight w:val="0"/>
          <w:marTop w:val="0"/>
          <w:marBottom w:val="0"/>
          <w:divBdr>
            <w:top w:val="none" w:sz="0" w:space="0" w:color="auto"/>
            <w:left w:val="none" w:sz="0" w:space="0" w:color="auto"/>
            <w:bottom w:val="none" w:sz="0" w:space="0" w:color="auto"/>
            <w:right w:val="none" w:sz="0" w:space="0" w:color="auto"/>
          </w:divBdr>
        </w:div>
        <w:div w:id="2086681780">
          <w:marLeft w:val="640"/>
          <w:marRight w:val="0"/>
          <w:marTop w:val="0"/>
          <w:marBottom w:val="0"/>
          <w:divBdr>
            <w:top w:val="none" w:sz="0" w:space="0" w:color="auto"/>
            <w:left w:val="none" w:sz="0" w:space="0" w:color="auto"/>
            <w:bottom w:val="none" w:sz="0" w:space="0" w:color="auto"/>
            <w:right w:val="none" w:sz="0" w:space="0" w:color="auto"/>
          </w:divBdr>
        </w:div>
        <w:div w:id="2125148713">
          <w:marLeft w:val="640"/>
          <w:marRight w:val="0"/>
          <w:marTop w:val="0"/>
          <w:marBottom w:val="0"/>
          <w:divBdr>
            <w:top w:val="none" w:sz="0" w:space="0" w:color="auto"/>
            <w:left w:val="none" w:sz="0" w:space="0" w:color="auto"/>
            <w:bottom w:val="none" w:sz="0" w:space="0" w:color="auto"/>
            <w:right w:val="none" w:sz="0" w:space="0" w:color="auto"/>
          </w:divBdr>
        </w:div>
      </w:divsChild>
    </w:div>
    <w:div w:id="376588848">
      <w:marLeft w:val="640"/>
      <w:marRight w:val="0"/>
      <w:marTop w:val="0"/>
      <w:marBottom w:val="0"/>
      <w:divBdr>
        <w:top w:val="none" w:sz="0" w:space="0" w:color="auto"/>
        <w:left w:val="none" w:sz="0" w:space="0" w:color="auto"/>
        <w:bottom w:val="none" w:sz="0" w:space="0" w:color="auto"/>
        <w:right w:val="none" w:sz="0" w:space="0" w:color="auto"/>
      </w:divBdr>
    </w:div>
    <w:div w:id="377894139">
      <w:marLeft w:val="0"/>
      <w:marRight w:val="150"/>
      <w:marTop w:val="0"/>
      <w:marBottom w:val="0"/>
      <w:divBdr>
        <w:top w:val="none" w:sz="0" w:space="0" w:color="auto"/>
        <w:left w:val="none" w:sz="0" w:space="0" w:color="auto"/>
        <w:bottom w:val="none" w:sz="0" w:space="0" w:color="auto"/>
        <w:right w:val="none" w:sz="0" w:space="0" w:color="auto"/>
      </w:divBdr>
      <w:divsChild>
        <w:div w:id="913704043">
          <w:marLeft w:val="0"/>
          <w:marRight w:val="150"/>
          <w:marTop w:val="0"/>
          <w:marBottom w:val="0"/>
          <w:divBdr>
            <w:top w:val="none" w:sz="0" w:space="0" w:color="auto"/>
            <w:left w:val="none" w:sz="0" w:space="0" w:color="auto"/>
            <w:bottom w:val="none" w:sz="0" w:space="0" w:color="auto"/>
            <w:right w:val="none" w:sz="0" w:space="0" w:color="auto"/>
          </w:divBdr>
          <w:divsChild>
            <w:div w:id="1450666340">
              <w:marLeft w:val="0"/>
              <w:marRight w:val="0"/>
              <w:marTop w:val="0"/>
              <w:marBottom w:val="0"/>
              <w:divBdr>
                <w:top w:val="none" w:sz="0" w:space="0" w:color="auto"/>
                <w:left w:val="none" w:sz="0" w:space="0" w:color="auto"/>
                <w:bottom w:val="none" w:sz="0" w:space="0" w:color="auto"/>
                <w:right w:val="none" w:sz="0" w:space="0" w:color="auto"/>
              </w:divBdr>
              <w:divsChild>
                <w:div w:id="3321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86074">
      <w:marLeft w:val="0"/>
      <w:marRight w:val="0"/>
      <w:marTop w:val="0"/>
      <w:marBottom w:val="0"/>
      <w:divBdr>
        <w:top w:val="none" w:sz="0" w:space="0" w:color="auto"/>
        <w:left w:val="none" w:sz="0" w:space="0" w:color="auto"/>
        <w:bottom w:val="none" w:sz="0" w:space="0" w:color="auto"/>
        <w:right w:val="none" w:sz="0" w:space="0" w:color="auto"/>
      </w:divBdr>
    </w:div>
    <w:div w:id="379286159">
      <w:marLeft w:val="640"/>
      <w:marRight w:val="0"/>
      <w:marTop w:val="0"/>
      <w:marBottom w:val="0"/>
      <w:divBdr>
        <w:top w:val="none" w:sz="0" w:space="0" w:color="auto"/>
        <w:left w:val="none" w:sz="0" w:space="0" w:color="auto"/>
        <w:bottom w:val="none" w:sz="0" w:space="0" w:color="auto"/>
        <w:right w:val="none" w:sz="0" w:space="0" w:color="auto"/>
      </w:divBdr>
    </w:div>
    <w:div w:id="379323448">
      <w:marLeft w:val="640"/>
      <w:marRight w:val="0"/>
      <w:marTop w:val="0"/>
      <w:marBottom w:val="0"/>
      <w:divBdr>
        <w:top w:val="none" w:sz="0" w:space="0" w:color="auto"/>
        <w:left w:val="none" w:sz="0" w:space="0" w:color="auto"/>
        <w:bottom w:val="none" w:sz="0" w:space="0" w:color="auto"/>
        <w:right w:val="none" w:sz="0" w:space="0" w:color="auto"/>
      </w:divBdr>
    </w:div>
    <w:div w:id="379327712">
      <w:marLeft w:val="0"/>
      <w:marRight w:val="0"/>
      <w:marTop w:val="0"/>
      <w:marBottom w:val="0"/>
      <w:divBdr>
        <w:top w:val="none" w:sz="0" w:space="0" w:color="auto"/>
        <w:left w:val="none" w:sz="0" w:space="0" w:color="auto"/>
        <w:bottom w:val="none" w:sz="0" w:space="0" w:color="auto"/>
        <w:right w:val="none" w:sz="0" w:space="0" w:color="auto"/>
      </w:divBdr>
    </w:div>
    <w:div w:id="382369389">
      <w:marLeft w:val="0"/>
      <w:marRight w:val="150"/>
      <w:marTop w:val="0"/>
      <w:marBottom w:val="0"/>
      <w:divBdr>
        <w:top w:val="none" w:sz="0" w:space="0" w:color="auto"/>
        <w:left w:val="none" w:sz="0" w:space="0" w:color="auto"/>
        <w:bottom w:val="none" w:sz="0" w:space="0" w:color="auto"/>
        <w:right w:val="none" w:sz="0" w:space="0" w:color="auto"/>
      </w:divBdr>
    </w:div>
    <w:div w:id="382487569">
      <w:marLeft w:val="0"/>
      <w:marRight w:val="0"/>
      <w:marTop w:val="0"/>
      <w:marBottom w:val="0"/>
      <w:divBdr>
        <w:top w:val="none" w:sz="0" w:space="0" w:color="auto"/>
        <w:left w:val="none" w:sz="0" w:space="0" w:color="auto"/>
        <w:bottom w:val="none" w:sz="0" w:space="0" w:color="auto"/>
        <w:right w:val="none" w:sz="0" w:space="0" w:color="auto"/>
      </w:divBdr>
    </w:div>
    <w:div w:id="382675702">
      <w:marLeft w:val="0"/>
      <w:marRight w:val="0"/>
      <w:marTop w:val="0"/>
      <w:marBottom w:val="0"/>
      <w:divBdr>
        <w:top w:val="none" w:sz="0" w:space="0" w:color="auto"/>
        <w:left w:val="none" w:sz="0" w:space="0" w:color="auto"/>
        <w:bottom w:val="none" w:sz="0" w:space="0" w:color="auto"/>
        <w:right w:val="none" w:sz="0" w:space="0" w:color="auto"/>
      </w:divBdr>
    </w:div>
    <w:div w:id="383524787">
      <w:marLeft w:val="0"/>
      <w:marRight w:val="0"/>
      <w:marTop w:val="0"/>
      <w:marBottom w:val="0"/>
      <w:divBdr>
        <w:top w:val="none" w:sz="0" w:space="0" w:color="auto"/>
        <w:left w:val="none" w:sz="0" w:space="0" w:color="auto"/>
        <w:bottom w:val="none" w:sz="0" w:space="0" w:color="auto"/>
        <w:right w:val="none" w:sz="0" w:space="0" w:color="auto"/>
      </w:divBdr>
    </w:div>
    <w:div w:id="383791444">
      <w:marLeft w:val="0"/>
      <w:marRight w:val="0"/>
      <w:marTop w:val="0"/>
      <w:marBottom w:val="0"/>
      <w:divBdr>
        <w:top w:val="none" w:sz="0" w:space="0" w:color="auto"/>
        <w:left w:val="none" w:sz="0" w:space="0" w:color="auto"/>
        <w:bottom w:val="none" w:sz="0" w:space="0" w:color="auto"/>
        <w:right w:val="none" w:sz="0" w:space="0" w:color="auto"/>
      </w:divBdr>
    </w:div>
    <w:div w:id="384834269">
      <w:marLeft w:val="0"/>
      <w:marRight w:val="150"/>
      <w:marTop w:val="0"/>
      <w:marBottom w:val="0"/>
      <w:divBdr>
        <w:top w:val="none" w:sz="0" w:space="0" w:color="auto"/>
        <w:left w:val="none" w:sz="0" w:space="0" w:color="auto"/>
        <w:bottom w:val="none" w:sz="0" w:space="0" w:color="auto"/>
        <w:right w:val="none" w:sz="0" w:space="0" w:color="auto"/>
      </w:divBdr>
      <w:divsChild>
        <w:div w:id="1706832693">
          <w:marLeft w:val="0"/>
          <w:marRight w:val="150"/>
          <w:marTop w:val="0"/>
          <w:marBottom w:val="0"/>
          <w:divBdr>
            <w:top w:val="none" w:sz="0" w:space="0" w:color="auto"/>
            <w:left w:val="none" w:sz="0" w:space="0" w:color="auto"/>
            <w:bottom w:val="none" w:sz="0" w:space="0" w:color="auto"/>
            <w:right w:val="none" w:sz="0" w:space="0" w:color="auto"/>
          </w:divBdr>
        </w:div>
      </w:divsChild>
    </w:div>
    <w:div w:id="384918155">
      <w:marLeft w:val="0"/>
      <w:marRight w:val="150"/>
      <w:marTop w:val="0"/>
      <w:marBottom w:val="0"/>
      <w:divBdr>
        <w:top w:val="none" w:sz="0" w:space="0" w:color="auto"/>
        <w:left w:val="none" w:sz="0" w:space="0" w:color="auto"/>
        <w:bottom w:val="none" w:sz="0" w:space="0" w:color="auto"/>
        <w:right w:val="none" w:sz="0" w:space="0" w:color="auto"/>
      </w:divBdr>
      <w:divsChild>
        <w:div w:id="1527912734">
          <w:marLeft w:val="0"/>
          <w:marRight w:val="150"/>
          <w:marTop w:val="0"/>
          <w:marBottom w:val="0"/>
          <w:divBdr>
            <w:top w:val="none" w:sz="0" w:space="0" w:color="auto"/>
            <w:left w:val="none" w:sz="0" w:space="0" w:color="auto"/>
            <w:bottom w:val="none" w:sz="0" w:space="0" w:color="auto"/>
            <w:right w:val="none" w:sz="0" w:space="0" w:color="auto"/>
          </w:divBdr>
        </w:div>
      </w:divsChild>
    </w:div>
    <w:div w:id="385224338">
      <w:marLeft w:val="0"/>
      <w:marRight w:val="0"/>
      <w:marTop w:val="0"/>
      <w:marBottom w:val="0"/>
      <w:divBdr>
        <w:top w:val="none" w:sz="0" w:space="0" w:color="auto"/>
        <w:left w:val="none" w:sz="0" w:space="0" w:color="auto"/>
        <w:bottom w:val="none" w:sz="0" w:space="0" w:color="auto"/>
        <w:right w:val="none" w:sz="0" w:space="0" w:color="auto"/>
      </w:divBdr>
    </w:div>
    <w:div w:id="385690321">
      <w:marLeft w:val="640"/>
      <w:marRight w:val="0"/>
      <w:marTop w:val="0"/>
      <w:marBottom w:val="0"/>
      <w:divBdr>
        <w:top w:val="none" w:sz="0" w:space="0" w:color="auto"/>
        <w:left w:val="none" w:sz="0" w:space="0" w:color="auto"/>
        <w:bottom w:val="none" w:sz="0" w:space="0" w:color="auto"/>
        <w:right w:val="none" w:sz="0" w:space="0" w:color="auto"/>
      </w:divBdr>
    </w:div>
    <w:div w:id="386027634">
      <w:marLeft w:val="0"/>
      <w:marRight w:val="0"/>
      <w:marTop w:val="0"/>
      <w:marBottom w:val="0"/>
      <w:divBdr>
        <w:top w:val="none" w:sz="0" w:space="0" w:color="auto"/>
        <w:left w:val="none" w:sz="0" w:space="0" w:color="auto"/>
        <w:bottom w:val="none" w:sz="0" w:space="0" w:color="auto"/>
        <w:right w:val="none" w:sz="0" w:space="0" w:color="auto"/>
      </w:divBdr>
    </w:div>
    <w:div w:id="386028438">
      <w:marLeft w:val="0"/>
      <w:marRight w:val="0"/>
      <w:marTop w:val="0"/>
      <w:marBottom w:val="0"/>
      <w:divBdr>
        <w:top w:val="none" w:sz="0" w:space="0" w:color="auto"/>
        <w:left w:val="none" w:sz="0" w:space="0" w:color="auto"/>
        <w:bottom w:val="none" w:sz="0" w:space="0" w:color="auto"/>
        <w:right w:val="none" w:sz="0" w:space="0" w:color="auto"/>
      </w:divBdr>
    </w:div>
    <w:div w:id="387193537">
      <w:marLeft w:val="0"/>
      <w:marRight w:val="0"/>
      <w:marTop w:val="0"/>
      <w:marBottom w:val="0"/>
      <w:divBdr>
        <w:top w:val="none" w:sz="0" w:space="0" w:color="auto"/>
        <w:left w:val="none" w:sz="0" w:space="0" w:color="auto"/>
        <w:bottom w:val="none" w:sz="0" w:space="0" w:color="auto"/>
        <w:right w:val="none" w:sz="0" w:space="0" w:color="auto"/>
      </w:divBdr>
    </w:div>
    <w:div w:id="387338463">
      <w:marLeft w:val="0"/>
      <w:marRight w:val="0"/>
      <w:marTop w:val="0"/>
      <w:marBottom w:val="0"/>
      <w:divBdr>
        <w:top w:val="none" w:sz="0" w:space="0" w:color="auto"/>
        <w:left w:val="none" w:sz="0" w:space="0" w:color="auto"/>
        <w:bottom w:val="none" w:sz="0" w:space="0" w:color="auto"/>
        <w:right w:val="none" w:sz="0" w:space="0" w:color="auto"/>
      </w:divBdr>
    </w:div>
    <w:div w:id="390494902">
      <w:marLeft w:val="0"/>
      <w:marRight w:val="0"/>
      <w:marTop w:val="0"/>
      <w:marBottom w:val="0"/>
      <w:divBdr>
        <w:top w:val="none" w:sz="0" w:space="0" w:color="auto"/>
        <w:left w:val="none" w:sz="0" w:space="0" w:color="auto"/>
        <w:bottom w:val="none" w:sz="0" w:space="0" w:color="auto"/>
        <w:right w:val="none" w:sz="0" w:space="0" w:color="auto"/>
      </w:divBdr>
    </w:div>
    <w:div w:id="390620029">
      <w:marLeft w:val="640"/>
      <w:marRight w:val="0"/>
      <w:marTop w:val="0"/>
      <w:marBottom w:val="0"/>
      <w:divBdr>
        <w:top w:val="none" w:sz="0" w:space="0" w:color="auto"/>
        <w:left w:val="none" w:sz="0" w:space="0" w:color="auto"/>
        <w:bottom w:val="none" w:sz="0" w:space="0" w:color="auto"/>
        <w:right w:val="none" w:sz="0" w:space="0" w:color="auto"/>
      </w:divBdr>
    </w:div>
    <w:div w:id="391971527">
      <w:marLeft w:val="0"/>
      <w:marRight w:val="0"/>
      <w:marTop w:val="0"/>
      <w:marBottom w:val="0"/>
      <w:divBdr>
        <w:top w:val="none" w:sz="0" w:space="0" w:color="auto"/>
        <w:left w:val="none" w:sz="0" w:space="0" w:color="auto"/>
        <w:bottom w:val="none" w:sz="0" w:space="0" w:color="auto"/>
        <w:right w:val="none" w:sz="0" w:space="0" w:color="auto"/>
      </w:divBdr>
    </w:div>
    <w:div w:id="392506203">
      <w:bodyDiv w:val="1"/>
      <w:marLeft w:val="0"/>
      <w:marRight w:val="0"/>
      <w:marTop w:val="0"/>
      <w:marBottom w:val="0"/>
      <w:divBdr>
        <w:top w:val="none" w:sz="0" w:space="0" w:color="auto"/>
        <w:left w:val="none" w:sz="0" w:space="0" w:color="auto"/>
        <w:bottom w:val="none" w:sz="0" w:space="0" w:color="auto"/>
        <w:right w:val="none" w:sz="0" w:space="0" w:color="auto"/>
      </w:divBdr>
    </w:div>
    <w:div w:id="393546852">
      <w:marLeft w:val="0"/>
      <w:marRight w:val="0"/>
      <w:marTop w:val="0"/>
      <w:marBottom w:val="0"/>
      <w:divBdr>
        <w:top w:val="none" w:sz="0" w:space="0" w:color="auto"/>
        <w:left w:val="none" w:sz="0" w:space="0" w:color="auto"/>
        <w:bottom w:val="none" w:sz="0" w:space="0" w:color="auto"/>
        <w:right w:val="none" w:sz="0" w:space="0" w:color="auto"/>
      </w:divBdr>
    </w:div>
    <w:div w:id="394476823">
      <w:marLeft w:val="0"/>
      <w:marRight w:val="0"/>
      <w:marTop w:val="0"/>
      <w:marBottom w:val="0"/>
      <w:divBdr>
        <w:top w:val="none" w:sz="0" w:space="0" w:color="auto"/>
        <w:left w:val="none" w:sz="0" w:space="0" w:color="auto"/>
        <w:bottom w:val="none" w:sz="0" w:space="0" w:color="auto"/>
        <w:right w:val="none" w:sz="0" w:space="0" w:color="auto"/>
      </w:divBdr>
    </w:div>
    <w:div w:id="395010750">
      <w:marLeft w:val="0"/>
      <w:marRight w:val="0"/>
      <w:marTop w:val="0"/>
      <w:marBottom w:val="0"/>
      <w:divBdr>
        <w:top w:val="none" w:sz="0" w:space="0" w:color="auto"/>
        <w:left w:val="none" w:sz="0" w:space="0" w:color="auto"/>
        <w:bottom w:val="none" w:sz="0" w:space="0" w:color="auto"/>
        <w:right w:val="none" w:sz="0" w:space="0" w:color="auto"/>
      </w:divBdr>
    </w:div>
    <w:div w:id="396439059">
      <w:bodyDiv w:val="1"/>
      <w:marLeft w:val="0"/>
      <w:marRight w:val="0"/>
      <w:marTop w:val="0"/>
      <w:marBottom w:val="0"/>
      <w:divBdr>
        <w:top w:val="none" w:sz="0" w:space="0" w:color="auto"/>
        <w:left w:val="none" w:sz="0" w:space="0" w:color="auto"/>
        <w:bottom w:val="none" w:sz="0" w:space="0" w:color="auto"/>
        <w:right w:val="none" w:sz="0" w:space="0" w:color="auto"/>
      </w:divBdr>
      <w:divsChild>
        <w:div w:id="615142590">
          <w:marLeft w:val="0"/>
          <w:marRight w:val="150"/>
          <w:marTop w:val="0"/>
          <w:marBottom w:val="0"/>
          <w:divBdr>
            <w:top w:val="none" w:sz="0" w:space="0" w:color="auto"/>
            <w:left w:val="none" w:sz="0" w:space="0" w:color="auto"/>
            <w:bottom w:val="none" w:sz="0" w:space="0" w:color="auto"/>
            <w:right w:val="none" w:sz="0" w:space="0" w:color="auto"/>
          </w:divBdr>
          <w:divsChild>
            <w:div w:id="1072508015">
              <w:marLeft w:val="0"/>
              <w:marRight w:val="150"/>
              <w:marTop w:val="0"/>
              <w:marBottom w:val="0"/>
              <w:divBdr>
                <w:top w:val="none" w:sz="0" w:space="0" w:color="auto"/>
                <w:left w:val="none" w:sz="0" w:space="0" w:color="auto"/>
                <w:bottom w:val="none" w:sz="0" w:space="0" w:color="auto"/>
                <w:right w:val="none" w:sz="0" w:space="0" w:color="auto"/>
              </w:divBdr>
              <w:divsChild>
                <w:div w:id="192228907">
                  <w:marLeft w:val="0"/>
                  <w:marRight w:val="0"/>
                  <w:marTop w:val="0"/>
                  <w:marBottom w:val="0"/>
                  <w:divBdr>
                    <w:top w:val="none" w:sz="0" w:space="0" w:color="auto"/>
                    <w:left w:val="none" w:sz="0" w:space="0" w:color="auto"/>
                    <w:bottom w:val="none" w:sz="0" w:space="0" w:color="auto"/>
                    <w:right w:val="none" w:sz="0" w:space="0" w:color="auto"/>
                  </w:divBdr>
                  <w:divsChild>
                    <w:div w:id="12279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591071">
      <w:bodyDiv w:val="1"/>
      <w:marLeft w:val="0"/>
      <w:marRight w:val="0"/>
      <w:marTop w:val="0"/>
      <w:marBottom w:val="0"/>
      <w:divBdr>
        <w:top w:val="none" w:sz="0" w:space="0" w:color="auto"/>
        <w:left w:val="none" w:sz="0" w:space="0" w:color="auto"/>
        <w:bottom w:val="none" w:sz="0" w:space="0" w:color="auto"/>
        <w:right w:val="none" w:sz="0" w:space="0" w:color="auto"/>
      </w:divBdr>
    </w:div>
    <w:div w:id="399059592">
      <w:marLeft w:val="0"/>
      <w:marRight w:val="0"/>
      <w:marTop w:val="0"/>
      <w:marBottom w:val="0"/>
      <w:divBdr>
        <w:top w:val="none" w:sz="0" w:space="0" w:color="auto"/>
        <w:left w:val="none" w:sz="0" w:space="0" w:color="auto"/>
        <w:bottom w:val="none" w:sz="0" w:space="0" w:color="auto"/>
        <w:right w:val="none" w:sz="0" w:space="0" w:color="auto"/>
      </w:divBdr>
    </w:div>
    <w:div w:id="399065216">
      <w:bodyDiv w:val="1"/>
      <w:marLeft w:val="0"/>
      <w:marRight w:val="0"/>
      <w:marTop w:val="0"/>
      <w:marBottom w:val="0"/>
      <w:divBdr>
        <w:top w:val="none" w:sz="0" w:space="0" w:color="auto"/>
        <w:left w:val="none" w:sz="0" w:space="0" w:color="auto"/>
        <w:bottom w:val="none" w:sz="0" w:space="0" w:color="auto"/>
        <w:right w:val="none" w:sz="0" w:space="0" w:color="auto"/>
      </w:divBdr>
      <w:divsChild>
        <w:div w:id="109279179">
          <w:marLeft w:val="640"/>
          <w:marRight w:val="0"/>
          <w:marTop w:val="0"/>
          <w:marBottom w:val="0"/>
          <w:divBdr>
            <w:top w:val="none" w:sz="0" w:space="0" w:color="auto"/>
            <w:left w:val="none" w:sz="0" w:space="0" w:color="auto"/>
            <w:bottom w:val="none" w:sz="0" w:space="0" w:color="auto"/>
            <w:right w:val="none" w:sz="0" w:space="0" w:color="auto"/>
          </w:divBdr>
        </w:div>
        <w:div w:id="423654633">
          <w:marLeft w:val="640"/>
          <w:marRight w:val="0"/>
          <w:marTop w:val="0"/>
          <w:marBottom w:val="0"/>
          <w:divBdr>
            <w:top w:val="none" w:sz="0" w:space="0" w:color="auto"/>
            <w:left w:val="none" w:sz="0" w:space="0" w:color="auto"/>
            <w:bottom w:val="none" w:sz="0" w:space="0" w:color="auto"/>
            <w:right w:val="none" w:sz="0" w:space="0" w:color="auto"/>
          </w:divBdr>
        </w:div>
        <w:div w:id="615672969">
          <w:marLeft w:val="640"/>
          <w:marRight w:val="0"/>
          <w:marTop w:val="0"/>
          <w:marBottom w:val="0"/>
          <w:divBdr>
            <w:top w:val="none" w:sz="0" w:space="0" w:color="auto"/>
            <w:left w:val="none" w:sz="0" w:space="0" w:color="auto"/>
            <w:bottom w:val="none" w:sz="0" w:space="0" w:color="auto"/>
            <w:right w:val="none" w:sz="0" w:space="0" w:color="auto"/>
          </w:divBdr>
        </w:div>
        <w:div w:id="770009063">
          <w:marLeft w:val="640"/>
          <w:marRight w:val="0"/>
          <w:marTop w:val="0"/>
          <w:marBottom w:val="0"/>
          <w:divBdr>
            <w:top w:val="none" w:sz="0" w:space="0" w:color="auto"/>
            <w:left w:val="none" w:sz="0" w:space="0" w:color="auto"/>
            <w:bottom w:val="none" w:sz="0" w:space="0" w:color="auto"/>
            <w:right w:val="none" w:sz="0" w:space="0" w:color="auto"/>
          </w:divBdr>
        </w:div>
        <w:div w:id="1139306260">
          <w:marLeft w:val="640"/>
          <w:marRight w:val="0"/>
          <w:marTop w:val="0"/>
          <w:marBottom w:val="0"/>
          <w:divBdr>
            <w:top w:val="none" w:sz="0" w:space="0" w:color="auto"/>
            <w:left w:val="none" w:sz="0" w:space="0" w:color="auto"/>
            <w:bottom w:val="none" w:sz="0" w:space="0" w:color="auto"/>
            <w:right w:val="none" w:sz="0" w:space="0" w:color="auto"/>
          </w:divBdr>
        </w:div>
        <w:div w:id="1267926964">
          <w:marLeft w:val="640"/>
          <w:marRight w:val="0"/>
          <w:marTop w:val="0"/>
          <w:marBottom w:val="0"/>
          <w:divBdr>
            <w:top w:val="none" w:sz="0" w:space="0" w:color="auto"/>
            <w:left w:val="none" w:sz="0" w:space="0" w:color="auto"/>
            <w:bottom w:val="none" w:sz="0" w:space="0" w:color="auto"/>
            <w:right w:val="none" w:sz="0" w:space="0" w:color="auto"/>
          </w:divBdr>
        </w:div>
        <w:div w:id="1837182692">
          <w:marLeft w:val="640"/>
          <w:marRight w:val="0"/>
          <w:marTop w:val="0"/>
          <w:marBottom w:val="0"/>
          <w:divBdr>
            <w:top w:val="none" w:sz="0" w:space="0" w:color="auto"/>
            <w:left w:val="none" w:sz="0" w:space="0" w:color="auto"/>
            <w:bottom w:val="none" w:sz="0" w:space="0" w:color="auto"/>
            <w:right w:val="none" w:sz="0" w:space="0" w:color="auto"/>
          </w:divBdr>
        </w:div>
        <w:div w:id="1899592149">
          <w:marLeft w:val="640"/>
          <w:marRight w:val="0"/>
          <w:marTop w:val="0"/>
          <w:marBottom w:val="0"/>
          <w:divBdr>
            <w:top w:val="none" w:sz="0" w:space="0" w:color="auto"/>
            <w:left w:val="none" w:sz="0" w:space="0" w:color="auto"/>
            <w:bottom w:val="none" w:sz="0" w:space="0" w:color="auto"/>
            <w:right w:val="none" w:sz="0" w:space="0" w:color="auto"/>
          </w:divBdr>
        </w:div>
        <w:div w:id="1965845802">
          <w:marLeft w:val="640"/>
          <w:marRight w:val="0"/>
          <w:marTop w:val="0"/>
          <w:marBottom w:val="0"/>
          <w:divBdr>
            <w:top w:val="none" w:sz="0" w:space="0" w:color="auto"/>
            <w:left w:val="none" w:sz="0" w:space="0" w:color="auto"/>
            <w:bottom w:val="none" w:sz="0" w:space="0" w:color="auto"/>
            <w:right w:val="none" w:sz="0" w:space="0" w:color="auto"/>
          </w:divBdr>
        </w:div>
        <w:div w:id="2074229206">
          <w:marLeft w:val="640"/>
          <w:marRight w:val="0"/>
          <w:marTop w:val="0"/>
          <w:marBottom w:val="0"/>
          <w:divBdr>
            <w:top w:val="none" w:sz="0" w:space="0" w:color="auto"/>
            <w:left w:val="none" w:sz="0" w:space="0" w:color="auto"/>
            <w:bottom w:val="none" w:sz="0" w:space="0" w:color="auto"/>
            <w:right w:val="none" w:sz="0" w:space="0" w:color="auto"/>
          </w:divBdr>
        </w:div>
      </w:divsChild>
    </w:div>
    <w:div w:id="399331313">
      <w:marLeft w:val="0"/>
      <w:marRight w:val="150"/>
      <w:marTop w:val="0"/>
      <w:marBottom w:val="0"/>
      <w:divBdr>
        <w:top w:val="none" w:sz="0" w:space="0" w:color="auto"/>
        <w:left w:val="none" w:sz="0" w:space="0" w:color="auto"/>
        <w:bottom w:val="none" w:sz="0" w:space="0" w:color="auto"/>
        <w:right w:val="none" w:sz="0" w:space="0" w:color="auto"/>
      </w:divBdr>
    </w:div>
    <w:div w:id="399447198">
      <w:marLeft w:val="640"/>
      <w:marRight w:val="0"/>
      <w:marTop w:val="0"/>
      <w:marBottom w:val="0"/>
      <w:divBdr>
        <w:top w:val="none" w:sz="0" w:space="0" w:color="auto"/>
        <w:left w:val="none" w:sz="0" w:space="0" w:color="auto"/>
        <w:bottom w:val="none" w:sz="0" w:space="0" w:color="auto"/>
        <w:right w:val="none" w:sz="0" w:space="0" w:color="auto"/>
      </w:divBdr>
    </w:div>
    <w:div w:id="399601202">
      <w:marLeft w:val="0"/>
      <w:marRight w:val="0"/>
      <w:marTop w:val="0"/>
      <w:marBottom w:val="0"/>
      <w:divBdr>
        <w:top w:val="none" w:sz="0" w:space="0" w:color="auto"/>
        <w:left w:val="none" w:sz="0" w:space="0" w:color="auto"/>
        <w:bottom w:val="none" w:sz="0" w:space="0" w:color="auto"/>
        <w:right w:val="none" w:sz="0" w:space="0" w:color="auto"/>
      </w:divBdr>
    </w:div>
    <w:div w:id="399720668">
      <w:marLeft w:val="0"/>
      <w:marRight w:val="0"/>
      <w:marTop w:val="0"/>
      <w:marBottom w:val="0"/>
      <w:divBdr>
        <w:top w:val="none" w:sz="0" w:space="0" w:color="auto"/>
        <w:left w:val="none" w:sz="0" w:space="0" w:color="auto"/>
        <w:bottom w:val="none" w:sz="0" w:space="0" w:color="auto"/>
        <w:right w:val="none" w:sz="0" w:space="0" w:color="auto"/>
      </w:divBdr>
    </w:div>
    <w:div w:id="400182466">
      <w:marLeft w:val="640"/>
      <w:marRight w:val="0"/>
      <w:marTop w:val="0"/>
      <w:marBottom w:val="0"/>
      <w:divBdr>
        <w:top w:val="none" w:sz="0" w:space="0" w:color="auto"/>
        <w:left w:val="none" w:sz="0" w:space="0" w:color="auto"/>
        <w:bottom w:val="none" w:sz="0" w:space="0" w:color="auto"/>
        <w:right w:val="none" w:sz="0" w:space="0" w:color="auto"/>
      </w:divBdr>
    </w:div>
    <w:div w:id="400367071">
      <w:marLeft w:val="640"/>
      <w:marRight w:val="0"/>
      <w:marTop w:val="0"/>
      <w:marBottom w:val="0"/>
      <w:divBdr>
        <w:top w:val="none" w:sz="0" w:space="0" w:color="auto"/>
        <w:left w:val="none" w:sz="0" w:space="0" w:color="auto"/>
        <w:bottom w:val="none" w:sz="0" w:space="0" w:color="auto"/>
        <w:right w:val="none" w:sz="0" w:space="0" w:color="auto"/>
      </w:divBdr>
    </w:div>
    <w:div w:id="400952767">
      <w:marLeft w:val="0"/>
      <w:marRight w:val="0"/>
      <w:marTop w:val="0"/>
      <w:marBottom w:val="0"/>
      <w:divBdr>
        <w:top w:val="none" w:sz="0" w:space="0" w:color="auto"/>
        <w:left w:val="none" w:sz="0" w:space="0" w:color="auto"/>
        <w:bottom w:val="none" w:sz="0" w:space="0" w:color="auto"/>
        <w:right w:val="none" w:sz="0" w:space="0" w:color="auto"/>
      </w:divBdr>
    </w:div>
    <w:div w:id="401296138">
      <w:marLeft w:val="0"/>
      <w:marRight w:val="0"/>
      <w:marTop w:val="0"/>
      <w:marBottom w:val="0"/>
      <w:divBdr>
        <w:top w:val="none" w:sz="0" w:space="0" w:color="auto"/>
        <w:left w:val="none" w:sz="0" w:space="0" w:color="auto"/>
        <w:bottom w:val="none" w:sz="0" w:space="0" w:color="auto"/>
        <w:right w:val="none" w:sz="0" w:space="0" w:color="auto"/>
      </w:divBdr>
    </w:div>
    <w:div w:id="401366136">
      <w:bodyDiv w:val="1"/>
      <w:marLeft w:val="0"/>
      <w:marRight w:val="0"/>
      <w:marTop w:val="0"/>
      <w:marBottom w:val="0"/>
      <w:divBdr>
        <w:top w:val="none" w:sz="0" w:space="0" w:color="auto"/>
        <w:left w:val="none" w:sz="0" w:space="0" w:color="auto"/>
        <w:bottom w:val="none" w:sz="0" w:space="0" w:color="auto"/>
        <w:right w:val="none" w:sz="0" w:space="0" w:color="auto"/>
      </w:divBdr>
    </w:div>
    <w:div w:id="402457884">
      <w:marLeft w:val="0"/>
      <w:marRight w:val="0"/>
      <w:marTop w:val="0"/>
      <w:marBottom w:val="0"/>
      <w:divBdr>
        <w:top w:val="none" w:sz="0" w:space="0" w:color="auto"/>
        <w:left w:val="none" w:sz="0" w:space="0" w:color="auto"/>
        <w:bottom w:val="none" w:sz="0" w:space="0" w:color="auto"/>
        <w:right w:val="none" w:sz="0" w:space="0" w:color="auto"/>
      </w:divBdr>
    </w:div>
    <w:div w:id="404449985">
      <w:marLeft w:val="0"/>
      <w:marRight w:val="0"/>
      <w:marTop w:val="0"/>
      <w:marBottom w:val="0"/>
      <w:divBdr>
        <w:top w:val="none" w:sz="0" w:space="0" w:color="auto"/>
        <w:left w:val="none" w:sz="0" w:space="0" w:color="auto"/>
        <w:bottom w:val="none" w:sz="0" w:space="0" w:color="auto"/>
        <w:right w:val="none" w:sz="0" w:space="0" w:color="auto"/>
      </w:divBdr>
    </w:div>
    <w:div w:id="405417933">
      <w:marLeft w:val="640"/>
      <w:marRight w:val="0"/>
      <w:marTop w:val="0"/>
      <w:marBottom w:val="0"/>
      <w:divBdr>
        <w:top w:val="none" w:sz="0" w:space="0" w:color="auto"/>
        <w:left w:val="none" w:sz="0" w:space="0" w:color="auto"/>
        <w:bottom w:val="none" w:sz="0" w:space="0" w:color="auto"/>
        <w:right w:val="none" w:sz="0" w:space="0" w:color="auto"/>
      </w:divBdr>
    </w:div>
    <w:div w:id="405881674">
      <w:marLeft w:val="0"/>
      <w:marRight w:val="0"/>
      <w:marTop w:val="0"/>
      <w:marBottom w:val="0"/>
      <w:divBdr>
        <w:top w:val="none" w:sz="0" w:space="0" w:color="auto"/>
        <w:left w:val="none" w:sz="0" w:space="0" w:color="auto"/>
        <w:bottom w:val="none" w:sz="0" w:space="0" w:color="auto"/>
        <w:right w:val="none" w:sz="0" w:space="0" w:color="auto"/>
      </w:divBdr>
    </w:div>
    <w:div w:id="406851719">
      <w:marLeft w:val="0"/>
      <w:marRight w:val="0"/>
      <w:marTop w:val="0"/>
      <w:marBottom w:val="0"/>
      <w:divBdr>
        <w:top w:val="none" w:sz="0" w:space="0" w:color="auto"/>
        <w:left w:val="none" w:sz="0" w:space="0" w:color="auto"/>
        <w:bottom w:val="none" w:sz="0" w:space="0" w:color="auto"/>
        <w:right w:val="none" w:sz="0" w:space="0" w:color="auto"/>
      </w:divBdr>
    </w:div>
    <w:div w:id="407070797">
      <w:marLeft w:val="0"/>
      <w:marRight w:val="0"/>
      <w:marTop w:val="0"/>
      <w:marBottom w:val="0"/>
      <w:divBdr>
        <w:top w:val="none" w:sz="0" w:space="0" w:color="auto"/>
        <w:left w:val="none" w:sz="0" w:space="0" w:color="auto"/>
        <w:bottom w:val="none" w:sz="0" w:space="0" w:color="auto"/>
        <w:right w:val="none" w:sz="0" w:space="0" w:color="auto"/>
      </w:divBdr>
    </w:div>
    <w:div w:id="407927145">
      <w:marLeft w:val="0"/>
      <w:marRight w:val="0"/>
      <w:marTop w:val="0"/>
      <w:marBottom w:val="0"/>
      <w:divBdr>
        <w:top w:val="none" w:sz="0" w:space="0" w:color="auto"/>
        <w:left w:val="none" w:sz="0" w:space="0" w:color="auto"/>
        <w:bottom w:val="none" w:sz="0" w:space="0" w:color="auto"/>
        <w:right w:val="none" w:sz="0" w:space="0" w:color="auto"/>
      </w:divBdr>
    </w:div>
    <w:div w:id="408578414">
      <w:marLeft w:val="0"/>
      <w:marRight w:val="0"/>
      <w:marTop w:val="0"/>
      <w:marBottom w:val="0"/>
      <w:divBdr>
        <w:top w:val="none" w:sz="0" w:space="0" w:color="auto"/>
        <w:left w:val="none" w:sz="0" w:space="0" w:color="auto"/>
        <w:bottom w:val="none" w:sz="0" w:space="0" w:color="auto"/>
        <w:right w:val="none" w:sz="0" w:space="0" w:color="auto"/>
      </w:divBdr>
    </w:div>
    <w:div w:id="409040323">
      <w:bodyDiv w:val="1"/>
      <w:marLeft w:val="0"/>
      <w:marRight w:val="0"/>
      <w:marTop w:val="0"/>
      <w:marBottom w:val="0"/>
      <w:divBdr>
        <w:top w:val="none" w:sz="0" w:space="0" w:color="auto"/>
        <w:left w:val="none" w:sz="0" w:space="0" w:color="auto"/>
        <w:bottom w:val="none" w:sz="0" w:space="0" w:color="auto"/>
        <w:right w:val="none" w:sz="0" w:space="0" w:color="auto"/>
      </w:divBdr>
      <w:divsChild>
        <w:div w:id="101823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501040">
      <w:marLeft w:val="0"/>
      <w:marRight w:val="0"/>
      <w:marTop w:val="0"/>
      <w:marBottom w:val="0"/>
      <w:divBdr>
        <w:top w:val="none" w:sz="0" w:space="0" w:color="auto"/>
        <w:left w:val="none" w:sz="0" w:space="0" w:color="auto"/>
        <w:bottom w:val="none" w:sz="0" w:space="0" w:color="auto"/>
        <w:right w:val="none" w:sz="0" w:space="0" w:color="auto"/>
      </w:divBdr>
    </w:div>
    <w:div w:id="409540944">
      <w:bodyDiv w:val="1"/>
      <w:marLeft w:val="0"/>
      <w:marRight w:val="0"/>
      <w:marTop w:val="0"/>
      <w:marBottom w:val="0"/>
      <w:divBdr>
        <w:top w:val="none" w:sz="0" w:space="0" w:color="auto"/>
        <w:left w:val="none" w:sz="0" w:space="0" w:color="auto"/>
        <w:bottom w:val="none" w:sz="0" w:space="0" w:color="auto"/>
        <w:right w:val="none" w:sz="0" w:space="0" w:color="auto"/>
      </w:divBdr>
    </w:div>
    <w:div w:id="410154934">
      <w:marLeft w:val="0"/>
      <w:marRight w:val="0"/>
      <w:marTop w:val="0"/>
      <w:marBottom w:val="0"/>
      <w:divBdr>
        <w:top w:val="none" w:sz="0" w:space="0" w:color="auto"/>
        <w:left w:val="none" w:sz="0" w:space="0" w:color="auto"/>
        <w:bottom w:val="none" w:sz="0" w:space="0" w:color="auto"/>
        <w:right w:val="none" w:sz="0" w:space="0" w:color="auto"/>
      </w:divBdr>
    </w:div>
    <w:div w:id="410808705">
      <w:marLeft w:val="0"/>
      <w:marRight w:val="0"/>
      <w:marTop w:val="0"/>
      <w:marBottom w:val="0"/>
      <w:divBdr>
        <w:top w:val="none" w:sz="0" w:space="0" w:color="auto"/>
        <w:left w:val="none" w:sz="0" w:space="0" w:color="auto"/>
        <w:bottom w:val="none" w:sz="0" w:space="0" w:color="auto"/>
        <w:right w:val="none" w:sz="0" w:space="0" w:color="auto"/>
      </w:divBdr>
    </w:div>
    <w:div w:id="410928552">
      <w:marLeft w:val="0"/>
      <w:marRight w:val="0"/>
      <w:marTop w:val="0"/>
      <w:marBottom w:val="0"/>
      <w:divBdr>
        <w:top w:val="none" w:sz="0" w:space="0" w:color="auto"/>
        <w:left w:val="none" w:sz="0" w:space="0" w:color="auto"/>
        <w:bottom w:val="none" w:sz="0" w:space="0" w:color="auto"/>
        <w:right w:val="none" w:sz="0" w:space="0" w:color="auto"/>
      </w:divBdr>
    </w:div>
    <w:div w:id="411201951">
      <w:marLeft w:val="640"/>
      <w:marRight w:val="0"/>
      <w:marTop w:val="0"/>
      <w:marBottom w:val="0"/>
      <w:divBdr>
        <w:top w:val="none" w:sz="0" w:space="0" w:color="auto"/>
        <w:left w:val="none" w:sz="0" w:space="0" w:color="auto"/>
        <w:bottom w:val="none" w:sz="0" w:space="0" w:color="auto"/>
        <w:right w:val="none" w:sz="0" w:space="0" w:color="auto"/>
      </w:divBdr>
    </w:div>
    <w:div w:id="411244550">
      <w:marLeft w:val="640"/>
      <w:marRight w:val="0"/>
      <w:marTop w:val="0"/>
      <w:marBottom w:val="0"/>
      <w:divBdr>
        <w:top w:val="none" w:sz="0" w:space="0" w:color="auto"/>
        <w:left w:val="none" w:sz="0" w:space="0" w:color="auto"/>
        <w:bottom w:val="none" w:sz="0" w:space="0" w:color="auto"/>
        <w:right w:val="none" w:sz="0" w:space="0" w:color="auto"/>
      </w:divBdr>
    </w:div>
    <w:div w:id="412049850">
      <w:marLeft w:val="0"/>
      <w:marRight w:val="0"/>
      <w:marTop w:val="0"/>
      <w:marBottom w:val="0"/>
      <w:divBdr>
        <w:top w:val="none" w:sz="0" w:space="0" w:color="auto"/>
        <w:left w:val="none" w:sz="0" w:space="0" w:color="auto"/>
        <w:bottom w:val="none" w:sz="0" w:space="0" w:color="auto"/>
        <w:right w:val="none" w:sz="0" w:space="0" w:color="auto"/>
      </w:divBdr>
    </w:div>
    <w:div w:id="412514676">
      <w:marLeft w:val="640"/>
      <w:marRight w:val="0"/>
      <w:marTop w:val="0"/>
      <w:marBottom w:val="0"/>
      <w:divBdr>
        <w:top w:val="none" w:sz="0" w:space="0" w:color="auto"/>
        <w:left w:val="none" w:sz="0" w:space="0" w:color="auto"/>
        <w:bottom w:val="none" w:sz="0" w:space="0" w:color="auto"/>
        <w:right w:val="none" w:sz="0" w:space="0" w:color="auto"/>
      </w:divBdr>
    </w:div>
    <w:div w:id="412973426">
      <w:marLeft w:val="640"/>
      <w:marRight w:val="0"/>
      <w:marTop w:val="0"/>
      <w:marBottom w:val="0"/>
      <w:divBdr>
        <w:top w:val="none" w:sz="0" w:space="0" w:color="auto"/>
        <w:left w:val="none" w:sz="0" w:space="0" w:color="auto"/>
        <w:bottom w:val="none" w:sz="0" w:space="0" w:color="auto"/>
        <w:right w:val="none" w:sz="0" w:space="0" w:color="auto"/>
      </w:divBdr>
    </w:div>
    <w:div w:id="413429741">
      <w:marLeft w:val="640"/>
      <w:marRight w:val="0"/>
      <w:marTop w:val="0"/>
      <w:marBottom w:val="0"/>
      <w:divBdr>
        <w:top w:val="none" w:sz="0" w:space="0" w:color="auto"/>
        <w:left w:val="none" w:sz="0" w:space="0" w:color="auto"/>
        <w:bottom w:val="none" w:sz="0" w:space="0" w:color="auto"/>
        <w:right w:val="none" w:sz="0" w:space="0" w:color="auto"/>
      </w:divBdr>
    </w:div>
    <w:div w:id="413555870">
      <w:marLeft w:val="0"/>
      <w:marRight w:val="0"/>
      <w:marTop w:val="0"/>
      <w:marBottom w:val="0"/>
      <w:divBdr>
        <w:top w:val="none" w:sz="0" w:space="0" w:color="auto"/>
        <w:left w:val="none" w:sz="0" w:space="0" w:color="auto"/>
        <w:bottom w:val="none" w:sz="0" w:space="0" w:color="auto"/>
        <w:right w:val="none" w:sz="0" w:space="0" w:color="auto"/>
      </w:divBdr>
    </w:div>
    <w:div w:id="413674289">
      <w:bodyDiv w:val="1"/>
      <w:marLeft w:val="0"/>
      <w:marRight w:val="0"/>
      <w:marTop w:val="0"/>
      <w:marBottom w:val="0"/>
      <w:divBdr>
        <w:top w:val="none" w:sz="0" w:space="0" w:color="auto"/>
        <w:left w:val="none" w:sz="0" w:space="0" w:color="auto"/>
        <w:bottom w:val="none" w:sz="0" w:space="0" w:color="auto"/>
        <w:right w:val="none" w:sz="0" w:space="0" w:color="auto"/>
      </w:divBdr>
      <w:divsChild>
        <w:div w:id="535429610">
          <w:marLeft w:val="640"/>
          <w:marRight w:val="0"/>
          <w:marTop w:val="0"/>
          <w:marBottom w:val="0"/>
          <w:divBdr>
            <w:top w:val="none" w:sz="0" w:space="0" w:color="auto"/>
            <w:left w:val="none" w:sz="0" w:space="0" w:color="auto"/>
            <w:bottom w:val="none" w:sz="0" w:space="0" w:color="auto"/>
            <w:right w:val="none" w:sz="0" w:space="0" w:color="auto"/>
          </w:divBdr>
        </w:div>
      </w:divsChild>
    </w:div>
    <w:div w:id="414403566">
      <w:marLeft w:val="0"/>
      <w:marRight w:val="0"/>
      <w:marTop w:val="0"/>
      <w:marBottom w:val="0"/>
      <w:divBdr>
        <w:top w:val="none" w:sz="0" w:space="0" w:color="auto"/>
        <w:left w:val="none" w:sz="0" w:space="0" w:color="auto"/>
        <w:bottom w:val="none" w:sz="0" w:space="0" w:color="auto"/>
        <w:right w:val="none" w:sz="0" w:space="0" w:color="auto"/>
      </w:divBdr>
    </w:div>
    <w:div w:id="414858203">
      <w:marLeft w:val="0"/>
      <w:marRight w:val="0"/>
      <w:marTop w:val="0"/>
      <w:marBottom w:val="0"/>
      <w:divBdr>
        <w:top w:val="none" w:sz="0" w:space="0" w:color="auto"/>
        <w:left w:val="none" w:sz="0" w:space="0" w:color="auto"/>
        <w:bottom w:val="none" w:sz="0" w:space="0" w:color="auto"/>
        <w:right w:val="none" w:sz="0" w:space="0" w:color="auto"/>
      </w:divBdr>
    </w:div>
    <w:div w:id="416639664">
      <w:marLeft w:val="640"/>
      <w:marRight w:val="0"/>
      <w:marTop w:val="0"/>
      <w:marBottom w:val="0"/>
      <w:divBdr>
        <w:top w:val="none" w:sz="0" w:space="0" w:color="auto"/>
        <w:left w:val="none" w:sz="0" w:space="0" w:color="auto"/>
        <w:bottom w:val="none" w:sz="0" w:space="0" w:color="auto"/>
        <w:right w:val="none" w:sz="0" w:space="0" w:color="auto"/>
      </w:divBdr>
    </w:div>
    <w:div w:id="417137119">
      <w:marLeft w:val="0"/>
      <w:marRight w:val="0"/>
      <w:marTop w:val="0"/>
      <w:marBottom w:val="0"/>
      <w:divBdr>
        <w:top w:val="none" w:sz="0" w:space="0" w:color="auto"/>
        <w:left w:val="none" w:sz="0" w:space="0" w:color="auto"/>
        <w:bottom w:val="none" w:sz="0" w:space="0" w:color="auto"/>
        <w:right w:val="none" w:sz="0" w:space="0" w:color="auto"/>
      </w:divBdr>
    </w:div>
    <w:div w:id="417797244">
      <w:marLeft w:val="0"/>
      <w:marRight w:val="0"/>
      <w:marTop w:val="0"/>
      <w:marBottom w:val="0"/>
      <w:divBdr>
        <w:top w:val="none" w:sz="0" w:space="0" w:color="auto"/>
        <w:left w:val="none" w:sz="0" w:space="0" w:color="auto"/>
        <w:bottom w:val="none" w:sz="0" w:space="0" w:color="auto"/>
        <w:right w:val="none" w:sz="0" w:space="0" w:color="auto"/>
      </w:divBdr>
    </w:div>
    <w:div w:id="418865499">
      <w:marLeft w:val="0"/>
      <w:marRight w:val="0"/>
      <w:marTop w:val="0"/>
      <w:marBottom w:val="0"/>
      <w:divBdr>
        <w:top w:val="none" w:sz="0" w:space="0" w:color="auto"/>
        <w:left w:val="none" w:sz="0" w:space="0" w:color="auto"/>
        <w:bottom w:val="none" w:sz="0" w:space="0" w:color="auto"/>
        <w:right w:val="none" w:sz="0" w:space="0" w:color="auto"/>
      </w:divBdr>
    </w:div>
    <w:div w:id="418910576">
      <w:marLeft w:val="0"/>
      <w:marRight w:val="0"/>
      <w:marTop w:val="0"/>
      <w:marBottom w:val="0"/>
      <w:divBdr>
        <w:top w:val="none" w:sz="0" w:space="0" w:color="auto"/>
        <w:left w:val="none" w:sz="0" w:space="0" w:color="auto"/>
        <w:bottom w:val="none" w:sz="0" w:space="0" w:color="auto"/>
        <w:right w:val="none" w:sz="0" w:space="0" w:color="auto"/>
      </w:divBdr>
    </w:div>
    <w:div w:id="419257242">
      <w:marLeft w:val="0"/>
      <w:marRight w:val="0"/>
      <w:marTop w:val="0"/>
      <w:marBottom w:val="0"/>
      <w:divBdr>
        <w:top w:val="none" w:sz="0" w:space="0" w:color="auto"/>
        <w:left w:val="none" w:sz="0" w:space="0" w:color="auto"/>
        <w:bottom w:val="none" w:sz="0" w:space="0" w:color="auto"/>
        <w:right w:val="none" w:sz="0" w:space="0" w:color="auto"/>
      </w:divBdr>
    </w:div>
    <w:div w:id="419912721">
      <w:bodyDiv w:val="1"/>
      <w:marLeft w:val="0"/>
      <w:marRight w:val="0"/>
      <w:marTop w:val="0"/>
      <w:marBottom w:val="0"/>
      <w:divBdr>
        <w:top w:val="none" w:sz="0" w:space="0" w:color="auto"/>
        <w:left w:val="none" w:sz="0" w:space="0" w:color="auto"/>
        <w:bottom w:val="none" w:sz="0" w:space="0" w:color="auto"/>
        <w:right w:val="none" w:sz="0" w:space="0" w:color="auto"/>
      </w:divBdr>
      <w:divsChild>
        <w:div w:id="248076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495989">
      <w:bodyDiv w:val="1"/>
      <w:marLeft w:val="0"/>
      <w:marRight w:val="0"/>
      <w:marTop w:val="0"/>
      <w:marBottom w:val="0"/>
      <w:divBdr>
        <w:top w:val="none" w:sz="0" w:space="0" w:color="auto"/>
        <w:left w:val="none" w:sz="0" w:space="0" w:color="auto"/>
        <w:bottom w:val="none" w:sz="0" w:space="0" w:color="auto"/>
        <w:right w:val="none" w:sz="0" w:space="0" w:color="auto"/>
      </w:divBdr>
      <w:divsChild>
        <w:div w:id="1441030001">
          <w:marLeft w:val="0"/>
          <w:marRight w:val="0"/>
          <w:marTop w:val="0"/>
          <w:marBottom w:val="0"/>
          <w:divBdr>
            <w:top w:val="none" w:sz="0" w:space="0" w:color="auto"/>
            <w:left w:val="none" w:sz="0" w:space="0" w:color="auto"/>
            <w:bottom w:val="none" w:sz="0" w:space="0" w:color="auto"/>
            <w:right w:val="none" w:sz="0" w:space="0" w:color="auto"/>
          </w:divBdr>
          <w:divsChild>
            <w:div w:id="2115006537">
              <w:marLeft w:val="0"/>
              <w:marRight w:val="0"/>
              <w:marTop w:val="0"/>
              <w:marBottom w:val="0"/>
              <w:divBdr>
                <w:top w:val="none" w:sz="0" w:space="0" w:color="auto"/>
                <w:left w:val="none" w:sz="0" w:space="0" w:color="auto"/>
                <w:bottom w:val="none" w:sz="0" w:space="0" w:color="auto"/>
                <w:right w:val="none" w:sz="0" w:space="0" w:color="auto"/>
              </w:divBdr>
              <w:divsChild>
                <w:div w:id="231895561">
                  <w:marLeft w:val="0"/>
                  <w:marRight w:val="0"/>
                  <w:marTop w:val="0"/>
                  <w:marBottom w:val="0"/>
                  <w:divBdr>
                    <w:top w:val="none" w:sz="0" w:space="0" w:color="auto"/>
                    <w:left w:val="none" w:sz="0" w:space="0" w:color="auto"/>
                    <w:bottom w:val="none" w:sz="0" w:space="0" w:color="auto"/>
                    <w:right w:val="none" w:sz="0" w:space="0" w:color="auto"/>
                  </w:divBdr>
                  <w:divsChild>
                    <w:div w:id="1666400201">
                      <w:marLeft w:val="0"/>
                      <w:marRight w:val="0"/>
                      <w:marTop w:val="0"/>
                      <w:marBottom w:val="0"/>
                      <w:divBdr>
                        <w:top w:val="none" w:sz="0" w:space="0" w:color="auto"/>
                        <w:left w:val="none" w:sz="0" w:space="0" w:color="auto"/>
                        <w:bottom w:val="none" w:sz="0" w:space="0" w:color="auto"/>
                        <w:right w:val="none" w:sz="0" w:space="0" w:color="auto"/>
                      </w:divBdr>
                      <w:divsChild>
                        <w:div w:id="1020669971">
                          <w:marLeft w:val="0"/>
                          <w:marRight w:val="0"/>
                          <w:marTop w:val="0"/>
                          <w:marBottom w:val="0"/>
                          <w:divBdr>
                            <w:top w:val="none" w:sz="0" w:space="0" w:color="auto"/>
                            <w:left w:val="none" w:sz="0" w:space="0" w:color="auto"/>
                            <w:bottom w:val="none" w:sz="0" w:space="0" w:color="auto"/>
                            <w:right w:val="none" w:sz="0" w:space="0" w:color="auto"/>
                          </w:divBdr>
                          <w:divsChild>
                            <w:div w:id="16891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72261">
      <w:bodyDiv w:val="1"/>
      <w:marLeft w:val="0"/>
      <w:marRight w:val="0"/>
      <w:marTop w:val="0"/>
      <w:marBottom w:val="0"/>
      <w:divBdr>
        <w:top w:val="none" w:sz="0" w:space="0" w:color="auto"/>
        <w:left w:val="none" w:sz="0" w:space="0" w:color="auto"/>
        <w:bottom w:val="none" w:sz="0" w:space="0" w:color="auto"/>
        <w:right w:val="none" w:sz="0" w:space="0" w:color="auto"/>
      </w:divBdr>
      <w:divsChild>
        <w:div w:id="701170198">
          <w:marLeft w:val="640"/>
          <w:marRight w:val="0"/>
          <w:marTop w:val="0"/>
          <w:marBottom w:val="0"/>
          <w:divBdr>
            <w:top w:val="none" w:sz="0" w:space="0" w:color="auto"/>
            <w:left w:val="none" w:sz="0" w:space="0" w:color="auto"/>
            <w:bottom w:val="none" w:sz="0" w:space="0" w:color="auto"/>
            <w:right w:val="none" w:sz="0" w:space="0" w:color="auto"/>
          </w:divBdr>
        </w:div>
        <w:div w:id="822158324">
          <w:marLeft w:val="640"/>
          <w:marRight w:val="0"/>
          <w:marTop w:val="0"/>
          <w:marBottom w:val="0"/>
          <w:divBdr>
            <w:top w:val="none" w:sz="0" w:space="0" w:color="auto"/>
            <w:left w:val="none" w:sz="0" w:space="0" w:color="auto"/>
            <w:bottom w:val="none" w:sz="0" w:space="0" w:color="auto"/>
            <w:right w:val="none" w:sz="0" w:space="0" w:color="auto"/>
          </w:divBdr>
        </w:div>
        <w:div w:id="1108619425">
          <w:marLeft w:val="640"/>
          <w:marRight w:val="0"/>
          <w:marTop w:val="0"/>
          <w:marBottom w:val="0"/>
          <w:divBdr>
            <w:top w:val="none" w:sz="0" w:space="0" w:color="auto"/>
            <w:left w:val="none" w:sz="0" w:space="0" w:color="auto"/>
            <w:bottom w:val="none" w:sz="0" w:space="0" w:color="auto"/>
            <w:right w:val="none" w:sz="0" w:space="0" w:color="auto"/>
          </w:divBdr>
        </w:div>
        <w:div w:id="1168717605">
          <w:marLeft w:val="640"/>
          <w:marRight w:val="0"/>
          <w:marTop w:val="0"/>
          <w:marBottom w:val="0"/>
          <w:divBdr>
            <w:top w:val="none" w:sz="0" w:space="0" w:color="auto"/>
            <w:left w:val="none" w:sz="0" w:space="0" w:color="auto"/>
            <w:bottom w:val="none" w:sz="0" w:space="0" w:color="auto"/>
            <w:right w:val="none" w:sz="0" w:space="0" w:color="auto"/>
          </w:divBdr>
        </w:div>
        <w:div w:id="1194735116">
          <w:marLeft w:val="640"/>
          <w:marRight w:val="0"/>
          <w:marTop w:val="0"/>
          <w:marBottom w:val="0"/>
          <w:divBdr>
            <w:top w:val="none" w:sz="0" w:space="0" w:color="auto"/>
            <w:left w:val="none" w:sz="0" w:space="0" w:color="auto"/>
            <w:bottom w:val="none" w:sz="0" w:space="0" w:color="auto"/>
            <w:right w:val="none" w:sz="0" w:space="0" w:color="auto"/>
          </w:divBdr>
        </w:div>
        <w:div w:id="1991208453">
          <w:marLeft w:val="640"/>
          <w:marRight w:val="0"/>
          <w:marTop w:val="0"/>
          <w:marBottom w:val="0"/>
          <w:divBdr>
            <w:top w:val="none" w:sz="0" w:space="0" w:color="auto"/>
            <w:left w:val="none" w:sz="0" w:space="0" w:color="auto"/>
            <w:bottom w:val="none" w:sz="0" w:space="0" w:color="auto"/>
            <w:right w:val="none" w:sz="0" w:space="0" w:color="auto"/>
          </w:divBdr>
        </w:div>
        <w:div w:id="2021006544">
          <w:marLeft w:val="640"/>
          <w:marRight w:val="0"/>
          <w:marTop w:val="0"/>
          <w:marBottom w:val="0"/>
          <w:divBdr>
            <w:top w:val="none" w:sz="0" w:space="0" w:color="auto"/>
            <w:left w:val="none" w:sz="0" w:space="0" w:color="auto"/>
            <w:bottom w:val="none" w:sz="0" w:space="0" w:color="auto"/>
            <w:right w:val="none" w:sz="0" w:space="0" w:color="auto"/>
          </w:divBdr>
        </w:div>
        <w:div w:id="2093624863">
          <w:marLeft w:val="640"/>
          <w:marRight w:val="0"/>
          <w:marTop w:val="0"/>
          <w:marBottom w:val="0"/>
          <w:divBdr>
            <w:top w:val="none" w:sz="0" w:space="0" w:color="auto"/>
            <w:left w:val="none" w:sz="0" w:space="0" w:color="auto"/>
            <w:bottom w:val="none" w:sz="0" w:space="0" w:color="auto"/>
            <w:right w:val="none" w:sz="0" w:space="0" w:color="auto"/>
          </w:divBdr>
        </w:div>
      </w:divsChild>
    </w:div>
    <w:div w:id="421340081">
      <w:marLeft w:val="640"/>
      <w:marRight w:val="0"/>
      <w:marTop w:val="0"/>
      <w:marBottom w:val="0"/>
      <w:divBdr>
        <w:top w:val="none" w:sz="0" w:space="0" w:color="auto"/>
        <w:left w:val="none" w:sz="0" w:space="0" w:color="auto"/>
        <w:bottom w:val="none" w:sz="0" w:space="0" w:color="auto"/>
        <w:right w:val="none" w:sz="0" w:space="0" w:color="auto"/>
      </w:divBdr>
    </w:div>
    <w:div w:id="421487907">
      <w:bodyDiv w:val="1"/>
      <w:marLeft w:val="0"/>
      <w:marRight w:val="0"/>
      <w:marTop w:val="0"/>
      <w:marBottom w:val="0"/>
      <w:divBdr>
        <w:top w:val="none" w:sz="0" w:space="0" w:color="auto"/>
        <w:left w:val="none" w:sz="0" w:space="0" w:color="auto"/>
        <w:bottom w:val="none" w:sz="0" w:space="0" w:color="auto"/>
        <w:right w:val="none" w:sz="0" w:space="0" w:color="auto"/>
      </w:divBdr>
      <w:divsChild>
        <w:div w:id="53438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725075">
      <w:marLeft w:val="0"/>
      <w:marRight w:val="0"/>
      <w:marTop w:val="0"/>
      <w:marBottom w:val="0"/>
      <w:divBdr>
        <w:top w:val="none" w:sz="0" w:space="0" w:color="auto"/>
        <w:left w:val="none" w:sz="0" w:space="0" w:color="auto"/>
        <w:bottom w:val="none" w:sz="0" w:space="0" w:color="auto"/>
        <w:right w:val="none" w:sz="0" w:space="0" w:color="auto"/>
      </w:divBdr>
    </w:div>
    <w:div w:id="421872556">
      <w:marLeft w:val="0"/>
      <w:marRight w:val="0"/>
      <w:marTop w:val="0"/>
      <w:marBottom w:val="0"/>
      <w:divBdr>
        <w:top w:val="none" w:sz="0" w:space="0" w:color="auto"/>
        <w:left w:val="none" w:sz="0" w:space="0" w:color="auto"/>
        <w:bottom w:val="none" w:sz="0" w:space="0" w:color="auto"/>
        <w:right w:val="none" w:sz="0" w:space="0" w:color="auto"/>
      </w:divBdr>
    </w:div>
    <w:div w:id="421949349">
      <w:marLeft w:val="0"/>
      <w:marRight w:val="150"/>
      <w:marTop w:val="0"/>
      <w:marBottom w:val="0"/>
      <w:divBdr>
        <w:top w:val="none" w:sz="0" w:space="0" w:color="auto"/>
        <w:left w:val="none" w:sz="0" w:space="0" w:color="auto"/>
        <w:bottom w:val="none" w:sz="0" w:space="0" w:color="auto"/>
        <w:right w:val="none" w:sz="0" w:space="0" w:color="auto"/>
      </w:divBdr>
      <w:divsChild>
        <w:div w:id="1675764869">
          <w:marLeft w:val="0"/>
          <w:marRight w:val="150"/>
          <w:marTop w:val="0"/>
          <w:marBottom w:val="0"/>
          <w:divBdr>
            <w:top w:val="none" w:sz="0" w:space="0" w:color="auto"/>
            <w:left w:val="none" w:sz="0" w:space="0" w:color="auto"/>
            <w:bottom w:val="none" w:sz="0" w:space="0" w:color="auto"/>
            <w:right w:val="none" w:sz="0" w:space="0" w:color="auto"/>
          </w:divBdr>
        </w:div>
      </w:divsChild>
    </w:div>
    <w:div w:id="422264103">
      <w:bodyDiv w:val="1"/>
      <w:marLeft w:val="0"/>
      <w:marRight w:val="0"/>
      <w:marTop w:val="0"/>
      <w:marBottom w:val="0"/>
      <w:divBdr>
        <w:top w:val="none" w:sz="0" w:space="0" w:color="auto"/>
        <w:left w:val="none" w:sz="0" w:space="0" w:color="auto"/>
        <w:bottom w:val="none" w:sz="0" w:space="0" w:color="auto"/>
        <w:right w:val="none" w:sz="0" w:space="0" w:color="auto"/>
      </w:divBdr>
      <w:divsChild>
        <w:div w:id="737020419">
          <w:marLeft w:val="0"/>
          <w:marRight w:val="0"/>
          <w:marTop w:val="0"/>
          <w:marBottom w:val="0"/>
          <w:divBdr>
            <w:top w:val="none" w:sz="0" w:space="0" w:color="auto"/>
            <w:left w:val="none" w:sz="0" w:space="0" w:color="auto"/>
            <w:bottom w:val="none" w:sz="0" w:space="0" w:color="auto"/>
            <w:right w:val="none" w:sz="0" w:space="0" w:color="auto"/>
          </w:divBdr>
          <w:divsChild>
            <w:div w:id="16048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6683">
      <w:marLeft w:val="0"/>
      <w:marRight w:val="0"/>
      <w:marTop w:val="0"/>
      <w:marBottom w:val="0"/>
      <w:divBdr>
        <w:top w:val="none" w:sz="0" w:space="0" w:color="auto"/>
        <w:left w:val="none" w:sz="0" w:space="0" w:color="auto"/>
        <w:bottom w:val="none" w:sz="0" w:space="0" w:color="auto"/>
        <w:right w:val="none" w:sz="0" w:space="0" w:color="auto"/>
      </w:divBdr>
    </w:div>
    <w:div w:id="423963400">
      <w:bodyDiv w:val="1"/>
      <w:marLeft w:val="0"/>
      <w:marRight w:val="0"/>
      <w:marTop w:val="0"/>
      <w:marBottom w:val="0"/>
      <w:divBdr>
        <w:top w:val="none" w:sz="0" w:space="0" w:color="auto"/>
        <w:left w:val="none" w:sz="0" w:space="0" w:color="auto"/>
        <w:bottom w:val="none" w:sz="0" w:space="0" w:color="auto"/>
        <w:right w:val="none" w:sz="0" w:space="0" w:color="auto"/>
      </w:divBdr>
    </w:div>
    <w:div w:id="424883410">
      <w:marLeft w:val="640"/>
      <w:marRight w:val="0"/>
      <w:marTop w:val="0"/>
      <w:marBottom w:val="0"/>
      <w:divBdr>
        <w:top w:val="none" w:sz="0" w:space="0" w:color="auto"/>
        <w:left w:val="none" w:sz="0" w:space="0" w:color="auto"/>
        <w:bottom w:val="none" w:sz="0" w:space="0" w:color="auto"/>
        <w:right w:val="none" w:sz="0" w:space="0" w:color="auto"/>
      </w:divBdr>
    </w:div>
    <w:div w:id="425229767">
      <w:marLeft w:val="0"/>
      <w:marRight w:val="0"/>
      <w:marTop w:val="0"/>
      <w:marBottom w:val="0"/>
      <w:divBdr>
        <w:top w:val="none" w:sz="0" w:space="0" w:color="auto"/>
        <w:left w:val="none" w:sz="0" w:space="0" w:color="auto"/>
        <w:bottom w:val="none" w:sz="0" w:space="0" w:color="auto"/>
        <w:right w:val="none" w:sz="0" w:space="0" w:color="auto"/>
      </w:divBdr>
    </w:div>
    <w:div w:id="425732184">
      <w:bodyDiv w:val="1"/>
      <w:marLeft w:val="0"/>
      <w:marRight w:val="0"/>
      <w:marTop w:val="0"/>
      <w:marBottom w:val="0"/>
      <w:divBdr>
        <w:top w:val="none" w:sz="0" w:space="0" w:color="auto"/>
        <w:left w:val="none" w:sz="0" w:space="0" w:color="auto"/>
        <w:bottom w:val="none" w:sz="0" w:space="0" w:color="auto"/>
        <w:right w:val="none" w:sz="0" w:space="0" w:color="auto"/>
      </w:divBdr>
      <w:divsChild>
        <w:div w:id="132528184">
          <w:marLeft w:val="640"/>
          <w:marRight w:val="0"/>
          <w:marTop w:val="0"/>
          <w:marBottom w:val="0"/>
          <w:divBdr>
            <w:top w:val="none" w:sz="0" w:space="0" w:color="auto"/>
            <w:left w:val="none" w:sz="0" w:space="0" w:color="auto"/>
            <w:bottom w:val="none" w:sz="0" w:space="0" w:color="auto"/>
            <w:right w:val="none" w:sz="0" w:space="0" w:color="auto"/>
          </w:divBdr>
        </w:div>
        <w:div w:id="252011116">
          <w:marLeft w:val="640"/>
          <w:marRight w:val="0"/>
          <w:marTop w:val="0"/>
          <w:marBottom w:val="0"/>
          <w:divBdr>
            <w:top w:val="none" w:sz="0" w:space="0" w:color="auto"/>
            <w:left w:val="none" w:sz="0" w:space="0" w:color="auto"/>
            <w:bottom w:val="none" w:sz="0" w:space="0" w:color="auto"/>
            <w:right w:val="none" w:sz="0" w:space="0" w:color="auto"/>
          </w:divBdr>
        </w:div>
        <w:div w:id="271517997">
          <w:marLeft w:val="640"/>
          <w:marRight w:val="0"/>
          <w:marTop w:val="0"/>
          <w:marBottom w:val="0"/>
          <w:divBdr>
            <w:top w:val="none" w:sz="0" w:space="0" w:color="auto"/>
            <w:left w:val="none" w:sz="0" w:space="0" w:color="auto"/>
            <w:bottom w:val="none" w:sz="0" w:space="0" w:color="auto"/>
            <w:right w:val="none" w:sz="0" w:space="0" w:color="auto"/>
          </w:divBdr>
        </w:div>
        <w:div w:id="387337314">
          <w:marLeft w:val="640"/>
          <w:marRight w:val="0"/>
          <w:marTop w:val="0"/>
          <w:marBottom w:val="0"/>
          <w:divBdr>
            <w:top w:val="none" w:sz="0" w:space="0" w:color="auto"/>
            <w:left w:val="none" w:sz="0" w:space="0" w:color="auto"/>
            <w:bottom w:val="none" w:sz="0" w:space="0" w:color="auto"/>
            <w:right w:val="none" w:sz="0" w:space="0" w:color="auto"/>
          </w:divBdr>
        </w:div>
        <w:div w:id="388769142">
          <w:marLeft w:val="640"/>
          <w:marRight w:val="0"/>
          <w:marTop w:val="0"/>
          <w:marBottom w:val="0"/>
          <w:divBdr>
            <w:top w:val="none" w:sz="0" w:space="0" w:color="auto"/>
            <w:left w:val="none" w:sz="0" w:space="0" w:color="auto"/>
            <w:bottom w:val="none" w:sz="0" w:space="0" w:color="auto"/>
            <w:right w:val="none" w:sz="0" w:space="0" w:color="auto"/>
          </w:divBdr>
        </w:div>
        <w:div w:id="413674019">
          <w:marLeft w:val="640"/>
          <w:marRight w:val="0"/>
          <w:marTop w:val="0"/>
          <w:marBottom w:val="0"/>
          <w:divBdr>
            <w:top w:val="none" w:sz="0" w:space="0" w:color="auto"/>
            <w:left w:val="none" w:sz="0" w:space="0" w:color="auto"/>
            <w:bottom w:val="none" w:sz="0" w:space="0" w:color="auto"/>
            <w:right w:val="none" w:sz="0" w:space="0" w:color="auto"/>
          </w:divBdr>
        </w:div>
        <w:div w:id="587424495">
          <w:marLeft w:val="640"/>
          <w:marRight w:val="0"/>
          <w:marTop w:val="0"/>
          <w:marBottom w:val="0"/>
          <w:divBdr>
            <w:top w:val="none" w:sz="0" w:space="0" w:color="auto"/>
            <w:left w:val="none" w:sz="0" w:space="0" w:color="auto"/>
            <w:bottom w:val="none" w:sz="0" w:space="0" w:color="auto"/>
            <w:right w:val="none" w:sz="0" w:space="0" w:color="auto"/>
          </w:divBdr>
        </w:div>
        <w:div w:id="674844030">
          <w:marLeft w:val="640"/>
          <w:marRight w:val="0"/>
          <w:marTop w:val="0"/>
          <w:marBottom w:val="0"/>
          <w:divBdr>
            <w:top w:val="none" w:sz="0" w:space="0" w:color="auto"/>
            <w:left w:val="none" w:sz="0" w:space="0" w:color="auto"/>
            <w:bottom w:val="none" w:sz="0" w:space="0" w:color="auto"/>
            <w:right w:val="none" w:sz="0" w:space="0" w:color="auto"/>
          </w:divBdr>
        </w:div>
        <w:div w:id="724720392">
          <w:marLeft w:val="640"/>
          <w:marRight w:val="0"/>
          <w:marTop w:val="0"/>
          <w:marBottom w:val="0"/>
          <w:divBdr>
            <w:top w:val="none" w:sz="0" w:space="0" w:color="auto"/>
            <w:left w:val="none" w:sz="0" w:space="0" w:color="auto"/>
            <w:bottom w:val="none" w:sz="0" w:space="0" w:color="auto"/>
            <w:right w:val="none" w:sz="0" w:space="0" w:color="auto"/>
          </w:divBdr>
        </w:div>
        <w:div w:id="911698286">
          <w:marLeft w:val="640"/>
          <w:marRight w:val="0"/>
          <w:marTop w:val="0"/>
          <w:marBottom w:val="0"/>
          <w:divBdr>
            <w:top w:val="none" w:sz="0" w:space="0" w:color="auto"/>
            <w:left w:val="none" w:sz="0" w:space="0" w:color="auto"/>
            <w:bottom w:val="none" w:sz="0" w:space="0" w:color="auto"/>
            <w:right w:val="none" w:sz="0" w:space="0" w:color="auto"/>
          </w:divBdr>
        </w:div>
        <w:div w:id="965236305">
          <w:marLeft w:val="640"/>
          <w:marRight w:val="0"/>
          <w:marTop w:val="0"/>
          <w:marBottom w:val="0"/>
          <w:divBdr>
            <w:top w:val="none" w:sz="0" w:space="0" w:color="auto"/>
            <w:left w:val="none" w:sz="0" w:space="0" w:color="auto"/>
            <w:bottom w:val="none" w:sz="0" w:space="0" w:color="auto"/>
            <w:right w:val="none" w:sz="0" w:space="0" w:color="auto"/>
          </w:divBdr>
        </w:div>
        <w:div w:id="973759468">
          <w:marLeft w:val="640"/>
          <w:marRight w:val="0"/>
          <w:marTop w:val="0"/>
          <w:marBottom w:val="0"/>
          <w:divBdr>
            <w:top w:val="none" w:sz="0" w:space="0" w:color="auto"/>
            <w:left w:val="none" w:sz="0" w:space="0" w:color="auto"/>
            <w:bottom w:val="none" w:sz="0" w:space="0" w:color="auto"/>
            <w:right w:val="none" w:sz="0" w:space="0" w:color="auto"/>
          </w:divBdr>
        </w:div>
        <w:div w:id="994454011">
          <w:marLeft w:val="640"/>
          <w:marRight w:val="0"/>
          <w:marTop w:val="0"/>
          <w:marBottom w:val="0"/>
          <w:divBdr>
            <w:top w:val="none" w:sz="0" w:space="0" w:color="auto"/>
            <w:left w:val="none" w:sz="0" w:space="0" w:color="auto"/>
            <w:bottom w:val="none" w:sz="0" w:space="0" w:color="auto"/>
            <w:right w:val="none" w:sz="0" w:space="0" w:color="auto"/>
          </w:divBdr>
        </w:div>
        <w:div w:id="1165196503">
          <w:marLeft w:val="640"/>
          <w:marRight w:val="0"/>
          <w:marTop w:val="0"/>
          <w:marBottom w:val="0"/>
          <w:divBdr>
            <w:top w:val="none" w:sz="0" w:space="0" w:color="auto"/>
            <w:left w:val="none" w:sz="0" w:space="0" w:color="auto"/>
            <w:bottom w:val="none" w:sz="0" w:space="0" w:color="auto"/>
            <w:right w:val="none" w:sz="0" w:space="0" w:color="auto"/>
          </w:divBdr>
        </w:div>
        <w:div w:id="1273591615">
          <w:marLeft w:val="640"/>
          <w:marRight w:val="0"/>
          <w:marTop w:val="0"/>
          <w:marBottom w:val="0"/>
          <w:divBdr>
            <w:top w:val="none" w:sz="0" w:space="0" w:color="auto"/>
            <w:left w:val="none" w:sz="0" w:space="0" w:color="auto"/>
            <w:bottom w:val="none" w:sz="0" w:space="0" w:color="auto"/>
            <w:right w:val="none" w:sz="0" w:space="0" w:color="auto"/>
          </w:divBdr>
        </w:div>
        <w:div w:id="1278412542">
          <w:marLeft w:val="640"/>
          <w:marRight w:val="0"/>
          <w:marTop w:val="0"/>
          <w:marBottom w:val="0"/>
          <w:divBdr>
            <w:top w:val="none" w:sz="0" w:space="0" w:color="auto"/>
            <w:left w:val="none" w:sz="0" w:space="0" w:color="auto"/>
            <w:bottom w:val="none" w:sz="0" w:space="0" w:color="auto"/>
            <w:right w:val="none" w:sz="0" w:space="0" w:color="auto"/>
          </w:divBdr>
        </w:div>
        <w:div w:id="1335255147">
          <w:marLeft w:val="640"/>
          <w:marRight w:val="0"/>
          <w:marTop w:val="0"/>
          <w:marBottom w:val="0"/>
          <w:divBdr>
            <w:top w:val="none" w:sz="0" w:space="0" w:color="auto"/>
            <w:left w:val="none" w:sz="0" w:space="0" w:color="auto"/>
            <w:bottom w:val="none" w:sz="0" w:space="0" w:color="auto"/>
            <w:right w:val="none" w:sz="0" w:space="0" w:color="auto"/>
          </w:divBdr>
        </w:div>
        <w:div w:id="1451821092">
          <w:marLeft w:val="640"/>
          <w:marRight w:val="0"/>
          <w:marTop w:val="0"/>
          <w:marBottom w:val="0"/>
          <w:divBdr>
            <w:top w:val="none" w:sz="0" w:space="0" w:color="auto"/>
            <w:left w:val="none" w:sz="0" w:space="0" w:color="auto"/>
            <w:bottom w:val="none" w:sz="0" w:space="0" w:color="auto"/>
            <w:right w:val="none" w:sz="0" w:space="0" w:color="auto"/>
          </w:divBdr>
        </w:div>
        <w:div w:id="1456631726">
          <w:marLeft w:val="640"/>
          <w:marRight w:val="0"/>
          <w:marTop w:val="0"/>
          <w:marBottom w:val="0"/>
          <w:divBdr>
            <w:top w:val="none" w:sz="0" w:space="0" w:color="auto"/>
            <w:left w:val="none" w:sz="0" w:space="0" w:color="auto"/>
            <w:bottom w:val="none" w:sz="0" w:space="0" w:color="auto"/>
            <w:right w:val="none" w:sz="0" w:space="0" w:color="auto"/>
          </w:divBdr>
        </w:div>
        <w:div w:id="1488475961">
          <w:marLeft w:val="640"/>
          <w:marRight w:val="0"/>
          <w:marTop w:val="0"/>
          <w:marBottom w:val="0"/>
          <w:divBdr>
            <w:top w:val="none" w:sz="0" w:space="0" w:color="auto"/>
            <w:left w:val="none" w:sz="0" w:space="0" w:color="auto"/>
            <w:bottom w:val="none" w:sz="0" w:space="0" w:color="auto"/>
            <w:right w:val="none" w:sz="0" w:space="0" w:color="auto"/>
          </w:divBdr>
        </w:div>
        <w:div w:id="1586258437">
          <w:marLeft w:val="640"/>
          <w:marRight w:val="0"/>
          <w:marTop w:val="0"/>
          <w:marBottom w:val="0"/>
          <w:divBdr>
            <w:top w:val="none" w:sz="0" w:space="0" w:color="auto"/>
            <w:left w:val="none" w:sz="0" w:space="0" w:color="auto"/>
            <w:bottom w:val="none" w:sz="0" w:space="0" w:color="auto"/>
            <w:right w:val="none" w:sz="0" w:space="0" w:color="auto"/>
          </w:divBdr>
        </w:div>
        <w:div w:id="1677340278">
          <w:marLeft w:val="640"/>
          <w:marRight w:val="0"/>
          <w:marTop w:val="0"/>
          <w:marBottom w:val="0"/>
          <w:divBdr>
            <w:top w:val="none" w:sz="0" w:space="0" w:color="auto"/>
            <w:left w:val="none" w:sz="0" w:space="0" w:color="auto"/>
            <w:bottom w:val="none" w:sz="0" w:space="0" w:color="auto"/>
            <w:right w:val="none" w:sz="0" w:space="0" w:color="auto"/>
          </w:divBdr>
        </w:div>
        <w:div w:id="1716733685">
          <w:marLeft w:val="640"/>
          <w:marRight w:val="0"/>
          <w:marTop w:val="0"/>
          <w:marBottom w:val="0"/>
          <w:divBdr>
            <w:top w:val="none" w:sz="0" w:space="0" w:color="auto"/>
            <w:left w:val="none" w:sz="0" w:space="0" w:color="auto"/>
            <w:bottom w:val="none" w:sz="0" w:space="0" w:color="auto"/>
            <w:right w:val="none" w:sz="0" w:space="0" w:color="auto"/>
          </w:divBdr>
        </w:div>
        <w:div w:id="1768847854">
          <w:marLeft w:val="640"/>
          <w:marRight w:val="0"/>
          <w:marTop w:val="0"/>
          <w:marBottom w:val="0"/>
          <w:divBdr>
            <w:top w:val="none" w:sz="0" w:space="0" w:color="auto"/>
            <w:left w:val="none" w:sz="0" w:space="0" w:color="auto"/>
            <w:bottom w:val="none" w:sz="0" w:space="0" w:color="auto"/>
            <w:right w:val="none" w:sz="0" w:space="0" w:color="auto"/>
          </w:divBdr>
        </w:div>
        <w:div w:id="1846675257">
          <w:marLeft w:val="640"/>
          <w:marRight w:val="0"/>
          <w:marTop w:val="0"/>
          <w:marBottom w:val="0"/>
          <w:divBdr>
            <w:top w:val="none" w:sz="0" w:space="0" w:color="auto"/>
            <w:left w:val="none" w:sz="0" w:space="0" w:color="auto"/>
            <w:bottom w:val="none" w:sz="0" w:space="0" w:color="auto"/>
            <w:right w:val="none" w:sz="0" w:space="0" w:color="auto"/>
          </w:divBdr>
        </w:div>
        <w:div w:id="1856651227">
          <w:marLeft w:val="640"/>
          <w:marRight w:val="0"/>
          <w:marTop w:val="0"/>
          <w:marBottom w:val="0"/>
          <w:divBdr>
            <w:top w:val="none" w:sz="0" w:space="0" w:color="auto"/>
            <w:left w:val="none" w:sz="0" w:space="0" w:color="auto"/>
            <w:bottom w:val="none" w:sz="0" w:space="0" w:color="auto"/>
            <w:right w:val="none" w:sz="0" w:space="0" w:color="auto"/>
          </w:divBdr>
        </w:div>
        <w:div w:id="1907643260">
          <w:marLeft w:val="640"/>
          <w:marRight w:val="0"/>
          <w:marTop w:val="0"/>
          <w:marBottom w:val="0"/>
          <w:divBdr>
            <w:top w:val="none" w:sz="0" w:space="0" w:color="auto"/>
            <w:left w:val="none" w:sz="0" w:space="0" w:color="auto"/>
            <w:bottom w:val="none" w:sz="0" w:space="0" w:color="auto"/>
            <w:right w:val="none" w:sz="0" w:space="0" w:color="auto"/>
          </w:divBdr>
        </w:div>
        <w:div w:id="1970865589">
          <w:marLeft w:val="640"/>
          <w:marRight w:val="0"/>
          <w:marTop w:val="0"/>
          <w:marBottom w:val="0"/>
          <w:divBdr>
            <w:top w:val="none" w:sz="0" w:space="0" w:color="auto"/>
            <w:left w:val="none" w:sz="0" w:space="0" w:color="auto"/>
            <w:bottom w:val="none" w:sz="0" w:space="0" w:color="auto"/>
            <w:right w:val="none" w:sz="0" w:space="0" w:color="auto"/>
          </w:divBdr>
        </w:div>
        <w:div w:id="1972710370">
          <w:marLeft w:val="640"/>
          <w:marRight w:val="0"/>
          <w:marTop w:val="0"/>
          <w:marBottom w:val="0"/>
          <w:divBdr>
            <w:top w:val="none" w:sz="0" w:space="0" w:color="auto"/>
            <w:left w:val="none" w:sz="0" w:space="0" w:color="auto"/>
            <w:bottom w:val="none" w:sz="0" w:space="0" w:color="auto"/>
            <w:right w:val="none" w:sz="0" w:space="0" w:color="auto"/>
          </w:divBdr>
        </w:div>
        <w:div w:id="1974090169">
          <w:marLeft w:val="640"/>
          <w:marRight w:val="0"/>
          <w:marTop w:val="0"/>
          <w:marBottom w:val="0"/>
          <w:divBdr>
            <w:top w:val="none" w:sz="0" w:space="0" w:color="auto"/>
            <w:left w:val="none" w:sz="0" w:space="0" w:color="auto"/>
            <w:bottom w:val="none" w:sz="0" w:space="0" w:color="auto"/>
            <w:right w:val="none" w:sz="0" w:space="0" w:color="auto"/>
          </w:divBdr>
        </w:div>
        <w:div w:id="2096824364">
          <w:marLeft w:val="640"/>
          <w:marRight w:val="0"/>
          <w:marTop w:val="0"/>
          <w:marBottom w:val="0"/>
          <w:divBdr>
            <w:top w:val="none" w:sz="0" w:space="0" w:color="auto"/>
            <w:left w:val="none" w:sz="0" w:space="0" w:color="auto"/>
            <w:bottom w:val="none" w:sz="0" w:space="0" w:color="auto"/>
            <w:right w:val="none" w:sz="0" w:space="0" w:color="auto"/>
          </w:divBdr>
        </w:div>
        <w:div w:id="2119333296">
          <w:marLeft w:val="640"/>
          <w:marRight w:val="0"/>
          <w:marTop w:val="0"/>
          <w:marBottom w:val="0"/>
          <w:divBdr>
            <w:top w:val="none" w:sz="0" w:space="0" w:color="auto"/>
            <w:left w:val="none" w:sz="0" w:space="0" w:color="auto"/>
            <w:bottom w:val="none" w:sz="0" w:space="0" w:color="auto"/>
            <w:right w:val="none" w:sz="0" w:space="0" w:color="auto"/>
          </w:divBdr>
        </w:div>
      </w:divsChild>
    </w:div>
    <w:div w:id="426079196">
      <w:marLeft w:val="640"/>
      <w:marRight w:val="0"/>
      <w:marTop w:val="0"/>
      <w:marBottom w:val="0"/>
      <w:divBdr>
        <w:top w:val="none" w:sz="0" w:space="0" w:color="auto"/>
        <w:left w:val="none" w:sz="0" w:space="0" w:color="auto"/>
        <w:bottom w:val="none" w:sz="0" w:space="0" w:color="auto"/>
        <w:right w:val="none" w:sz="0" w:space="0" w:color="auto"/>
      </w:divBdr>
    </w:div>
    <w:div w:id="426660943">
      <w:marLeft w:val="0"/>
      <w:marRight w:val="0"/>
      <w:marTop w:val="0"/>
      <w:marBottom w:val="0"/>
      <w:divBdr>
        <w:top w:val="none" w:sz="0" w:space="0" w:color="auto"/>
        <w:left w:val="none" w:sz="0" w:space="0" w:color="auto"/>
        <w:bottom w:val="none" w:sz="0" w:space="0" w:color="auto"/>
        <w:right w:val="none" w:sz="0" w:space="0" w:color="auto"/>
      </w:divBdr>
    </w:div>
    <w:div w:id="426850015">
      <w:marLeft w:val="0"/>
      <w:marRight w:val="0"/>
      <w:marTop w:val="0"/>
      <w:marBottom w:val="0"/>
      <w:divBdr>
        <w:top w:val="none" w:sz="0" w:space="0" w:color="auto"/>
        <w:left w:val="none" w:sz="0" w:space="0" w:color="auto"/>
        <w:bottom w:val="none" w:sz="0" w:space="0" w:color="auto"/>
        <w:right w:val="none" w:sz="0" w:space="0" w:color="auto"/>
      </w:divBdr>
    </w:div>
    <w:div w:id="427047366">
      <w:marLeft w:val="640"/>
      <w:marRight w:val="0"/>
      <w:marTop w:val="0"/>
      <w:marBottom w:val="0"/>
      <w:divBdr>
        <w:top w:val="none" w:sz="0" w:space="0" w:color="auto"/>
        <w:left w:val="none" w:sz="0" w:space="0" w:color="auto"/>
        <w:bottom w:val="none" w:sz="0" w:space="0" w:color="auto"/>
        <w:right w:val="none" w:sz="0" w:space="0" w:color="auto"/>
      </w:divBdr>
    </w:div>
    <w:div w:id="427426923">
      <w:marLeft w:val="0"/>
      <w:marRight w:val="0"/>
      <w:marTop w:val="0"/>
      <w:marBottom w:val="0"/>
      <w:divBdr>
        <w:top w:val="none" w:sz="0" w:space="0" w:color="auto"/>
        <w:left w:val="none" w:sz="0" w:space="0" w:color="auto"/>
        <w:bottom w:val="none" w:sz="0" w:space="0" w:color="auto"/>
        <w:right w:val="none" w:sz="0" w:space="0" w:color="auto"/>
      </w:divBdr>
    </w:div>
    <w:div w:id="429129851">
      <w:marLeft w:val="0"/>
      <w:marRight w:val="0"/>
      <w:marTop w:val="0"/>
      <w:marBottom w:val="0"/>
      <w:divBdr>
        <w:top w:val="none" w:sz="0" w:space="0" w:color="auto"/>
        <w:left w:val="none" w:sz="0" w:space="0" w:color="auto"/>
        <w:bottom w:val="none" w:sz="0" w:space="0" w:color="auto"/>
        <w:right w:val="none" w:sz="0" w:space="0" w:color="auto"/>
      </w:divBdr>
    </w:div>
    <w:div w:id="429660992">
      <w:marLeft w:val="0"/>
      <w:marRight w:val="0"/>
      <w:marTop w:val="0"/>
      <w:marBottom w:val="0"/>
      <w:divBdr>
        <w:top w:val="none" w:sz="0" w:space="0" w:color="auto"/>
        <w:left w:val="none" w:sz="0" w:space="0" w:color="auto"/>
        <w:bottom w:val="none" w:sz="0" w:space="0" w:color="auto"/>
        <w:right w:val="none" w:sz="0" w:space="0" w:color="auto"/>
      </w:divBdr>
    </w:div>
    <w:div w:id="429856245">
      <w:marLeft w:val="640"/>
      <w:marRight w:val="0"/>
      <w:marTop w:val="0"/>
      <w:marBottom w:val="0"/>
      <w:divBdr>
        <w:top w:val="none" w:sz="0" w:space="0" w:color="auto"/>
        <w:left w:val="none" w:sz="0" w:space="0" w:color="auto"/>
        <w:bottom w:val="none" w:sz="0" w:space="0" w:color="auto"/>
        <w:right w:val="none" w:sz="0" w:space="0" w:color="auto"/>
      </w:divBdr>
    </w:div>
    <w:div w:id="433015192">
      <w:marLeft w:val="0"/>
      <w:marRight w:val="0"/>
      <w:marTop w:val="0"/>
      <w:marBottom w:val="0"/>
      <w:divBdr>
        <w:top w:val="none" w:sz="0" w:space="0" w:color="auto"/>
        <w:left w:val="none" w:sz="0" w:space="0" w:color="auto"/>
        <w:bottom w:val="none" w:sz="0" w:space="0" w:color="auto"/>
        <w:right w:val="none" w:sz="0" w:space="0" w:color="auto"/>
      </w:divBdr>
    </w:div>
    <w:div w:id="433208609">
      <w:marLeft w:val="0"/>
      <w:marRight w:val="0"/>
      <w:marTop w:val="0"/>
      <w:marBottom w:val="0"/>
      <w:divBdr>
        <w:top w:val="none" w:sz="0" w:space="0" w:color="auto"/>
        <w:left w:val="none" w:sz="0" w:space="0" w:color="auto"/>
        <w:bottom w:val="none" w:sz="0" w:space="0" w:color="auto"/>
        <w:right w:val="none" w:sz="0" w:space="0" w:color="auto"/>
      </w:divBdr>
      <w:divsChild>
        <w:div w:id="1047531415">
          <w:marLeft w:val="0"/>
          <w:marRight w:val="0"/>
          <w:marTop w:val="0"/>
          <w:marBottom w:val="0"/>
          <w:divBdr>
            <w:top w:val="none" w:sz="0" w:space="0" w:color="auto"/>
            <w:left w:val="none" w:sz="0" w:space="0" w:color="auto"/>
            <w:bottom w:val="none" w:sz="0" w:space="0" w:color="auto"/>
            <w:right w:val="none" w:sz="0" w:space="0" w:color="auto"/>
          </w:divBdr>
          <w:divsChild>
            <w:div w:id="568157486">
              <w:marLeft w:val="0"/>
              <w:marRight w:val="150"/>
              <w:marTop w:val="0"/>
              <w:marBottom w:val="0"/>
              <w:divBdr>
                <w:top w:val="none" w:sz="0" w:space="0" w:color="auto"/>
                <w:left w:val="none" w:sz="0" w:space="0" w:color="auto"/>
                <w:bottom w:val="none" w:sz="0" w:space="0" w:color="auto"/>
                <w:right w:val="none" w:sz="0" w:space="0" w:color="auto"/>
              </w:divBdr>
              <w:divsChild>
                <w:div w:id="21080423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33329977">
      <w:marLeft w:val="0"/>
      <w:marRight w:val="0"/>
      <w:marTop w:val="0"/>
      <w:marBottom w:val="0"/>
      <w:divBdr>
        <w:top w:val="none" w:sz="0" w:space="0" w:color="auto"/>
        <w:left w:val="none" w:sz="0" w:space="0" w:color="auto"/>
        <w:bottom w:val="none" w:sz="0" w:space="0" w:color="auto"/>
        <w:right w:val="none" w:sz="0" w:space="0" w:color="auto"/>
      </w:divBdr>
    </w:div>
    <w:div w:id="433551868">
      <w:marLeft w:val="0"/>
      <w:marRight w:val="0"/>
      <w:marTop w:val="0"/>
      <w:marBottom w:val="0"/>
      <w:divBdr>
        <w:top w:val="none" w:sz="0" w:space="0" w:color="auto"/>
        <w:left w:val="none" w:sz="0" w:space="0" w:color="auto"/>
        <w:bottom w:val="none" w:sz="0" w:space="0" w:color="auto"/>
        <w:right w:val="none" w:sz="0" w:space="0" w:color="auto"/>
      </w:divBdr>
    </w:div>
    <w:div w:id="434594284">
      <w:marLeft w:val="0"/>
      <w:marRight w:val="0"/>
      <w:marTop w:val="0"/>
      <w:marBottom w:val="0"/>
      <w:divBdr>
        <w:top w:val="none" w:sz="0" w:space="0" w:color="auto"/>
        <w:left w:val="none" w:sz="0" w:space="0" w:color="auto"/>
        <w:bottom w:val="none" w:sz="0" w:space="0" w:color="auto"/>
        <w:right w:val="none" w:sz="0" w:space="0" w:color="auto"/>
      </w:divBdr>
    </w:div>
    <w:div w:id="435097518">
      <w:marLeft w:val="640"/>
      <w:marRight w:val="0"/>
      <w:marTop w:val="0"/>
      <w:marBottom w:val="0"/>
      <w:divBdr>
        <w:top w:val="none" w:sz="0" w:space="0" w:color="auto"/>
        <w:left w:val="none" w:sz="0" w:space="0" w:color="auto"/>
        <w:bottom w:val="none" w:sz="0" w:space="0" w:color="auto"/>
        <w:right w:val="none" w:sz="0" w:space="0" w:color="auto"/>
      </w:divBdr>
    </w:div>
    <w:div w:id="435101670">
      <w:marLeft w:val="0"/>
      <w:marRight w:val="0"/>
      <w:marTop w:val="0"/>
      <w:marBottom w:val="0"/>
      <w:divBdr>
        <w:top w:val="none" w:sz="0" w:space="0" w:color="auto"/>
        <w:left w:val="none" w:sz="0" w:space="0" w:color="auto"/>
        <w:bottom w:val="none" w:sz="0" w:space="0" w:color="auto"/>
        <w:right w:val="none" w:sz="0" w:space="0" w:color="auto"/>
      </w:divBdr>
    </w:div>
    <w:div w:id="436826303">
      <w:marLeft w:val="0"/>
      <w:marRight w:val="0"/>
      <w:marTop w:val="0"/>
      <w:marBottom w:val="0"/>
      <w:divBdr>
        <w:top w:val="none" w:sz="0" w:space="0" w:color="auto"/>
        <w:left w:val="none" w:sz="0" w:space="0" w:color="auto"/>
        <w:bottom w:val="none" w:sz="0" w:space="0" w:color="auto"/>
        <w:right w:val="none" w:sz="0" w:space="0" w:color="auto"/>
      </w:divBdr>
    </w:div>
    <w:div w:id="437068385">
      <w:bodyDiv w:val="1"/>
      <w:marLeft w:val="0"/>
      <w:marRight w:val="0"/>
      <w:marTop w:val="0"/>
      <w:marBottom w:val="0"/>
      <w:divBdr>
        <w:top w:val="none" w:sz="0" w:space="0" w:color="auto"/>
        <w:left w:val="none" w:sz="0" w:space="0" w:color="auto"/>
        <w:bottom w:val="none" w:sz="0" w:space="0" w:color="auto"/>
        <w:right w:val="none" w:sz="0" w:space="0" w:color="auto"/>
      </w:divBdr>
      <w:divsChild>
        <w:div w:id="59014285">
          <w:marLeft w:val="640"/>
          <w:marRight w:val="0"/>
          <w:marTop w:val="0"/>
          <w:marBottom w:val="0"/>
          <w:divBdr>
            <w:top w:val="none" w:sz="0" w:space="0" w:color="auto"/>
            <w:left w:val="none" w:sz="0" w:space="0" w:color="auto"/>
            <w:bottom w:val="none" w:sz="0" w:space="0" w:color="auto"/>
            <w:right w:val="none" w:sz="0" w:space="0" w:color="auto"/>
          </w:divBdr>
        </w:div>
        <w:div w:id="213396113">
          <w:marLeft w:val="640"/>
          <w:marRight w:val="0"/>
          <w:marTop w:val="0"/>
          <w:marBottom w:val="0"/>
          <w:divBdr>
            <w:top w:val="none" w:sz="0" w:space="0" w:color="auto"/>
            <w:left w:val="none" w:sz="0" w:space="0" w:color="auto"/>
            <w:bottom w:val="none" w:sz="0" w:space="0" w:color="auto"/>
            <w:right w:val="none" w:sz="0" w:space="0" w:color="auto"/>
          </w:divBdr>
        </w:div>
        <w:div w:id="775902920">
          <w:marLeft w:val="640"/>
          <w:marRight w:val="0"/>
          <w:marTop w:val="0"/>
          <w:marBottom w:val="0"/>
          <w:divBdr>
            <w:top w:val="none" w:sz="0" w:space="0" w:color="auto"/>
            <w:left w:val="none" w:sz="0" w:space="0" w:color="auto"/>
            <w:bottom w:val="none" w:sz="0" w:space="0" w:color="auto"/>
            <w:right w:val="none" w:sz="0" w:space="0" w:color="auto"/>
          </w:divBdr>
        </w:div>
        <w:div w:id="1152797545">
          <w:marLeft w:val="640"/>
          <w:marRight w:val="0"/>
          <w:marTop w:val="0"/>
          <w:marBottom w:val="0"/>
          <w:divBdr>
            <w:top w:val="none" w:sz="0" w:space="0" w:color="auto"/>
            <w:left w:val="none" w:sz="0" w:space="0" w:color="auto"/>
            <w:bottom w:val="none" w:sz="0" w:space="0" w:color="auto"/>
            <w:right w:val="none" w:sz="0" w:space="0" w:color="auto"/>
          </w:divBdr>
        </w:div>
        <w:div w:id="1411123881">
          <w:marLeft w:val="640"/>
          <w:marRight w:val="0"/>
          <w:marTop w:val="0"/>
          <w:marBottom w:val="0"/>
          <w:divBdr>
            <w:top w:val="none" w:sz="0" w:space="0" w:color="auto"/>
            <w:left w:val="none" w:sz="0" w:space="0" w:color="auto"/>
            <w:bottom w:val="none" w:sz="0" w:space="0" w:color="auto"/>
            <w:right w:val="none" w:sz="0" w:space="0" w:color="auto"/>
          </w:divBdr>
        </w:div>
        <w:div w:id="1611156237">
          <w:marLeft w:val="640"/>
          <w:marRight w:val="0"/>
          <w:marTop w:val="0"/>
          <w:marBottom w:val="0"/>
          <w:divBdr>
            <w:top w:val="none" w:sz="0" w:space="0" w:color="auto"/>
            <w:left w:val="none" w:sz="0" w:space="0" w:color="auto"/>
            <w:bottom w:val="none" w:sz="0" w:space="0" w:color="auto"/>
            <w:right w:val="none" w:sz="0" w:space="0" w:color="auto"/>
          </w:divBdr>
        </w:div>
        <w:div w:id="1762488124">
          <w:marLeft w:val="640"/>
          <w:marRight w:val="0"/>
          <w:marTop w:val="0"/>
          <w:marBottom w:val="0"/>
          <w:divBdr>
            <w:top w:val="none" w:sz="0" w:space="0" w:color="auto"/>
            <w:left w:val="none" w:sz="0" w:space="0" w:color="auto"/>
            <w:bottom w:val="none" w:sz="0" w:space="0" w:color="auto"/>
            <w:right w:val="none" w:sz="0" w:space="0" w:color="auto"/>
          </w:divBdr>
        </w:div>
        <w:div w:id="1837457264">
          <w:marLeft w:val="640"/>
          <w:marRight w:val="0"/>
          <w:marTop w:val="0"/>
          <w:marBottom w:val="0"/>
          <w:divBdr>
            <w:top w:val="none" w:sz="0" w:space="0" w:color="auto"/>
            <w:left w:val="none" w:sz="0" w:space="0" w:color="auto"/>
            <w:bottom w:val="none" w:sz="0" w:space="0" w:color="auto"/>
            <w:right w:val="none" w:sz="0" w:space="0" w:color="auto"/>
          </w:divBdr>
        </w:div>
      </w:divsChild>
    </w:div>
    <w:div w:id="438065462">
      <w:marLeft w:val="0"/>
      <w:marRight w:val="0"/>
      <w:marTop w:val="0"/>
      <w:marBottom w:val="0"/>
      <w:divBdr>
        <w:top w:val="none" w:sz="0" w:space="0" w:color="auto"/>
        <w:left w:val="none" w:sz="0" w:space="0" w:color="auto"/>
        <w:bottom w:val="none" w:sz="0" w:space="0" w:color="auto"/>
        <w:right w:val="none" w:sz="0" w:space="0" w:color="auto"/>
      </w:divBdr>
    </w:div>
    <w:div w:id="438067917">
      <w:marLeft w:val="0"/>
      <w:marRight w:val="0"/>
      <w:marTop w:val="0"/>
      <w:marBottom w:val="0"/>
      <w:divBdr>
        <w:top w:val="none" w:sz="0" w:space="0" w:color="auto"/>
        <w:left w:val="none" w:sz="0" w:space="0" w:color="auto"/>
        <w:bottom w:val="none" w:sz="0" w:space="0" w:color="auto"/>
        <w:right w:val="none" w:sz="0" w:space="0" w:color="auto"/>
      </w:divBdr>
    </w:div>
    <w:div w:id="439254335">
      <w:marLeft w:val="0"/>
      <w:marRight w:val="0"/>
      <w:marTop w:val="0"/>
      <w:marBottom w:val="0"/>
      <w:divBdr>
        <w:top w:val="none" w:sz="0" w:space="0" w:color="auto"/>
        <w:left w:val="none" w:sz="0" w:space="0" w:color="auto"/>
        <w:bottom w:val="none" w:sz="0" w:space="0" w:color="auto"/>
        <w:right w:val="none" w:sz="0" w:space="0" w:color="auto"/>
      </w:divBdr>
    </w:div>
    <w:div w:id="439567155">
      <w:bodyDiv w:val="1"/>
      <w:marLeft w:val="0"/>
      <w:marRight w:val="0"/>
      <w:marTop w:val="0"/>
      <w:marBottom w:val="0"/>
      <w:divBdr>
        <w:top w:val="none" w:sz="0" w:space="0" w:color="auto"/>
        <w:left w:val="none" w:sz="0" w:space="0" w:color="auto"/>
        <w:bottom w:val="none" w:sz="0" w:space="0" w:color="auto"/>
        <w:right w:val="none" w:sz="0" w:space="0" w:color="auto"/>
      </w:divBdr>
    </w:div>
    <w:div w:id="439764888">
      <w:marLeft w:val="640"/>
      <w:marRight w:val="0"/>
      <w:marTop w:val="0"/>
      <w:marBottom w:val="0"/>
      <w:divBdr>
        <w:top w:val="none" w:sz="0" w:space="0" w:color="auto"/>
        <w:left w:val="none" w:sz="0" w:space="0" w:color="auto"/>
        <w:bottom w:val="none" w:sz="0" w:space="0" w:color="auto"/>
        <w:right w:val="none" w:sz="0" w:space="0" w:color="auto"/>
      </w:divBdr>
    </w:div>
    <w:div w:id="442304589">
      <w:marLeft w:val="0"/>
      <w:marRight w:val="0"/>
      <w:marTop w:val="0"/>
      <w:marBottom w:val="0"/>
      <w:divBdr>
        <w:top w:val="none" w:sz="0" w:space="0" w:color="auto"/>
        <w:left w:val="none" w:sz="0" w:space="0" w:color="auto"/>
        <w:bottom w:val="none" w:sz="0" w:space="0" w:color="auto"/>
        <w:right w:val="none" w:sz="0" w:space="0" w:color="auto"/>
      </w:divBdr>
    </w:div>
    <w:div w:id="442504613">
      <w:marLeft w:val="0"/>
      <w:marRight w:val="0"/>
      <w:marTop w:val="0"/>
      <w:marBottom w:val="0"/>
      <w:divBdr>
        <w:top w:val="none" w:sz="0" w:space="0" w:color="auto"/>
        <w:left w:val="none" w:sz="0" w:space="0" w:color="auto"/>
        <w:bottom w:val="none" w:sz="0" w:space="0" w:color="auto"/>
        <w:right w:val="none" w:sz="0" w:space="0" w:color="auto"/>
      </w:divBdr>
    </w:div>
    <w:div w:id="442697762">
      <w:bodyDiv w:val="1"/>
      <w:marLeft w:val="0"/>
      <w:marRight w:val="0"/>
      <w:marTop w:val="0"/>
      <w:marBottom w:val="0"/>
      <w:divBdr>
        <w:top w:val="none" w:sz="0" w:space="0" w:color="auto"/>
        <w:left w:val="none" w:sz="0" w:space="0" w:color="auto"/>
        <w:bottom w:val="none" w:sz="0" w:space="0" w:color="auto"/>
        <w:right w:val="none" w:sz="0" w:space="0" w:color="auto"/>
      </w:divBdr>
    </w:div>
    <w:div w:id="444276645">
      <w:marLeft w:val="0"/>
      <w:marRight w:val="0"/>
      <w:marTop w:val="0"/>
      <w:marBottom w:val="0"/>
      <w:divBdr>
        <w:top w:val="none" w:sz="0" w:space="0" w:color="auto"/>
        <w:left w:val="none" w:sz="0" w:space="0" w:color="auto"/>
        <w:bottom w:val="none" w:sz="0" w:space="0" w:color="auto"/>
        <w:right w:val="none" w:sz="0" w:space="0" w:color="auto"/>
      </w:divBdr>
    </w:div>
    <w:div w:id="444470712">
      <w:marLeft w:val="0"/>
      <w:marRight w:val="0"/>
      <w:marTop w:val="0"/>
      <w:marBottom w:val="0"/>
      <w:divBdr>
        <w:top w:val="none" w:sz="0" w:space="0" w:color="auto"/>
        <w:left w:val="none" w:sz="0" w:space="0" w:color="auto"/>
        <w:bottom w:val="none" w:sz="0" w:space="0" w:color="auto"/>
        <w:right w:val="none" w:sz="0" w:space="0" w:color="auto"/>
      </w:divBdr>
    </w:div>
    <w:div w:id="444615024">
      <w:marLeft w:val="640"/>
      <w:marRight w:val="0"/>
      <w:marTop w:val="0"/>
      <w:marBottom w:val="0"/>
      <w:divBdr>
        <w:top w:val="none" w:sz="0" w:space="0" w:color="auto"/>
        <w:left w:val="none" w:sz="0" w:space="0" w:color="auto"/>
        <w:bottom w:val="none" w:sz="0" w:space="0" w:color="auto"/>
        <w:right w:val="none" w:sz="0" w:space="0" w:color="auto"/>
      </w:divBdr>
    </w:div>
    <w:div w:id="444932674">
      <w:bodyDiv w:val="1"/>
      <w:marLeft w:val="0"/>
      <w:marRight w:val="0"/>
      <w:marTop w:val="0"/>
      <w:marBottom w:val="0"/>
      <w:divBdr>
        <w:top w:val="none" w:sz="0" w:space="0" w:color="auto"/>
        <w:left w:val="none" w:sz="0" w:space="0" w:color="auto"/>
        <w:bottom w:val="none" w:sz="0" w:space="0" w:color="auto"/>
        <w:right w:val="none" w:sz="0" w:space="0" w:color="auto"/>
      </w:divBdr>
      <w:divsChild>
        <w:div w:id="310713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654690">
      <w:marLeft w:val="0"/>
      <w:marRight w:val="150"/>
      <w:marTop w:val="0"/>
      <w:marBottom w:val="0"/>
      <w:divBdr>
        <w:top w:val="none" w:sz="0" w:space="0" w:color="auto"/>
        <w:left w:val="none" w:sz="0" w:space="0" w:color="auto"/>
        <w:bottom w:val="none" w:sz="0" w:space="0" w:color="auto"/>
        <w:right w:val="none" w:sz="0" w:space="0" w:color="auto"/>
      </w:divBdr>
      <w:divsChild>
        <w:div w:id="980428857">
          <w:marLeft w:val="0"/>
          <w:marRight w:val="150"/>
          <w:marTop w:val="0"/>
          <w:marBottom w:val="0"/>
          <w:divBdr>
            <w:top w:val="none" w:sz="0" w:space="0" w:color="auto"/>
            <w:left w:val="none" w:sz="0" w:space="0" w:color="auto"/>
            <w:bottom w:val="none" w:sz="0" w:space="0" w:color="auto"/>
            <w:right w:val="none" w:sz="0" w:space="0" w:color="auto"/>
          </w:divBdr>
        </w:div>
      </w:divsChild>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7624333">
      <w:marLeft w:val="0"/>
      <w:marRight w:val="0"/>
      <w:marTop w:val="0"/>
      <w:marBottom w:val="0"/>
      <w:divBdr>
        <w:top w:val="none" w:sz="0" w:space="0" w:color="auto"/>
        <w:left w:val="none" w:sz="0" w:space="0" w:color="auto"/>
        <w:bottom w:val="none" w:sz="0" w:space="0" w:color="auto"/>
        <w:right w:val="none" w:sz="0" w:space="0" w:color="auto"/>
      </w:divBdr>
    </w:div>
    <w:div w:id="449012590">
      <w:bodyDiv w:val="1"/>
      <w:marLeft w:val="0"/>
      <w:marRight w:val="0"/>
      <w:marTop w:val="0"/>
      <w:marBottom w:val="0"/>
      <w:divBdr>
        <w:top w:val="none" w:sz="0" w:space="0" w:color="auto"/>
        <w:left w:val="none" w:sz="0" w:space="0" w:color="auto"/>
        <w:bottom w:val="none" w:sz="0" w:space="0" w:color="auto"/>
        <w:right w:val="none" w:sz="0" w:space="0" w:color="auto"/>
      </w:divBdr>
    </w:div>
    <w:div w:id="449519893">
      <w:bodyDiv w:val="1"/>
      <w:marLeft w:val="0"/>
      <w:marRight w:val="0"/>
      <w:marTop w:val="0"/>
      <w:marBottom w:val="0"/>
      <w:divBdr>
        <w:top w:val="none" w:sz="0" w:space="0" w:color="auto"/>
        <w:left w:val="none" w:sz="0" w:space="0" w:color="auto"/>
        <w:bottom w:val="none" w:sz="0" w:space="0" w:color="auto"/>
        <w:right w:val="none" w:sz="0" w:space="0" w:color="auto"/>
      </w:divBdr>
      <w:divsChild>
        <w:div w:id="97710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511237">
      <w:bodyDiv w:val="1"/>
      <w:marLeft w:val="0"/>
      <w:marRight w:val="0"/>
      <w:marTop w:val="0"/>
      <w:marBottom w:val="0"/>
      <w:divBdr>
        <w:top w:val="none" w:sz="0" w:space="0" w:color="auto"/>
        <w:left w:val="none" w:sz="0" w:space="0" w:color="auto"/>
        <w:bottom w:val="none" w:sz="0" w:space="0" w:color="auto"/>
        <w:right w:val="none" w:sz="0" w:space="0" w:color="auto"/>
      </w:divBdr>
      <w:divsChild>
        <w:div w:id="19650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35211">
      <w:bodyDiv w:val="1"/>
      <w:marLeft w:val="0"/>
      <w:marRight w:val="0"/>
      <w:marTop w:val="0"/>
      <w:marBottom w:val="0"/>
      <w:divBdr>
        <w:top w:val="none" w:sz="0" w:space="0" w:color="auto"/>
        <w:left w:val="none" w:sz="0" w:space="0" w:color="auto"/>
        <w:bottom w:val="none" w:sz="0" w:space="0" w:color="auto"/>
        <w:right w:val="none" w:sz="0" w:space="0" w:color="auto"/>
      </w:divBdr>
      <w:divsChild>
        <w:div w:id="1062604685">
          <w:marLeft w:val="0"/>
          <w:marRight w:val="0"/>
          <w:marTop w:val="120"/>
          <w:marBottom w:val="120"/>
          <w:divBdr>
            <w:top w:val="none" w:sz="0" w:space="0" w:color="auto"/>
            <w:left w:val="none" w:sz="0" w:space="0" w:color="auto"/>
            <w:bottom w:val="none" w:sz="0" w:space="0" w:color="auto"/>
            <w:right w:val="none" w:sz="0" w:space="0" w:color="auto"/>
          </w:divBdr>
        </w:div>
      </w:divsChild>
    </w:div>
    <w:div w:id="453836981">
      <w:marLeft w:val="640"/>
      <w:marRight w:val="0"/>
      <w:marTop w:val="0"/>
      <w:marBottom w:val="0"/>
      <w:divBdr>
        <w:top w:val="none" w:sz="0" w:space="0" w:color="auto"/>
        <w:left w:val="none" w:sz="0" w:space="0" w:color="auto"/>
        <w:bottom w:val="none" w:sz="0" w:space="0" w:color="auto"/>
        <w:right w:val="none" w:sz="0" w:space="0" w:color="auto"/>
      </w:divBdr>
    </w:div>
    <w:div w:id="454712164">
      <w:marLeft w:val="0"/>
      <w:marRight w:val="0"/>
      <w:marTop w:val="0"/>
      <w:marBottom w:val="0"/>
      <w:divBdr>
        <w:top w:val="none" w:sz="0" w:space="0" w:color="auto"/>
        <w:left w:val="none" w:sz="0" w:space="0" w:color="auto"/>
        <w:bottom w:val="none" w:sz="0" w:space="0" w:color="auto"/>
        <w:right w:val="none" w:sz="0" w:space="0" w:color="auto"/>
      </w:divBdr>
    </w:div>
    <w:div w:id="454786878">
      <w:marLeft w:val="640"/>
      <w:marRight w:val="0"/>
      <w:marTop w:val="0"/>
      <w:marBottom w:val="0"/>
      <w:divBdr>
        <w:top w:val="none" w:sz="0" w:space="0" w:color="auto"/>
        <w:left w:val="none" w:sz="0" w:space="0" w:color="auto"/>
        <w:bottom w:val="none" w:sz="0" w:space="0" w:color="auto"/>
        <w:right w:val="none" w:sz="0" w:space="0" w:color="auto"/>
      </w:divBdr>
    </w:div>
    <w:div w:id="456605571">
      <w:marLeft w:val="0"/>
      <w:marRight w:val="0"/>
      <w:marTop w:val="0"/>
      <w:marBottom w:val="0"/>
      <w:divBdr>
        <w:top w:val="none" w:sz="0" w:space="0" w:color="auto"/>
        <w:left w:val="none" w:sz="0" w:space="0" w:color="auto"/>
        <w:bottom w:val="none" w:sz="0" w:space="0" w:color="auto"/>
        <w:right w:val="none" w:sz="0" w:space="0" w:color="auto"/>
      </w:divBdr>
    </w:div>
    <w:div w:id="458031314">
      <w:marLeft w:val="0"/>
      <w:marRight w:val="0"/>
      <w:marTop w:val="0"/>
      <w:marBottom w:val="0"/>
      <w:divBdr>
        <w:top w:val="none" w:sz="0" w:space="0" w:color="auto"/>
        <w:left w:val="none" w:sz="0" w:space="0" w:color="auto"/>
        <w:bottom w:val="none" w:sz="0" w:space="0" w:color="auto"/>
        <w:right w:val="none" w:sz="0" w:space="0" w:color="auto"/>
      </w:divBdr>
    </w:div>
    <w:div w:id="458455473">
      <w:bodyDiv w:val="1"/>
      <w:marLeft w:val="0"/>
      <w:marRight w:val="0"/>
      <w:marTop w:val="0"/>
      <w:marBottom w:val="0"/>
      <w:divBdr>
        <w:top w:val="none" w:sz="0" w:space="0" w:color="auto"/>
        <w:left w:val="none" w:sz="0" w:space="0" w:color="auto"/>
        <w:bottom w:val="none" w:sz="0" w:space="0" w:color="auto"/>
        <w:right w:val="none" w:sz="0" w:space="0" w:color="auto"/>
      </w:divBdr>
      <w:divsChild>
        <w:div w:id="140753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644904">
      <w:marLeft w:val="0"/>
      <w:marRight w:val="0"/>
      <w:marTop w:val="0"/>
      <w:marBottom w:val="0"/>
      <w:divBdr>
        <w:top w:val="none" w:sz="0" w:space="0" w:color="auto"/>
        <w:left w:val="none" w:sz="0" w:space="0" w:color="auto"/>
        <w:bottom w:val="none" w:sz="0" w:space="0" w:color="auto"/>
        <w:right w:val="none" w:sz="0" w:space="0" w:color="auto"/>
      </w:divBdr>
    </w:div>
    <w:div w:id="459148997">
      <w:marLeft w:val="0"/>
      <w:marRight w:val="0"/>
      <w:marTop w:val="0"/>
      <w:marBottom w:val="0"/>
      <w:divBdr>
        <w:top w:val="none" w:sz="0" w:space="0" w:color="auto"/>
        <w:left w:val="none" w:sz="0" w:space="0" w:color="auto"/>
        <w:bottom w:val="none" w:sz="0" w:space="0" w:color="auto"/>
        <w:right w:val="none" w:sz="0" w:space="0" w:color="auto"/>
      </w:divBdr>
    </w:div>
    <w:div w:id="460073729">
      <w:marLeft w:val="0"/>
      <w:marRight w:val="0"/>
      <w:marTop w:val="0"/>
      <w:marBottom w:val="0"/>
      <w:divBdr>
        <w:top w:val="none" w:sz="0" w:space="0" w:color="auto"/>
        <w:left w:val="none" w:sz="0" w:space="0" w:color="auto"/>
        <w:bottom w:val="none" w:sz="0" w:space="0" w:color="auto"/>
        <w:right w:val="none" w:sz="0" w:space="0" w:color="auto"/>
      </w:divBdr>
    </w:div>
    <w:div w:id="460075462">
      <w:marLeft w:val="0"/>
      <w:marRight w:val="0"/>
      <w:marTop w:val="0"/>
      <w:marBottom w:val="0"/>
      <w:divBdr>
        <w:top w:val="none" w:sz="0" w:space="0" w:color="auto"/>
        <w:left w:val="none" w:sz="0" w:space="0" w:color="auto"/>
        <w:bottom w:val="none" w:sz="0" w:space="0" w:color="auto"/>
        <w:right w:val="none" w:sz="0" w:space="0" w:color="auto"/>
      </w:divBdr>
    </w:div>
    <w:div w:id="460658145">
      <w:bodyDiv w:val="1"/>
      <w:marLeft w:val="0"/>
      <w:marRight w:val="0"/>
      <w:marTop w:val="0"/>
      <w:marBottom w:val="0"/>
      <w:divBdr>
        <w:top w:val="none" w:sz="0" w:space="0" w:color="auto"/>
        <w:left w:val="none" w:sz="0" w:space="0" w:color="auto"/>
        <w:bottom w:val="none" w:sz="0" w:space="0" w:color="auto"/>
        <w:right w:val="none" w:sz="0" w:space="0" w:color="auto"/>
      </w:divBdr>
      <w:divsChild>
        <w:div w:id="417138592">
          <w:marLeft w:val="0"/>
          <w:marRight w:val="0"/>
          <w:marTop w:val="0"/>
          <w:marBottom w:val="0"/>
          <w:divBdr>
            <w:top w:val="none" w:sz="0" w:space="0" w:color="auto"/>
            <w:left w:val="none" w:sz="0" w:space="0" w:color="auto"/>
            <w:bottom w:val="none" w:sz="0" w:space="0" w:color="auto"/>
            <w:right w:val="none" w:sz="0" w:space="0" w:color="auto"/>
          </w:divBdr>
          <w:divsChild>
            <w:div w:id="325592888">
              <w:marLeft w:val="0"/>
              <w:marRight w:val="0"/>
              <w:marTop w:val="0"/>
              <w:marBottom w:val="0"/>
              <w:divBdr>
                <w:top w:val="none" w:sz="0" w:space="0" w:color="auto"/>
                <w:left w:val="none" w:sz="0" w:space="0" w:color="auto"/>
                <w:bottom w:val="none" w:sz="0" w:space="0" w:color="auto"/>
                <w:right w:val="none" w:sz="0" w:space="0" w:color="auto"/>
              </w:divBdr>
              <w:divsChild>
                <w:div w:id="2138985752">
                  <w:marLeft w:val="0"/>
                  <w:marRight w:val="0"/>
                  <w:marTop w:val="0"/>
                  <w:marBottom w:val="0"/>
                  <w:divBdr>
                    <w:top w:val="none" w:sz="0" w:space="0" w:color="auto"/>
                    <w:left w:val="none" w:sz="0" w:space="0" w:color="auto"/>
                    <w:bottom w:val="none" w:sz="0" w:space="0" w:color="auto"/>
                    <w:right w:val="none" w:sz="0" w:space="0" w:color="auto"/>
                  </w:divBdr>
                  <w:divsChild>
                    <w:div w:id="1808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26975">
      <w:marLeft w:val="0"/>
      <w:marRight w:val="0"/>
      <w:marTop w:val="0"/>
      <w:marBottom w:val="0"/>
      <w:divBdr>
        <w:top w:val="none" w:sz="0" w:space="0" w:color="auto"/>
        <w:left w:val="none" w:sz="0" w:space="0" w:color="auto"/>
        <w:bottom w:val="none" w:sz="0" w:space="0" w:color="auto"/>
        <w:right w:val="none" w:sz="0" w:space="0" w:color="auto"/>
      </w:divBdr>
    </w:div>
    <w:div w:id="462187960">
      <w:marLeft w:val="0"/>
      <w:marRight w:val="0"/>
      <w:marTop w:val="0"/>
      <w:marBottom w:val="0"/>
      <w:divBdr>
        <w:top w:val="none" w:sz="0" w:space="0" w:color="auto"/>
        <w:left w:val="none" w:sz="0" w:space="0" w:color="auto"/>
        <w:bottom w:val="none" w:sz="0" w:space="0" w:color="auto"/>
        <w:right w:val="none" w:sz="0" w:space="0" w:color="auto"/>
      </w:divBdr>
    </w:div>
    <w:div w:id="463154809">
      <w:marLeft w:val="0"/>
      <w:marRight w:val="0"/>
      <w:marTop w:val="0"/>
      <w:marBottom w:val="0"/>
      <w:divBdr>
        <w:top w:val="none" w:sz="0" w:space="0" w:color="auto"/>
        <w:left w:val="none" w:sz="0" w:space="0" w:color="auto"/>
        <w:bottom w:val="none" w:sz="0" w:space="0" w:color="auto"/>
        <w:right w:val="none" w:sz="0" w:space="0" w:color="auto"/>
      </w:divBdr>
    </w:div>
    <w:div w:id="463277396">
      <w:marLeft w:val="0"/>
      <w:marRight w:val="0"/>
      <w:marTop w:val="0"/>
      <w:marBottom w:val="0"/>
      <w:divBdr>
        <w:top w:val="none" w:sz="0" w:space="0" w:color="auto"/>
        <w:left w:val="none" w:sz="0" w:space="0" w:color="auto"/>
        <w:bottom w:val="none" w:sz="0" w:space="0" w:color="auto"/>
        <w:right w:val="none" w:sz="0" w:space="0" w:color="auto"/>
      </w:divBdr>
    </w:div>
    <w:div w:id="463503048">
      <w:marLeft w:val="0"/>
      <w:marRight w:val="0"/>
      <w:marTop w:val="0"/>
      <w:marBottom w:val="0"/>
      <w:divBdr>
        <w:top w:val="none" w:sz="0" w:space="0" w:color="auto"/>
        <w:left w:val="none" w:sz="0" w:space="0" w:color="auto"/>
        <w:bottom w:val="none" w:sz="0" w:space="0" w:color="auto"/>
        <w:right w:val="none" w:sz="0" w:space="0" w:color="auto"/>
      </w:divBdr>
    </w:div>
    <w:div w:id="463887618">
      <w:marLeft w:val="0"/>
      <w:marRight w:val="0"/>
      <w:marTop w:val="0"/>
      <w:marBottom w:val="0"/>
      <w:divBdr>
        <w:top w:val="none" w:sz="0" w:space="0" w:color="auto"/>
        <w:left w:val="none" w:sz="0" w:space="0" w:color="auto"/>
        <w:bottom w:val="none" w:sz="0" w:space="0" w:color="auto"/>
        <w:right w:val="none" w:sz="0" w:space="0" w:color="auto"/>
      </w:divBdr>
    </w:div>
    <w:div w:id="464081753">
      <w:marLeft w:val="0"/>
      <w:marRight w:val="150"/>
      <w:marTop w:val="0"/>
      <w:marBottom w:val="0"/>
      <w:divBdr>
        <w:top w:val="none" w:sz="0" w:space="0" w:color="auto"/>
        <w:left w:val="none" w:sz="0" w:space="0" w:color="auto"/>
        <w:bottom w:val="none" w:sz="0" w:space="0" w:color="auto"/>
        <w:right w:val="none" w:sz="0" w:space="0" w:color="auto"/>
      </w:divBdr>
      <w:divsChild>
        <w:div w:id="1083717540">
          <w:marLeft w:val="0"/>
          <w:marRight w:val="150"/>
          <w:marTop w:val="0"/>
          <w:marBottom w:val="0"/>
          <w:divBdr>
            <w:top w:val="none" w:sz="0" w:space="0" w:color="auto"/>
            <w:left w:val="none" w:sz="0" w:space="0" w:color="auto"/>
            <w:bottom w:val="none" w:sz="0" w:space="0" w:color="auto"/>
            <w:right w:val="none" w:sz="0" w:space="0" w:color="auto"/>
          </w:divBdr>
        </w:div>
      </w:divsChild>
    </w:div>
    <w:div w:id="464589650">
      <w:marLeft w:val="0"/>
      <w:marRight w:val="0"/>
      <w:marTop w:val="0"/>
      <w:marBottom w:val="0"/>
      <w:divBdr>
        <w:top w:val="none" w:sz="0" w:space="0" w:color="auto"/>
        <w:left w:val="none" w:sz="0" w:space="0" w:color="auto"/>
        <w:bottom w:val="none" w:sz="0" w:space="0" w:color="auto"/>
        <w:right w:val="none" w:sz="0" w:space="0" w:color="auto"/>
      </w:divBdr>
    </w:div>
    <w:div w:id="464738490">
      <w:marLeft w:val="640"/>
      <w:marRight w:val="0"/>
      <w:marTop w:val="0"/>
      <w:marBottom w:val="0"/>
      <w:divBdr>
        <w:top w:val="none" w:sz="0" w:space="0" w:color="auto"/>
        <w:left w:val="none" w:sz="0" w:space="0" w:color="auto"/>
        <w:bottom w:val="none" w:sz="0" w:space="0" w:color="auto"/>
        <w:right w:val="none" w:sz="0" w:space="0" w:color="auto"/>
      </w:divBdr>
    </w:div>
    <w:div w:id="465045912">
      <w:marLeft w:val="640"/>
      <w:marRight w:val="0"/>
      <w:marTop w:val="0"/>
      <w:marBottom w:val="0"/>
      <w:divBdr>
        <w:top w:val="none" w:sz="0" w:space="0" w:color="auto"/>
        <w:left w:val="none" w:sz="0" w:space="0" w:color="auto"/>
        <w:bottom w:val="none" w:sz="0" w:space="0" w:color="auto"/>
        <w:right w:val="none" w:sz="0" w:space="0" w:color="auto"/>
      </w:divBdr>
    </w:div>
    <w:div w:id="465665935">
      <w:marLeft w:val="0"/>
      <w:marRight w:val="0"/>
      <w:marTop w:val="0"/>
      <w:marBottom w:val="0"/>
      <w:divBdr>
        <w:top w:val="none" w:sz="0" w:space="0" w:color="auto"/>
        <w:left w:val="none" w:sz="0" w:space="0" w:color="auto"/>
        <w:bottom w:val="none" w:sz="0" w:space="0" w:color="auto"/>
        <w:right w:val="none" w:sz="0" w:space="0" w:color="auto"/>
      </w:divBdr>
    </w:div>
    <w:div w:id="466512088">
      <w:marLeft w:val="640"/>
      <w:marRight w:val="0"/>
      <w:marTop w:val="0"/>
      <w:marBottom w:val="0"/>
      <w:divBdr>
        <w:top w:val="none" w:sz="0" w:space="0" w:color="auto"/>
        <w:left w:val="none" w:sz="0" w:space="0" w:color="auto"/>
        <w:bottom w:val="none" w:sz="0" w:space="0" w:color="auto"/>
        <w:right w:val="none" w:sz="0" w:space="0" w:color="auto"/>
      </w:divBdr>
    </w:div>
    <w:div w:id="468666709">
      <w:marLeft w:val="0"/>
      <w:marRight w:val="0"/>
      <w:marTop w:val="0"/>
      <w:marBottom w:val="0"/>
      <w:divBdr>
        <w:top w:val="none" w:sz="0" w:space="0" w:color="auto"/>
        <w:left w:val="none" w:sz="0" w:space="0" w:color="auto"/>
        <w:bottom w:val="none" w:sz="0" w:space="0" w:color="auto"/>
        <w:right w:val="none" w:sz="0" w:space="0" w:color="auto"/>
      </w:divBdr>
    </w:div>
    <w:div w:id="469708858">
      <w:marLeft w:val="640"/>
      <w:marRight w:val="0"/>
      <w:marTop w:val="0"/>
      <w:marBottom w:val="0"/>
      <w:divBdr>
        <w:top w:val="none" w:sz="0" w:space="0" w:color="auto"/>
        <w:left w:val="none" w:sz="0" w:space="0" w:color="auto"/>
        <w:bottom w:val="none" w:sz="0" w:space="0" w:color="auto"/>
        <w:right w:val="none" w:sz="0" w:space="0" w:color="auto"/>
      </w:divBdr>
    </w:div>
    <w:div w:id="470831682">
      <w:marLeft w:val="640"/>
      <w:marRight w:val="0"/>
      <w:marTop w:val="0"/>
      <w:marBottom w:val="0"/>
      <w:divBdr>
        <w:top w:val="none" w:sz="0" w:space="0" w:color="auto"/>
        <w:left w:val="none" w:sz="0" w:space="0" w:color="auto"/>
        <w:bottom w:val="none" w:sz="0" w:space="0" w:color="auto"/>
        <w:right w:val="none" w:sz="0" w:space="0" w:color="auto"/>
      </w:divBdr>
    </w:div>
    <w:div w:id="471336653">
      <w:marLeft w:val="0"/>
      <w:marRight w:val="0"/>
      <w:marTop w:val="0"/>
      <w:marBottom w:val="0"/>
      <w:divBdr>
        <w:top w:val="none" w:sz="0" w:space="0" w:color="auto"/>
        <w:left w:val="none" w:sz="0" w:space="0" w:color="auto"/>
        <w:bottom w:val="none" w:sz="0" w:space="0" w:color="auto"/>
        <w:right w:val="none" w:sz="0" w:space="0" w:color="auto"/>
      </w:divBdr>
    </w:div>
    <w:div w:id="471564235">
      <w:marLeft w:val="0"/>
      <w:marRight w:val="0"/>
      <w:marTop w:val="0"/>
      <w:marBottom w:val="0"/>
      <w:divBdr>
        <w:top w:val="none" w:sz="0" w:space="0" w:color="auto"/>
        <w:left w:val="none" w:sz="0" w:space="0" w:color="auto"/>
        <w:bottom w:val="none" w:sz="0" w:space="0" w:color="auto"/>
        <w:right w:val="none" w:sz="0" w:space="0" w:color="auto"/>
      </w:divBdr>
    </w:div>
    <w:div w:id="472262193">
      <w:marLeft w:val="640"/>
      <w:marRight w:val="0"/>
      <w:marTop w:val="0"/>
      <w:marBottom w:val="0"/>
      <w:divBdr>
        <w:top w:val="none" w:sz="0" w:space="0" w:color="auto"/>
        <w:left w:val="none" w:sz="0" w:space="0" w:color="auto"/>
        <w:bottom w:val="none" w:sz="0" w:space="0" w:color="auto"/>
        <w:right w:val="none" w:sz="0" w:space="0" w:color="auto"/>
      </w:divBdr>
    </w:div>
    <w:div w:id="472530678">
      <w:marLeft w:val="640"/>
      <w:marRight w:val="0"/>
      <w:marTop w:val="0"/>
      <w:marBottom w:val="0"/>
      <w:divBdr>
        <w:top w:val="none" w:sz="0" w:space="0" w:color="auto"/>
        <w:left w:val="none" w:sz="0" w:space="0" w:color="auto"/>
        <w:bottom w:val="none" w:sz="0" w:space="0" w:color="auto"/>
        <w:right w:val="none" w:sz="0" w:space="0" w:color="auto"/>
      </w:divBdr>
    </w:div>
    <w:div w:id="472799749">
      <w:bodyDiv w:val="1"/>
      <w:marLeft w:val="0"/>
      <w:marRight w:val="0"/>
      <w:marTop w:val="0"/>
      <w:marBottom w:val="0"/>
      <w:divBdr>
        <w:top w:val="none" w:sz="0" w:space="0" w:color="auto"/>
        <w:left w:val="none" w:sz="0" w:space="0" w:color="auto"/>
        <w:bottom w:val="none" w:sz="0" w:space="0" w:color="auto"/>
        <w:right w:val="none" w:sz="0" w:space="0" w:color="auto"/>
      </w:divBdr>
      <w:divsChild>
        <w:div w:id="55664650">
          <w:marLeft w:val="640"/>
          <w:marRight w:val="0"/>
          <w:marTop w:val="0"/>
          <w:marBottom w:val="0"/>
          <w:divBdr>
            <w:top w:val="none" w:sz="0" w:space="0" w:color="auto"/>
            <w:left w:val="none" w:sz="0" w:space="0" w:color="auto"/>
            <w:bottom w:val="none" w:sz="0" w:space="0" w:color="auto"/>
            <w:right w:val="none" w:sz="0" w:space="0" w:color="auto"/>
          </w:divBdr>
        </w:div>
        <w:div w:id="716776332">
          <w:marLeft w:val="640"/>
          <w:marRight w:val="0"/>
          <w:marTop w:val="0"/>
          <w:marBottom w:val="0"/>
          <w:divBdr>
            <w:top w:val="none" w:sz="0" w:space="0" w:color="auto"/>
            <w:left w:val="none" w:sz="0" w:space="0" w:color="auto"/>
            <w:bottom w:val="none" w:sz="0" w:space="0" w:color="auto"/>
            <w:right w:val="none" w:sz="0" w:space="0" w:color="auto"/>
          </w:divBdr>
        </w:div>
        <w:div w:id="1085541083">
          <w:marLeft w:val="640"/>
          <w:marRight w:val="0"/>
          <w:marTop w:val="0"/>
          <w:marBottom w:val="0"/>
          <w:divBdr>
            <w:top w:val="none" w:sz="0" w:space="0" w:color="auto"/>
            <w:left w:val="none" w:sz="0" w:space="0" w:color="auto"/>
            <w:bottom w:val="none" w:sz="0" w:space="0" w:color="auto"/>
            <w:right w:val="none" w:sz="0" w:space="0" w:color="auto"/>
          </w:divBdr>
        </w:div>
        <w:div w:id="1303389632">
          <w:marLeft w:val="640"/>
          <w:marRight w:val="0"/>
          <w:marTop w:val="0"/>
          <w:marBottom w:val="0"/>
          <w:divBdr>
            <w:top w:val="none" w:sz="0" w:space="0" w:color="auto"/>
            <w:left w:val="none" w:sz="0" w:space="0" w:color="auto"/>
            <w:bottom w:val="none" w:sz="0" w:space="0" w:color="auto"/>
            <w:right w:val="none" w:sz="0" w:space="0" w:color="auto"/>
          </w:divBdr>
        </w:div>
        <w:div w:id="1416125153">
          <w:marLeft w:val="640"/>
          <w:marRight w:val="0"/>
          <w:marTop w:val="0"/>
          <w:marBottom w:val="0"/>
          <w:divBdr>
            <w:top w:val="none" w:sz="0" w:space="0" w:color="auto"/>
            <w:left w:val="none" w:sz="0" w:space="0" w:color="auto"/>
            <w:bottom w:val="none" w:sz="0" w:space="0" w:color="auto"/>
            <w:right w:val="none" w:sz="0" w:space="0" w:color="auto"/>
          </w:divBdr>
        </w:div>
        <w:div w:id="1545942034">
          <w:marLeft w:val="640"/>
          <w:marRight w:val="0"/>
          <w:marTop w:val="0"/>
          <w:marBottom w:val="0"/>
          <w:divBdr>
            <w:top w:val="none" w:sz="0" w:space="0" w:color="auto"/>
            <w:left w:val="none" w:sz="0" w:space="0" w:color="auto"/>
            <w:bottom w:val="none" w:sz="0" w:space="0" w:color="auto"/>
            <w:right w:val="none" w:sz="0" w:space="0" w:color="auto"/>
          </w:divBdr>
        </w:div>
        <w:div w:id="1569028229">
          <w:marLeft w:val="640"/>
          <w:marRight w:val="0"/>
          <w:marTop w:val="0"/>
          <w:marBottom w:val="0"/>
          <w:divBdr>
            <w:top w:val="none" w:sz="0" w:space="0" w:color="auto"/>
            <w:left w:val="none" w:sz="0" w:space="0" w:color="auto"/>
            <w:bottom w:val="none" w:sz="0" w:space="0" w:color="auto"/>
            <w:right w:val="none" w:sz="0" w:space="0" w:color="auto"/>
          </w:divBdr>
        </w:div>
        <w:div w:id="1631282832">
          <w:marLeft w:val="640"/>
          <w:marRight w:val="0"/>
          <w:marTop w:val="0"/>
          <w:marBottom w:val="0"/>
          <w:divBdr>
            <w:top w:val="none" w:sz="0" w:space="0" w:color="auto"/>
            <w:left w:val="none" w:sz="0" w:space="0" w:color="auto"/>
            <w:bottom w:val="none" w:sz="0" w:space="0" w:color="auto"/>
            <w:right w:val="none" w:sz="0" w:space="0" w:color="auto"/>
          </w:divBdr>
        </w:div>
        <w:div w:id="2067219872">
          <w:marLeft w:val="640"/>
          <w:marRight w:val="0"/>
          <w:marTop w:val="0"/>
          <w:marBottom w:val="0"/>
          <w:divBdr>
            <w:top w:val="none" w:sz="0" w:space="0" w:color="auto"/>
            <w:left w:val="none" w:sz="0" w:space="0" w:color="auto"/>
            <w:bottom w:val="none" w:sz="0" w:space="0" w:color="auto"/>
            <w:right w:val="none" w:sz="0" w:space="0" w:color="auto"/>
          </w:divBdr>
        </w:div>
      </w:divsChild>
    </w:div>
    <w:div w:id="475727206">
      <w:marLeft w:val="0"/>
      <w:marRight w:val="0"/>
      <w:marTop w:val="0"/>
      <w:marBottom w:val="0"/>
      <w:divBdr>
        <w:top w:val="none" w:sz="0" w:space="0" w:color="auto"/>
        <w:left w:val="none" w:sz="0" w:space="0" w:color="auto"/>
        <w:bottom w:val="none" w:sz="0" w:space="0" w:color="auto"/>
        <w:right w:val="none" w:sz="0" w:space="0" w:color="auto"/>
      </w:divBdr>
    </w:div>
    <w:div w:id="476192668">
      <w:bodyDiv w:val="1"/>
      <w:marLeft w:val="0"/>
      <w:marRight w:val="0"/>
      <w:marTop w:val="0"/>
      <w:marBottom w:val="0"/>
      <w:divBdr>
        <w:top w:val="none" w:sz="0" w:space="0" w:color="auto"/>
        <w:left w:val="none" w:sz="0" w:space="0" w:color="auto"/>
        <w:bottom w:val="none" w:sz="0" w:space="0" w:color="auto"/>
        <w:right w:val="none" w:sz="0" w:space="0" w:color="auto"/>
      </w:divBdr>
    </w:div>
    <w:div w:id="476266480">
      <w:marLeft w:val="0"/>
      <w:marRight w:val="0"/>
      <w:marTop w:val="0"/>
      <w:marBottom w:val="0"/>
      <w:divBdr>
        <w:top w:val="none" w:sz="0" w:space="0" w:color="auto"/>
        <w:left w:val="none" w:sz="0" w:space="0" w:color="auto"/>
        <w:bottom w:val="none" w:sz="0" w:space="0" w:color="auto"/>
        <w:right w:val="none" w:sz="0" w:space="0" w:color="auto"/>
      </w:divBdr>
    </w:div>
    <w:div w:id="477307835">
      <w:marLeft w:val="0"/>
      <w:marRight w:val="0"/>
      <w:marTop w:val="0"/>
      <w:marBottom w:val="0"/>
      <w:divBdr>
        <w:top w:val="none" w:sz="0" w:space="0" w:color="auto"/>
        <w:left w:val="none" w:sz="0" w:space="0" w:color="auto"/>
        <w:bottom w:val="none" w:sz="0" w:space="0" w:color="auto"/>
        <w:right w:val="none" w:sz="0" w:space="0" w:color="auto"/>
      </w:divBdr>
    </w:div>
    <w:div w:id="478302630">
      <w:marLeft w:val="0"/>
      <w:marRight w:val="0"/>
      <w:marTop w:val="0"/>
      <w:marBottom w:val="0"/>
      <w:divBdr>
        <w:top w:val="none" w:sz="0" w:space="0" w:color="auto"/>
        <w:left w:val="none" w:sz="0" w:space="0" w:color="auto"/>
        <w:bottom w:val="none" w:sz="0" w:space="0" w:color="auto"/>
        <w:right w:val="none" w:sz="0" w:space="0" w:color="auto"/>
      </w:divBdr>
    </w:div>
    <w:div w:id="478889547">
      <w:bodyDiv w:val="1"/>
      <w:marLeft w:val="0"/>
      <w:marRight w:val="0"/>
      <w:marTop w:val="0"/>
      <w:marBottom w:val="0"/>
      <w:divBdr>
        <w:top w:val="none" w:sz="0" w:space="0" w:color="auto"/>
        <w:left w:val="none" w:sz="0" w:space="0" w:color="auto"/>
        <w:bottom w:val="none" w:sz="0" w:space="0" w:color="auto"/>
        <w:right w:val="none" w:sz="0" w:space="0" w:color="auto"/>
      </w:divBdr>
      <w:divsChild>
        <w:div w:id="137841172">
          <w:marLeft w:val="640"/>
          <w:marRight w:val="0"/>
          <w:marTop w:val="0"/>
          <w:marBottom w:val="0"/>
          <w:divBdr>
            <w:top w:val="none" w:sz="0" w:space="0" w:color="auto"/>
            <w:left w:val="none" w:sz="0" w:space="0" w:color="auto"/>
            <w:bottom w:val="none" w:sz="0" w:space="0" w:color="auto"/>
            <w:right w:val="none" w:sz="0" w:space="0" w:color="auto"/>
          </w:divBdr>
        </w:div>
        <w:div w:id="278922195">
          <w:marLeft w:val="640"/>
          <w:marRight w:val="0"/>
          <w:marTop w:val="0"/>
          <w:marBottom w:val="0"/>
          <w:divBdr>
            <w:top w:val="none" w:sz="0" w:space="0" w:color="auto"/>
            <w:left w:val="none" w:sz="0" w:space="0" w:color="auto"/>
            <w:bottom w:val="none" w:sz="0" w:space="0" w:color="auto"/>
            <w:right w:val="none" w:sz="0" w:space="0" w:color="auto"/>
          </w:divBdr>
        </w:div>
        <w:div w:id="381752867">
          <w:marLeft w:val="640"/>
          <w:marRight w:val="0"/>
          <w:marTop w:val="0"/>
          <w:marBottom w:val="0"/>
          <w:divBdr>
            <w:top w:val="none" w:sz="0" w:space="0" w:color="auto"/>
            <w:left w:val="none" w:sz="0" w:space="0" w:color="auto"/>
            <w:bottom w:val="none" w:sz="0" w:space="0" w:color="auto"/>
            <w:right w:val="none" w:sz="0" w:space="0" w:color="auto"/>
          </w:divBdr>
        </w:div>
        <w:div w:id="394865407">
          <w:marLeft w:val="640"/>
          <w:marRight w:val="0"/>
          <w:marTop w:val="0"/>
          <w:marBottom w:val="0"/>
          <w:divBdr>
            <w:top w:val="none" w:sz="0" w:space="0" w:color="auto"/>
            <w:left w:val="none" w:sz="0" w:space="0" w:color="auto"/>
            <w:bottom w:val="none" w:sz="0" w:space="0" w:color="auto"/>
            <w:right w:val="none" w:sz="0" w:space="0" w:color="auto"/>
          </w:divBdr>
        </w:div>
        <w:div w:id="418596180">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877963706">
          <w:marLeft w:val="640"/>
          <w:marRight w:val="0"/>
          <w:marTop w:val="0"/>
          <w:marBottom w:val="0"/>
          <w:divBdr>
            <w:top w:val="none" w:sz="0" w:space="0" w:color="auto"/>
            <w:left w:val="none" w:sz="0" w:space="0" w:color="auto"/>
            <w:bottom w:val="none" w:sz="0" w:space="0" w:color="auto"/>
            <w:right w:val="none" w:sz="0" w:space="0" w:color="auto"/>
          </w:divBdr>
        </w:div>
        <w:div w:id="1936283224">
          <w:marLeft w:val="640"/>
          <w:marRight w:val="0"/>
          <w:marTop w:val="0"/>
          <w:marBottom w:val="0"/>
          <w:divBdr>
            <w:top w:val="none" w:sz="0" w:space="0" w:color="auto"/>
            <w:left w:val="none" w:sz="0" w:space="0" w:color="auto"/>
            <w:bottom w:val="none" w:sz="0" w:space="0" w:color="auto"/>
            <w:right w:val="none" w:sz="0" w:space="0" w:color="auto"/>
          </w:divBdr>
        </w:div>
        <w:div w:id="2034964122">
          <w:marLeft w:val="640"/>
          <w:marRight w:val="0"/>
          <w:marTop w:val="0"/>
          <w:marBottom w:val="0"/>
          <w:divBdr>
            <w:top w:val="none" w:sz="0" w:space="0" w:color="auto"/>
            <w:left w:val="none" w:sz="0" w:space="0" w:color="auto"/>
            <w:bottom w:val="none" w:sz="0" w:space="0" w:color="auto"/>
            <w:right w:val="none" w:sz="0" w:space="0" w:color="auto"/>
          </w:divBdr>
        </w:div>
        <w:div w:id="2117938918">
          <w:marLeft w:val="640"/>
          <w:marRight w:val="0"/>
          <w:marTop w:val="0"/>
          <w:marBottom w:val="0"/>
          <w:divBdr>
            <w:top w:val="none" w:sz="0" w:space="0" w:color="auto"/>
            <w:left w:val="none" w:sz="0" w:space="0" w:color="auto"/>
            <w:bottom w:val="none" w:sz="0" w:space="0" w:color="auto"/>
            <w:right w:val="none" w:sz="0" w:space="0" w:color="auto"/>
          </w:divBdr>
        </w:div>
      </w:divsChild>
    </w:div>
    <w:div w:id="479813960">
      <w:marLeft w:val="640"/>
      <w:marRight w:val="0"/>
      <w:marTop w:val="0"/>
      <w:marBottom w:val="0"/>
      <w:divBdr>
        <w:top w:val="none" w:sz="0" w:space="0" w:color="auto"/>
        <w:left w:val="none" w:sz="0" w:space="0" w:color="auto"/>
        <w:bottom w:val="none" w:sz="0" w:space="0" w:color="auto"/>
        <w:right w:val="none" w:sz="0" w:space="0" w:color="auto"/>
      </w:divBdr>
    </w:div>
    <w:div w:id="482088755">
      <w:marLeft w:val="0"/>
      <w:marRight w:val="0"/>
      <w:marTop w:val="0"/>
      <w:marBottom w:val="0"/>
      <w:divBdr>
        <w:top w:val="none" w:sz="0" w:space="0" w:color="auto"/>
        <w:left w:val="none" w:sz="0" w:space="0" w:color="auto"/>
        <w:bottom w:val="none" w:sz="0" w:space="0" w:color="auto"/>
        <w:right w:val="none" w:sz="0" w:space="0" w:color="auto"/>
      </w:divBdr>
    </w:div>
    <w:div w:id="482935222">
      <w:marLeft w:val="0"/>
      <w:marRight w:val="0"/>
      <w:marTop w:val="0"/>
      <w:marBottom w:val="0"/>
      <w:divBdr>
        <w:top w:val="none" w:sz="0" w:space="0" w:color="auto"/>
        <w:left w:val="none" w:sz="0" w:space="0" w:color="auto"/>
        <w:bottom w:val="none" w:sz="0" w:space="0" w:color="auto"/>
        <w:right w:val="none" w:sz="0" w:space="0" w:color="auto"/>
      </w:divBdr>
    </w:div>
    <w:div w:id="483009916">
      <w:bodyDiv w:val="1"/>
      <w:marLeft w:val="0"/>
      <w:marRight w:val="0"/>
      <w:marTop w:val="0"/>
      <w:marBottom w:val="0"/>
      <w:divBdr>
        <w:top w:val="none" w:sz="0" w:space="0" w:color="auto"/>
        <w:left w:val="none" w:sz="0" w:space="0" w:color="auto"/>
        <w:bottom w:val="none" w:sz="0" w:space="0" w:color="auto"/>
        <w:right w:val="none" w:sz="0" w:space="0" w:color="auto"/>
      </w:divBdr>
    </w:div>
    <w:div w:id="483281789">
      <w:marLeft w:val="0"/>
      <w:marRight w:val="0"/>
      <w:marTop w:val="0"/>
      <w:marBottom w:val="0"/>
      <w:divBdr>
        <w:top w:val="none" w:sz="0" w:space="0" w:color="auto"/>
        <w:left w:val="none" w:sz="0" w:space="0" w:color="auto"/>
        <w:bottom w:val="none" w:sz="0" w:space="0" w:color="auto"/>
        <w:right w:val="none" w:sz="0" w:space="0" w:color="auto"/>
      </w:divBdr>
    </w:div>
    <w:div w:id="483396637">
      <w:marLeft w:val="0"/>
      <w:marRight w:val="0"/>
      <w:marTop w:val="0"/>
      <w:marBottom w:val="0"/>
      <w:divBdr>
        <w:top w:val="none" w:sz="0" w:space="0" w:color="auto"/>
        <w:left w:val="none" w:sz="0" w:space="0" w:color="auto"/>
        <w:bottom w:val="none" w:sz="0" w:space="0" w:color="auto"/>
        <w:right w:val="none" w:sz="0" w:space="0" w:color="auto"/>
      </w:divBdr>
    </w:div>
    <w:div w:id="483739453">
      <w:marLeft w:val="0"/>
      <w:marRight w:val="0"/>
      <w:marTop w:val="0"/>
      <w:marBottom w:val="0"/>
      <w:divBdr>
        <w:top w:val="none" w:sz="0" w:space="0" w:color="auto"/>
        <w:left w:val="none" w:sz="0" w:space="0" w:color="auto"/>
        <w:bottom w:val="none" w:sz="0" w:space="0" w:color="auto"/>
        <w:right w:val="none" w:sz="0" w:space="0" w:color="auto"/>
      </w:divBdr>
    </w:div>
    <w:div w:id="484787858">
      <w:bodyDiv w:val="1"/>
      <w:marLeft w:val="0"/>
      <w:marRight w:val="0"/>
      <w:marTop w:val="0"/>
      <w:marBottom w:val="0"/>
      <w:divBdr>
        <w:top w:val="none" w:sz="0" w:space="0" w:color="auto"/>
        <w:left w:val="none" w:sz="0" w:space="0" w:color="auto"/>
        <w:bottom w:val="none" w:sz="0" w:space="0" w:color="auto"/>
        <w:right w:val="none" w:sz="0" w:space="0" w:color="auto"/>
      </w:divBdr>
      <w:divsChild>
        <w:div w:id="9525881">
          <w:marLeft w:val="640"/>
          <w:marRight w:val="0"/>
          <w:marTop w:val="0"/>
          <w:marBottom w:val="0"/>
          <w:divBdr>
            <w:top w:val="none" w:sz="0" w:space="0" w:color="auto"/>
            <w:left w:val="none" w:sz="0" w:space="0" w:color="auto"/>
            <w:bottom w:val="none" w:sz="0" w:space="0" w:color="auto"/>
            <w:right w:val="none" w:sz="0" w:space="0" w:color="auto"/>
          </w:divBdr>
        </w:div>
        <w:div w:id="13767586">
          <w:marLeft w:val="640"/>
          <w:marRight w:val="0"/>
          <w:marTop w:val="0"/>
          <w:marBottom w:val="0"/>
          <w:divBdr>
            <w:top w:val="none" w:sz="0" w:space="0" w:color="auto"/>
            <w:left w:val="none" w:sz="0" w:space="0" w:color="auto"/>
            <w:bottom w:val="none" w:sz="0" w:space="0" w:color="auto"/>
            <w:right w:val="none" w:sz="0" w:space="0" w:color="auto"/>
          </w:divBdr>
        </w:div>
        <w:div w:id="24838297">
          <w:marLeft w:val="640"/>
          <w:marRight w:val="0"/>
          <w:marTop w:val="0"/>
          <w:marBottom w:val="0"/>
          <w:divBdr>
            <w:top w:val="none" w:sz="0" w:space="0" w:color="auto"/>
            <w:left w:val="none" w:sz="0" w:space="0" w:color="auto"/>
            <w:bottom w:val="none" w:sz="0" w:space="0" w:color="auto"/>
            <w:right w:val="none" w:sz="0" w:space="0" w:color="auto"/>
          </w:divBdr>
        </w:div>
        <w:div w:id="56052956">
          <w:marLeft w:val="640"/>
          <w:marRight w:val="0"/>
          <w:marTop w:val="0"/>
          <w:marBottom w:val="0"/>
          <w:divBdr>
            <w:top w:val="none" w:sz="0" w:space="0" w:color="auto"/>
            <w:left w:val="none" w:sz="0" w:space="0" w:color="auto"/>
            <w:bottom w:val="none" w:sz="0" w:space="0" w:color="auto"/>
            <w:right w:val="none" w:sz="0" w:space="0" w:color="auto"/>
          </w:divBdr>
        </w:div>
        <w:div w:id="65808985">
          <w:marLeft w:val="640"/>
          <w:marRight w:val="0"/>
          <w:marTop w:val="0"/>
          <w:marBottom w:val="0"/>
          <w:divBdr>
            <w:top w:val="none" w:sz="0" w:space="0" w:color="auto"/>
            <w:left w:val="none" w:sz="0" w:space="0" w:color="auto"/>
            <w:bottom w:val="none" w:sz="0" w:space="0" w:color="auto"/>
            <w:right w:val="none" w:sz="0" w:space="0" w:color="auto"/>
          </w:divBdr>
        </w:div>
        <w:div w:id="132135697">
          <w:marLeft w:val="640"/>
          <w:marRight w:val="0"/>
          <w:marTop w:val="0"/>
          <w:marBottom w:val="0"/>
          <w:divBdr>
            <w:top w:val="none" w:sz="0" w:space="0" w:color="auto"/>
            <w:left w:val="none" w:sz="0" w:space="0" w:color="auto"/>
            <w:bottom w:val="none" w:sz="0" w:space="0" w:color="auto"/>
            <w:right w:val="none" w:sz="0" w:space="0" w:color="auto"/>
          </w:divBdr>
        </w:div>
        <w:div w:id="315036256">
          <w:marLeft w:val="640"/>
          <w:marRight w:val="0"/>
          <w:marTop w:val="0"/>
          <w:marBottom w:val="0"/>
          <w:divBdr>
            <w:top w:val="none" w:sz="0" w:space="0" w:color="auto"/>
            <w:left w:val="none" w:sz="0" w:space="0" w:color="auto"/>
            <w:bottom w:val="none" w:sz="0" w:space="0" w:color="auto"/>
            <w:right w:val="none" w:sz="0" w:space="0" w:color="auto"/>
          </w:divBdr>
        </w:div>
        <w:div w:id="320430432">
          <w:marLeft w:val="640"/>
          <w:marRight w:val="0"/>
          <w:marTop w:val="0"/>
          <w:marBottom w:val="0"/>
          <w:divBdr>
            <w:top w:val="none" w:sz="0" w:space="0" w:color="auto"/>
            <w:left w:val="none" w:sz="0" w:space="0" w:color="auto"/>
            <w:bottom w:val="none" w:sz="0" w:space="0" w:color="auto"/>
            <w:right w:val="none" w:sz="0" w:space="0" w:color="auto"/>
          </w:divBdr>
        </w:div>
        <w:div w:id="411899209">
          <w:marLeft w:val="640"/>
          <w:marRight w:val="0"/>
          <w:marTop w:val="0"/>
          <w:marBottom w:val="0"/>
          <w:divBdr>
            <w:top w:val="none" w:sz="0" w:space="0" w:color="auto"/>
            <w:left w:val="none" w:sz="0" w:space="0" w:color="auto"/>
            <w:bottom w:val="none" w:sz="0" w:space="0" w:color="auto"/>
            <w:right w:val="none" w:sz="0" w:space="0" w:color="auto"/>
          </w:divBdr>
        </w:div>
        <w:div w:id="451948197">
          <w:marLeft w:val="640"/>
          <w:marRight w:val="0"/>
          <w:marTop w:val="0"/>
          <w:marBottom w:val="0"/>
          <w:divBdr>
            <w:top w:val="none" w:sz="0" w:space="0" w:color="auto"/>
            <w:left w:val="none" w:sz="0" w:space="0" w:color="auto"/>
            <w:bottom w:val="none" w:sz="0" w:space="0" w:color="auto"/>
            <w:right w:val="none" w:sz="0" w:space="0" w:color="auto"/>
          </w:divBdr>
        </w:div>
        <w:div w:id="457842982">
          <w:marLeft w:val="640"/>
          <w:marRight w:val="0"/>
          <w:marTop w:val="0"/>
          <w:marBottom w:val="0"/>
          <w:divBdr>
            <w:top w:val="none" w:sz="0" w:space="0" w:color="auto"/>
            <w:left w:val="none" w:sz="0" w:space="0" w:color="auto"/>
            <w:bottom w:val="none" w:sz="0" w:space="0" w:color="auto"/>
            <w:right w:val="none" w:sz="0" w:space="0" w:color="auto"/>
          </w:divBdr>
        </w:div>
        <w:div w:id="495342176">
          <w:marLeft w:val="640"/>
          <w:marRight w:val="0"/>
          <w:marTop w:val="0"/>
          <w:marBottom w:val="0"/>
          <w:divBdr>
            <w:top w:val="none" w:sz="0" w:space="0" w:color="auto"/>
            <w:left w:val="none" w:sz="0" w:space="0" w:color="auto"/>
            <w:bottom w:val="none" w:sz="0" w:space="0" w:color="auto"/>
            <w:right w:val="none" w:sz="0" w:space="0" w:color="auto"/>
          </w:divBdr>
        </w:div>
        <w:div w:id="505487765">
          <w:marLeft w:val="640"/>
          <w:marRight w:val="0"/>
          <w:marTop w:val="0"/>
          <w:marBottom w:val="0"/>
          <w:divBdr>
            <w:top w:val="none" w:sz="0" w:space="0" w:color="auto"/>
            <w:left w:val="none" w:sz="0" w:space="0" w:color="auto"/>
            <w:bottom w:val="none" w:sz="0" w:space="0" w:color="auto"/>
            <w:right w:val="none" w:sz="0" w:space="0" w:color="auto"/>
          </w:divBdr>
        </w:div>
        <w:div w:id="572005888">
          <w:marLeft w:val="640"/>
          <w:marRight w:val="0"/>
          <w:marTop w:val="0"/>
          <w:marBottom w:val="0"/>
          <w:divBdr>
            <w:top w:val="none" w:sz="0" w:space="0" w:color="auto"/>
            <w:left w:val="none" w:sz="0" w:space="0" w:color="auto"/>
            <w:bottom w:val="none" w:sz="0" w:space="0" w:color="auto"/>
            <w:right w:val="none" w:sz="0" w:space="0" w:color="auto"/>
          </w:divBdr>
        </w:div>
        <w:div w:id="586229336">
          <w:marLeft w:val="640"/>
          <w:marRight w:val="0"/>
          <w:marTop w:val="0"/>
          <w:marBottom w:val="0"/>
          <w:divBdr>
            <w:top w:val="none" w:sz="0" w:space="0" w:color="auto"/>
            <w:left w:val="none" w:sz="0" w:space="0" w:color="auto"/>
            <w:bottom w:val="none" w:sz="0" w:space="0" w:color="auto"/>
            <w:right w:val="none" w:sz="0" w:space="0" w:color="auto"/>
          </w:divBdr>
        </w:div>
        <w:div w:id="650600233">
          <w:marLeft w:val="640"/>
          <w:marRight w:val="0"/>
          <w:marTop w:val="0"/>
          <w:marBottom w:val="0"/>
          <w:divBdr>
            <w:top w:val="none" w:sz="0" w:space="0" w:color="auto"/>
            <w:left w:val="none" w:sz="0" w:space="0" w:color="auto"/>
            <w:bottom w:val="none" w:sz="0" w:space="0" w:color="auto"/>
            <w:right w:val="none" w:sz="0" w:space="0" w:color="auto"/>
          </w:divBdr>
        </w:div>
        <w:div w:id="665665902">
          <w:marLeft w:val="640"/>
          <w:marRight w:val="0"/>
          <w:marTop w:val="0"/>
          <w:marBottom w:val="0"/>
          <w:divBdr>
            <w:top w:val="none" w:sz="0" w:space="0" w:color="auto"/>
            <w:left w:val="none" w:sz="0" w:space="0" w:color="auto"/>
            <w:bottom w:val="none" w:sz="0" w:space="0" w:color="auto"/>
            <w:right w:val="none" w:sz="0" w:space="0" w:color="auto"/>
          </w:divBdr>
        </w:div>
        <w:div w:id="693921426">
          <w:marLeft w:val="640"/>
          <w:marRight w:val="0"/>
          <w:marTop w:val="0"/>
          <w:marBottom w:val="0"/>
          <w:divBdr>
            <w:top w:val="none" w:sz="0" w:space="0" w:color="auto"/>
            <w:left w:val="none" w:sz="0" w:space="0" w:color="auto"/>
            <w:bottom w:val="none" w:sz="0" w:space="0" w:color="auto"/>
            <w:right w:val="none" w:sz="0" w:space="0" w:color="auto"/>
          </w:divBdr>
        </w:div>
        <w:div w:id="695229722">
          <w:marLeft w:val="640"/>
          <w:marRight w:val="0"/>
          <w:marTop w:val="0"/>
          <w:marBottom w:val="0"/>
          <w:divBdr>
            <w:top w:val="none" w:sz="0" w:space="0" w:color="auto"/>
            <w:left w:val="none" w:sz="0" w:space="0" w:color="auto"/>
            <w:bottom w:val="none" w:sz="0" w:space="0" w:color="auto"/>
            <w:right w:val="none" w:sz="0" w:space="0" w:color="auto"/>
          </w:divBdr>
        </w:div>
        <w:div w:id="707876411">
          <w:marLeft w:val="640"/>
          <w:marRight w:val="0"/>
          <w:marTop w:val="0"/>
          <w:marBottom w:val="0"/>
          <w:divBdr>
            <w:top w:val="none" w:sz="0" w:space="0" w:color="auto"/>
            <w:left w:val="none" w:sz="0" w:space="0" w:color="auto"/>
            <w:bottom w:val="none" w:sz="0" w:space="0" w:color="auto"/>
            <w:right w:val="none" w:sz="0" w:space="0" w:color="auto"/>
          </w:divBdr>
        </w:div>
        <w:div w:id="774181004">
          <w:marLeft w:val="640"/>
          <w:marRight w:val="0"/>
          <w:marTop w:val="0"/>
          <w:marBottom w:val="0"/>
          <w:divBdr>
            <w:top w:val="none" w:sz="0" w:space="0" w:color="auto"/>
            <w:left w:val="none" w:sz="0" w:space="0" w:color="auto"/>
            <w:bottom w:val="none" w:sz="0" w:space="0" w:color="auto"/>
            <w:right w:val="none" w:sz="0" w:space="0" w:color="auto"/>
          </w:divBdr>
        </w:div>
        <w:div w:id="843907605">
          <w:marLeft w:val="640"/>
          <w:marRight w:val="0"/>
          <w:marTop w:val="0"/>
          <w:marBottom w:val="0"/>
          <w:divBdr>
            <w:top w:val="none" w:sz="0" w:space="0" w:color="auto"/>
            <w:left w:val="none" w:sz="0" w:space="0" w:color="auto"/>
            <w:bottom w:val="none" w:sz="0" w:space="0" w:color="auto"/>
            <w:right w:val="none" w:sz="0" w:space="0" w:color="auto"/>
          </w:divBdr>
        </w:div>
        <w:div w:id="850723297">
          <w:marLeft w:val="640"/>
          <w:marRight w:val="0"/>
          <w:marTop w:val="0"/>
          <w:marBottom w:val="0"/>
          <w:divBdr>
            <w:top w:val="none" w:sz="0" w:space="0" w:color="auto"/>
            <w:left w:val="none" w:sz="0" w:space="0" w:color="auto"/>
            <w:bottom w:val="none" w:sz="0" w:space="0" w:color="auto"/>
            <w:right w:val="none" w:sz="0" w:space="0" w:color="auto"/>
          </w:divBdr>
        </w:div>
        <w:div w:id="855314438">
          <w:marLeft w:val="640"/>
          <w:marRight w:val="0"/>
          <w:marTop w:val="0"/>
          <w:marBottom w:val="0"/>
          <w:divBdr>
            <w:top w:val="none" w:sz="0" w:space="0" w:color="auto"/>
            <w:left w:val="none" w:sz="0" w:space="0" w:color="auto"/>
            <w:bottom w:val="none" w:sz="0" w:space="0" w:color="auto"/>
            <w:right w:val="none" w:sz="0" w:space="0" w:color="auto"/>
          </w:divBdr>
        </w:div>
        <w:div w:id="865219223">
          <w:marLeft w:val="640"/>
          <w:marRight w:val="0"/>
          <w:marTop w:val="0"/>
          <w:marBottom w:val="0"/>
          <w:divBdr>
            <w:top w:val="none" w:sz="0" w:space="0" w:color="auto"/>
            <w:left w:val="none" w:sz="0" w:space="0" w:color="auto"/>
            <w:bottom w:val="none" w:sz="0" w:space="0" w:color="auto"/>
            <w:right w:val="none" w:sz="0" w:space="0" w:color="auto"/>
          </w:divBdr>
        </w:div>
        <w:div w:id="887372870">
          <w:marLeft w:val="640"/>
          <w:marRight w:val="0"/>
          <w:marTop w:val="0"/>
          <w:marBottom w:val="0"/>
          <w:divBdr>
            <w:top w:val="none" w:sz="0" w:space="0" w:color="auto"/>
            <w:left w:val="none" w:sz="0" w:space="0" w:color="auto"/>
            <w:bottom w:val="none" w:sz="0" w:space="0" w:color="auto"/>
            <w:right w:val="none" w:sz="0" w:space="0" w:color="auto"/>
          </w:divBdr>
        </w:div>
        <w:div w:id="890457776">
          <w:marLeft w:val="640"/>
          <w:marRight w:val="0"/>
          <w:marTop w:val="0"/>
          <w:marBottom w:val="0"/>
          <w:divBdr>
            <w:top w:val="none" w:sz="0" w:space="0" w:color="auto"/>
            <w:left w:val="none" w:sz="0" w:space="0" w:color="auto"/>
            <w:bottom w:val="none" w:sz="0" w:space="0" w:color="auto"/>
            <w:right w:val="none" w:sz="0" w:space="0" w:color="auto"/>
          </w:divBdr>
        </w:div>
        <w:div w:id="920408351">
          <w:marLeft w:val="640"/>
          <w:marRight w:val="0"/>
          <w:marTop w:val="0"/>
          <w:marBottom w:val="0"/>
          <w:divBdr>
            <w:top w:val="none" w:sz="0" w:space="0" w:color="auto"/>
            <w:left w:val="none" w:sz="0" w:space="0" w:color="auto"/>
            <w:bottom w:val="none" w:sz="0" w:space="0" w:color="auto"/>
            <w:right w:val="none" w:sz="0" w:space="0" w:color="auto"/>
          </w:divBdr>
        </w:div>
        <w:div w:id="986861749">
          <w:marLeft w:val="640"/>
          <w:marRight w:val="0"/>
          <w:marTop w:val="0"/>
          <w:marBottom w:val="0"/>
          <w:divBdr>
            <w:top w:val="none" w:sz="0" w:space="0" w:color="auto"/>
            <w:left w:val="none" w:sz="0" w:space="0" w:color="auto"/>
            <w:bottom w:val="none" w:sz="0" w:space="0" w:color="auto"/>
            <w:right w:val="none" w:sz="0" w:space="0" w:color="auto"/>
          </w:divBdr>
        </w:div>
        <w:div w:id="1063526201">
          <w:marLeft w:val="640"/>
          <w:marRight w:val="0"/>
          <w:marTop w:val="0"/>
          <w:marBottom w:val="0"/>
          <w:divBdr>
            <w:top w:val="none" w:sz="0" w:space="0" w:color="auto"/>
            <w:left w:val="none" w:sz="0" w:space="0" w:color="auto"/>
            <w:bottom w:val="none" w:sz="0" w:space="0" w:color="auto"/>
            <w:right w:val="none" w:sz="0" w:space="0" w:color="auto"/>
          </w:divBdr>
        </w:div>
        <w:div w:id="1082485876">
          <w:marLeft w:val="640"/>
          <w:marRight w:val="0"/>
          <w:marTop w:val="0"/>
          <w:marBottom w:val="0"/>
          <w:divBdr>
            <w:top w:val="none" w:sz="0" w:space="0" w:color="auto"/>
            <w:left w:val="none" w:sz="0" w:space="0" w:color="auto"/>
            <w:bottom w:val="none" w:sz="0" w:space="0" w:color="auto"/>
            <w:right w:val="none" w:sz="0" w:space="0" w:color="auto"/>
          </w:divBdr>
        </w:div>
        <w:div w:id="1145321316">
          <w:marLeft w:val="640"/>
          <w:marRight w:val="0"/>
          <w:marTop w:val="0"/>
          <w:marBottom w:val="0"/>
          <w:divBdr>
            <w:top w:val="none" w:sz="0" w:space="0" w:color="auto"/>
            <w:left w:val="none" w:sz="0" w:space="0" w:color="auto"/>
            <w:bottom w:val="none" w:sz="0" w:space="0" w:color="auto"/>
            <w:right w:val="none" w:sz="0" w:space="0" w:color="auto"/>
          </w:divBdr>
        </w:div>
        <w:div w:id="1193033739">
          <w:marLeft w:val="640"/>
          <w:marRight w:val="0"/>
          <w:marTop w:val="0"/>
          <w:marBottom w:val="0"/>
          <w:divBdr>
            <w:top w:val="none" w:sz="0" w:space="0" w:color="auto"/>
            <w:left w:val="none" w:sz="0" w:space="0" w:color="auto"/>
            <w:bottom w:val="none" w:sz="0" w:space="0" w:color="auto"/>
            <w:right w:val="none" w:sz="0" w:space="0" w:color="auto"/>
          </w:divBdr>
        </w:div>
        <w:div w:id="1234976014">
          <w:marLeft w:val="640"/>
          <w:marRight w:val="0"/>
          <w:marTop w:val="0"/>
          <w:marBottom w:val="0"/>
          <w:divBdr>
            <w:top w:val="none" w:sz="0" w:space="0" w:color="auto"/>
            <w:left w:val="none" w:sz="0" w:space="0" w:color="auto"/>
            <w:bottom w:val="none" w:sz="0" w:space="0" w:color="auto"/>
            <w:right w:val="none" w:sz="0" w:space="0" w:color="auto"/>
          </w:divBdr>
        </w:div>
        <w:div w:id="1237936964">
          <w:marLeft w:val="640"/>
          <w:marRight w:val="0"/>
          <w:marTop w:val="0"/>
          <w:marBottom w:val="0"/>
          <w:divBdr>
            <w:top w:val="none" w:sz="0" w:space="0" w:color="auto"/>
            <w:left w:val="none" w:sz="0" w:space="0" w:color="auto"/>
            <w:bottom w:val="none" w:sz="0" w:space="0" w:color="auto"/>
            <w:right w:val="none" w:sz="0" w:space="0" w:color="auto"/>
          </w:divBdr>
        </w:div>
        <w:div w:id="1370034034">
          <w:marLeft w:val="640"/>
          <w:marRight w:val="0"/>
          <w:marTop w:val="0"/>
          <w:marBottom w:val="0"/>
          <w:divBdr>
            <w:top w:val="none" w:sz="0" w:space="0" w:color="auto"/>
            <w:left w:val="none" w:sz="0" w:space="0" w:color="auto"/>
            <w:bottom w:val="none" w:sz="0" w:space="0" w:color="auto"/>
            <w:right w:val="none" w:sz="0" w:space="0" w:color="auto"/>
          </w:divBdr>
        </w:div>
        <w:div w:id="1372725366">
          <w:marLeft w:val="640"/>
          <w:marRight w:val="0"/>
          <w:marTop w:val="0"/>
          <w:marBottom w:val="0"/>
          <w:divBdr>
            <w:top w:val="none" w:sz="0" w:space="0" w:color="auto"/>
            <w:left w:val="none" w:sz="0" w:space="0" w:color="auto"/>
            <w:bottom w:val="none" w:sz="0" w:space="0" w:color="auto"/>
            <w:right w:val="none" w:sz="0" w:space="0" w:color="auto"/>
          </w:divBdr>
        </w:div>
        <w:div w:id="1406611456">
          <w:marLeft w:val="640"/>
          <w:marRight w:val="0"/>
          <w:marTop w:val="0"/>
          <w:marBottom w:val="0"/>
          <w:divBdr>
            <w:top w:val="none" w:sz="0" w:space="0" w:color="auto"/>
            <w:left w:val="none" w:sz="0" w:space="0" w:color="auto"/>
            <w:bottom w:val="none" w:sz="0" w:space="0" w:color="auto"/>
            <w:right w:val="none" w:sz="0" w:space="0" w:color="auto"/>
          </w:divBdr>
        </w:div>
        <w:div w:id="1489442195">
          <w:marLeft w:val="640"/>
          <w:marRight w:val="0"/>
          <w:marTop w:val="0"/>
          <w:marBottom w:val="0"/>
          <w:divBdr>
            <w:top w:val="none" w:sz="0" w:space="0" w:color="auto"/>
            <w:left w:val="none" w:sz="0" w:space="0" w:color="auto"/>
            <w:bottom w:val="none" w:sz="0" w:space="0" w:color="auto"/>
            <w:right w:val="none" w:sz="0" w:space="0" w:color="auto"/>
          </w:divBdr>
        </w:div>
        <w:div w:id="1516453651">
          <w:marLeft w:val="640"/>
          <w:marRight w:val="0"/>
          <w:marTop w:val="0"/>
          <w:marBottom w:val="0"/>
          <w:divBdr>
            <w:top w:val="none" w:sz="0" w:space="0" w:color="auto"/>
            <w:left w:val="none" w:sz="0" w:space="0" w:color="auto"/>
            <w:bottom w:val="none" w:sz="0" w:space="0" w:color="auto"/>
            <w:right w:val="none" w:sz="0" w:space="0" w:color="auto"/>
          </w:divBdr>
        </w:div>
        <w:div w:id="1635715055">
          <w:marLeft w:val="640"/>
          <w:marRight w:val="0"/>
          <w:marTop w:val="0"/>
          <w:marBottom w:val="0"/>
          <w:divBdr>
            <w:top w:val="none" w:sz="0" w:space="0" w:color="auto"/>
            <w:left w:val="none" w:sz="0" w:space="0" w:color="auto"/>
            <w:bottom w:val="none" w:sz="0" w:space="0" w:color="auto"/>
            <w:right w:val="none" w:sz="0" w:space="0" w:color="auto"/>
          </w:divBdr>
        </w:div>
        <w:div w:id="1675255957">
          <w:marLeft w:val="640"/>
          <w:marRight w:val="0"/>
          <w:marTop w:val="0"/>
          <w:marBottom w:val="0"/>
          <w:divBdr>
            <w:top w:val="none" w:sz="0" w:space="0" w:color="auto"/>
            <w:left w:val="none" w:sz="0" w:space="0" w:color="auto"/>
            <w:bottom w:val="none" w:sz="0" w:space="0" w:color="auto"/>
            <w:right w:val="none" w:sz="0" w:space="0" w:color="auto"/>
          </w:divBdr>
        </w:div>
        <w:div w:id="1749424211">
          <w:marLeft w:val="640"/>
          <w:marRight w:val="0"/>
          <w:marTop w:val="0"/>
          <w:marBottom w:val="0"/>
          <w:divBdr>
            <w:top w:val="none" w:sz="0" w:space="0" w:color="auto"/>
            <w:left w:val="none" w:sz="0" w:space="0" w:color="auto"/>
            <w:bottom w:val="none" w:sz="0" w:space="0" w:color="auto"/>
            <w:right w:val="none" w:sz="0" w:space="0" w:color="auto"/>
          </w:divBdr>
        </w:div>
        <w:div w:id="1869442973">
          <w:marLeft w:val="640"/>
          <w:marRight w:val="0"/>
          <w:marTop w:val="0"/>
          <w:marBottom w:val="0"/>
          <w:divBdr>
            <w:top w:val="none" w:sz="0" w:space="0" w:color="auto"/>
            <w:left w:val="none" w:sz="0" w:space="0" w:color="auto"/>
            <w:bottom w:val="none" w:sz="0" w:space="0" w:color="auto"/>
            <w:right w:val="none" w:sz="0" w:space="0" w:color="auto"/>
          </w:divBdr>
        </w:div>
        <w:div w:id="1877505562">
          <w:marLeft w:val="640"/>
          <w:marRight w:val="0"/>
          <w:marTop w:val="0"/>
          <w:marBottom w:val="0"/>
          <w:divBdr>
            <w:top w:val="none" w:sz="0" w:space="0" w:color="auto"/>
            <w:left w:val="none" w:sz="0" w:space="0" w:color="auto"/>
            <w:bottom w:val="none" w:sz="0" w:space="0" w:color="auto"/>
            <w:right w:val="none" w:sz="0" w:space="0" w:color="auto"/>
          </w:divBdr>
        </w:div>
        <w:div w:id="1926382483">
          <w:marLeft w:val="640"/>
          <w:marRight w:val="0"/>
          <w:marTop w:val="0"/>
          <w:marBottom w:val="0"/>
          <w:divBdr>
            <w:top w:val="none" w:sz="0" w:space="0" w:color="auto"/>
            <w:left w:val="none" w:sz="0" w:space="0" w:color="auto"/>
            <w:bottom w:val="none" w:sz="0" w:space="0" w:color="auto"/>
            <w:right w:val="none" w:sz="0" w:space="0" w:color="auto"/>
          </w:divBdr>
        </w:div>
        <w:div w:id="2065836714">
          <w:marLeft w:val="640"/>
          <w:marRight w:val="0"/>
          <w:marTop w:val="0"/>
          <w:marBottom w:val="0"/>
          <w:divBdr>
            <w:top w:val="none" w:sz="0" w:space="0" w:color="auto"/>
            <w:left w:val="none" w:sz="0" w:space="0" w:color="auto"/>
            <w:bottom w:val="none" w:sz="0" w:space="0" w:color="auto"/>
            <w:right w:val="none" w:sz="0" w:space="0" w:color="auto"/>
          </w:divBdr>
        </w:div>
      </w:divsChild>
    </w:div>
    <w:div w:id="485122720">
      <w:bodyDiv w:val="1"/>
      <w:marLeft w:val="0"/>
      <w:marRight w:val="0"/>
      <w:marTop w:val="0"/>
      <w:marBottom w:val="0"/>
      <w:divBdr>
        <w:top w:val="none" w:sz="0" w:space="0" w:color="auto"/>
        <w:left w:val="none" w:sz="0" w:space="0" w:color="auto"/>
        <w:bottom w:val="none" w:sz="0" w:space="0" w:color="auto"/>
        <w:right w:val="none" w:sz="0" w:space="0" w:color="auto"/>
      </w:divBdr>
      <w:divsChild>
        <w:div w:id="1022321592">
          <w:marLeft w:val="0"/>
          <w:marRight w:val="0"/>
          <w:marTop w:val="0"/>
          <w:marBottom w:val="0"/>
          <w:divBdr>
            <w:top w:val="none" w:sz="0" w:space="0" w:color="auto"/>
            <w:left w:val="none" w:sz="0" w:space="0" w:color="auto"/>
            <w:bottom w:val="none" w:sz="0" w:space="0" w:color="auto"/>
            <w:right w:val="none" w:sz="0" w:space="0" w:color="auto"/>
          </w:divBdr>
          <w:divsChild>
            <w:div w:id="2027511870">
              <w:marLeft w:val="0"/>
              <w:marRight w:val="0"/>
              <w:marTop w:val="0"/>
              <w:marBottom w:val="0"/>
              <w:divBdr>
                <w:top w:val="none" w:sz="0" w:space="0" w:color="auto"/>
                <w:left w:val="none" w:sz="0" w:space="0" w:color="auto"/>
                <w:bottom w:val="none" w:sz="0" w:space="0" w:color="auto"/>
                <w:right w:val="none" w:sz="0" w:space="0" w:color="auto"/>
              </w:divBdr>
              <w:divsChild>
                <w:div w:id="1113405474">
                  <w:marLeft w:val="0"/>
                  <w:marRight w:val="150"/>
                  <w:marTop w:val="0"/>
                  <w:marBottom w:val="0"/>
                  <w:divBdr>
                    <w:top w:val="none" w:sz="0" w:space="0" w:color="auto"/>
                    <w:left w:val="none" w:sz="0" w:space="0" w:color="auto"/>
                    <w:bottom w:val="none" w:sz="0" w:space="0" w:color="auto"/>
                    <w:right w:val="none" w:sz="0" w:space="0" w:color="auto"/>
                  </w:divBdr>
                  <w:divsChild>
                    <w:div w:id="6300196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85016">
      <w:marLeft w:val="0"/>
      <w:marRight w:val="0"/>
      <w:marTop w:val="0"/>
      <w:marBottom w:val="0"/>
      <w:divBdr>
        <w:top w:val="none" w:sz="0" w:space="0" w:color="auto"/>
        <w:left w:val="none" w:sz="0" w:space="0" w:color="auto"/>
        <w:bottom w:val="none" w:sz="0" w:space="0" w:color="auto"/>
        <w:right w:val="none" w:sz="0" w:space="0" w:color="auto"/>
      </w:divBdr>
    </w:div>
    <w:div w:id="486243468">
      <w:marLeft w:val="0"/>
      <w:marRight w:val="0"/>
      <w:marTop w:val="0"/>
      <w:marBottom w:val="0"/>
      <w:divBdr>
        <w:top w:val="none" w:sz="0" w:space="0" w:color="auto"/>
        <w:left w:val="none" w:sz="0" w:space="0" w:color="auto"/>
        <w:bottom w:val="none" w:sz="0" w:space="0" w:color="auto"/>
        <w:right w:val="none" w:sz="0" w:space="0" w:color="auto"/>
      </w:divBdr>
    </w:div>
    <w:div w:id="486870112">
      <w:marLeft w:val="0"/>
      <w:marRight w:val="0"/>
      <w:marTop w:val="0"/>
      <w:marBottom w:val="0"/>
      <w:divBdr>
        <w:top w:val="none" w:sz="0" w:space="0" w:color="auto"/>
        <w:left w:val="none" w:sz="0" w:space="0" w:color="auto"/>
        <w:bottom w:val="none" w:sz="0" w:space="0" w:color="auto"/>
        <w:right w:val="none" w:sz="0" w:space="0" w:color="auto"/>
      </w:divBdr>
    </w:div>
    <w:div w:id="486938304">
      <w:marLeft w:val="0"/>
      <w:marRight w:val="0"/>
      <w:marTop w:val="0"/>
      <w:marBottom w:val="0"/>
      <w:divBdr>
        <w:top w:val="none" w:sz="0" w:space="0" w:color="auto"/>
        <w:left w:val="none" w:sz="0" w:space="0" w:color="auto"/>
        <w:bottom w:val="none" w:sz="0" w:space="0" w:color="auto"/>
        <w:right w:val="none" w:sz="0" w:space="0" w:color="auto"/>
      </w:divBdr>
    </w:div>
    <w:div w:id="487749065">
      <w:marLeft w:val="0"/>
      <w:marRight w:val="0"/>
      <w:marTop w:val="0"/>
      <w:marBottom w:val="0"/>
      <w:divBdr>
        <w:top w:val="none" w:sz="0" w:space="0" w:color="auto"/>
        <w:left w:val="none" w:sz="0" w:space="0" w:color="auto"/>
        <w:bottom w:val="none" w:sz="0" w:space="0" w:color="auto"/>
        <w:right w:val="none" w:sz="0" w:space="0" w:color="auto"/>
      </w:divBdr>
    </w:div>
    <w:div w:id="488133395">
      <w:marLeft w:val="0"/>
      <w:marRight w:val="0"/>
      <w:marTop w:val="0"/>
      <w:marBottom w:val="0"/>
      <w:divBdr>
        <w:top w:val="none" w:sz="0" w:space="0" w:color="auto"/>
        <w:left w:val="none" w:sz="0" w:space="0" w:color="auto"/>
        <w:bottom w:val="none" w:sz="0" w:space="0" w:color="auto"/>
        <w:right w:val="none" w:sz="0" w:space="0" w:color="auto"/>
      </w:divBdr>
      <w:divsChild>
        <w:div w:id="1824545759">
          <w:marLeft w:val="0"/>
          <w:marRight w:val="0"/>
          <w:marTop w:val="0"/>
          <w:marBottom w:val="0"/>
          <w:divBdr>
            <w:top w:val="none" w:sz="0" w:space="0" w:color="auto"/>
            <w:left w:val="none" w:sz="0" w:space="0" w:color="auto"/>
            <w:bottom w:val="none" w:sz="0" w:space="0" w:color="auto"/>
            <w:right w:val="none" w:sz="0" w:space="0" w:color="auto"/>
          </w:divBdr>
          <w:divsChild>
            <w:div w:id="1187599619">
              <w:marLeft w:val="0"/>
              <w:marRight w:val="150"/>
              <w:marTop w:val="0"/>
              <w:marBottom w:val="0"/>
              <w:divBdr>
                <w:top w:val="none" w:sz="0" w:space="0" w:color="auto"/>
                <w:left w:val="none" w:sz="0" w:space="0" w:color="auto"/>
                <w:bottom w:val="none" w:sz="0" w:space="0" w:color="auto"/>
                <w:right w:val="none" w:sz="0" w:space="0" w:color="auto"/>
              </w:divBdr>
              <w:divsChild>
                <w:div w:id="1010699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88178831">
      <w:marLeft w:val="640"/>
      <w:marRight w:val="0"/>
      <w:marTop w:val="0"/>
      <w:marBottom w:val="0"/>
      <w:divBdr>
        <w:top w:val="none" w:sz="0" w:space="0" w:color="auto"/>
        <w:left w:val="none" w:sz="0" w:space="0" w:color="auto"/>
        <w:bottom w:val="none" w:sz="0" w:space="0" w:color="auto"/>
        <w:right w:val="none" w:sz="0" w:space="0" w:color="auto"/>
      </w:divBdr>
    </w:div>
    <w:div w:id="488401672">
      <w:marLeft w:val="0"/>
      <w:marRight w:val="0"/>
      <w:marTop w:val="0"/>
      <w:marBottom w:val="0"/>
      <w:divBdr>
        <w:top w:val="none" w:sz="0" w:space="0" w:color="auto"/>
        <w:left w:val="none" w:sz="0" w:space="0" w:color="auto"/>
        <w:bottom w:val="none" w:sz="0" w:space="0" w:color="auto"/>
        <w:right w:val="none" w:sz="0" w:space="0" w:color="auto"/>
      </w:divBdr>
    </w:div>
    <w:div w:id="491069862">
      <w:marLeft w:val="0"/>
      <w:marRight w:val="0"/>
      <w:marTop w:val="0"/>
      <w:marBottom w:val="0"/>
      <w:divBdr>
        <w:top w:val="none" w:sz="0" w:space="0" w:color="auto"/>
        <w:left w:val="none" w:sz="0" w:space="0" w:color="auto"/>
        <w:bottom w:val="none" w:sz="0" w:space="0" w:color="auto"/>
        <w:right w:val="none" w:sz="0" w:space="0" w:color="auto"/>
      </w:divBdr>
    </w:div>
    <w:div w:id="491877073">
      <w:marLeft w:val="0"/>
      <w:marRight w:val="0"/>
      <w:marTop w:val="0"/>
      <w:marBottom w:val="0"/>
      <w:divBdr>
        <w:top w:val="none" w:sz="0" w:space="0" w:color="auto"/>
        <w:left w:val="none" w:sz="0" w:space="0" w:color="auto"/>
        <w:bottom w:val="none" w:sz="0" w:space="0" w:color="auto"/>
        <w:right w:val="none" w:sz="0" w:space="0" w:color="auto"/>
      </w:divBdr>
    </w:div>
    <w:div w:id="492380574">
      <w:marLeft w:val="0"/>
      <w:marRight w:val="0"/>
      <w:marTop w:val="0"/>
      <w:marBottom w:val="0"/>
      <w:divBdr>
        <w:top w:val="none" w:sz="0" w:space="0" w:color="auto"/>
        <w:left w:val="none" w:sz="0" w:space="0" w:color="auto"/>
        <w:bottom w:val="none" w:sz="0" w:space="0" w:color="auto"/>
        <w:right w:val="none" w:sz="0" w:space="0" w:color="auto"/>
      </w:divBdr>
    </w:div>
    <w:div w:id="493037427">
      <w:marLeft w:val="640"/>
      <w:marRight w:val="0"/>
      <w:marTop w:val="0"/>
      <w:marBottom w:val="0"/>
      <w:divBdr>
        <w:top w:val="none" w:sz="0" w:space="0" w:color="auto"/>
        <w:left w:val="none" w:sz="0" w:space="0" w:color="auto"/>
        <w:bottom w:val="none" w:sz="0" w:space="0" w:color="auto"/>
        <w:right w:val="none" w:sz="0" w:space="0" w:color="auto"/>
      </w:divBdr>
    </w:div>
    <w:div w:id="493573821">
      <w:marLeft w:val="0"/>
      <w:marRight w:val="0"/>
      <w:marTop w:val="0"/>
      <w:marBottom w:val="0"/>
      <w:divBdr>
        <w:top w:val="none" w:sz="0" w:space="0" w:color="auto"/>
        <w:left w:val="none" w:sz="0" w:space="0" w:color="auto"/>
        <w:bottom w:val="none" w:sz="0" w:space="0" w:color="auto"/>
        <w:right w:val="none" w:sz="0" w:space="0" w:color="auto"/>
      </w:divBdr>
    </w:div>
    <w:div w:id="494495161">
      <w:marLeft w:val="640"/>
      <w:marRight w:val="0"/>
      <w:marTop w:val="0"/>
      <w:marBottom w:val="0"/>
      <w:divBdr>
        <w:top w:val="none" w:sz="0" w:space="0" w:color="auto"/>
        <w:left w:val="none" w:sz="0" w:space="0" w:color="auto"/>
        <w:bottom w:val="none" w:sz="0" w:space="0" w:color="auto"/>
        <w:right w:val="none" w:sz="0" w:space="0" w:color="auto"/>
      </w:divBdr>
    </w:div>
    <w:div w:id="494732488">
      <w:marLeft w:val="640"/>
      <w:marRight w:val="0"/>
      <w:marTop w:val="0"/>
      <w:marBottom w:val="0"/>
      <w:divBdr>
        <w:top w:val="none" w:sz="0" w:space="0" w:color="auto"/>
        <w:left w:val="none" w:sz="0" w:space="0" w:color="auto"/>
        <w:bottom w:val="none" w:sz="0" w:space="0" w:color="auto"/>
        <w:right w:val="none" w:sz="0" w:space="0" w:color="auto"/>
      </w:divBdr>
    </w:div>
    <w:div w:id="494803467">
      <w:marLeft w:val="640"/>
      <w:marRight w:val="0"/>
      <w:marTop w:val="0"/>
      <w:marBottom w:val="0"/>
      <w:divBdr>
        <w:top w:val="none" w:sz="0" w:space="0" w:color="auto"/>
        <w:left w:val="none" w:sz="0" w:space="0" w:color="auto"/>
        <w:bottom w:val="none" w:sz="0" w:space="0" w:color="auto"/>
        <w:right w:val="none" w:sz="0" w:space="0" w:color="auto"/>
      </w:divBdr>
    </w:div>
    <w:div w:id="494960586">
      <w:bodyDiv w:val="1"/>
      <w:marLeft w:val="0"/>
      <w:marRight w:val="0"/>
      <w:marTop w:val="0"/>
      <w:marBottom w:val="0"/>
      <w:divBdr>
        <w:top w:val="none" w:sz="0" w:space="0" w:color="auto"/>
        <w:left w:val="none" w:sz="0" w:space="0" w:color="auto"/>
        <w:bottom w:val="none" w:sz="0" w:space="0" w:color="auto"/>
        <w:right w:val="none" w:sz="0" w:space="0" w:color="auto"/>
      </w:divBdr>
      <w:divsChild>
        <w:div w:id="104930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194202">
      <w:marLeft w:val="0"/>
      <w:marRight w:val="0"/>
      <w:marTop w:val="0"/>
      <w:marBottom w:val="0"/>
      <w:divBdr>
        <w:top w:val="none" w:sz="0" w:space="0" w:color="auto"/>
        <w:left w:val="none" w:sz="0" w:space="0" w:color="auto"/>
        <w:bottom w:val="none" w:sz="0" w:space="0" w:color="auto"/>
        <w:right w:val="none" w:sz="0" w:space="0" w:color="auto"/>
      </w:divBdr>
    </w:div>
    <w:div w:id="496261978">
      <w:marLeft w:val="0"/>
      <w:marRight w:val="0"/>
      <w:marTop w:val="0"/>
      <w:marBottom w:val="0"/>
      <w:divBdr>
        <w:top w:val="none" w:sz="0" w:space="0" w:color="auto"/>
        <w:left w:val="none" w:sz="0" w:space="0" w:color="auto"/>
        <w:bottom w:val="none" w:sz="0" w:space="0" w:color="auto"/>
        <w:right w:val="none" w:sz="0" w:space="0" w:color="auto"/>
      </w:divBdr>
    </w:div>
    <w:div w:id="496381889">
      <w:marLeft w:val="0"/>
      <w:marRight w:val="0"/>
      <w:marTop w:val="0"/>
      <w:marBottom w:val="0"/>
      <w:divBdr>
        <w:top w:val="none" w:sz="0" w:space="0" w:color="auto"/>
        <w:left w:val="none" w:sz="0" w:space="0" w:color="auto"/>
        <w:bottom w:val="none" w:sz="0" w:space="0" w:color="auto"/>
        <w:right w:val="none" w:sz="0" w:space="0" w:color="auto"/>
      </w:divBdr>
    </w:div>
    <w:div w:id="497112709">
      <w:bodyDiv w:val="1"/>
      <w:marLeft w:val="0"/>
      <w:marRight w:val="0"/>
      <w:marTop w:val="0"/>
      <w:marBottom w:val="0"/>
      <w:divBdr>
        <w:top w:val="none" w:sz="0" w:space="0" w:color="auto"/>
        <w:left w:val="none" w:sz="0" w:space="0" w:color="auto"/>
        <w:bottom w:val="none" w:sz="0" w:space="0" w:color="auto"/>
        <w:right w:val="none" w:sz="0" w:space="0" w:color="auto"/>
      </w:divBdr>
      <w:divsChild>
        <w:div w:id="787165855">
          <w:marLeft w:val="0"/>
          <w:marRight w:val="0"/>
          <w:marTop w:val="0"/>
          <w:marBottom w:val="0"/>
          <w:divBdr>
            <w:top w:val="none" w:sz="0" w:space="0" w:color="auto"/>
            <w:left w:val="none" w:sz="0" w:space="0" w:color="auto"/>
            <w:bottom w:val="none" w:sz="0" w:space="0" w:color="auto"/>
            <w:right w:val="none" w:sz="0" w:space="0" w:color="auto"/>
          </w:divBdr>
          <w:divsChild>
            <w:div w:id="1333220139">
              <w:marLeft w:val="0"/>
              <w:marRight w:val="0"/>
              <w:marTop w:val="0"/>
              <w:marBottom w:val="0"/>
              <w:divBdr>
                <w:top w:val="none" w:sz="0" w:space="0" w:color="auto"/>
                <w:left w:val="none" w:sz="0" w:space="0" w:color="auto"/>
                <w:bottom w:val="none" w:sz="0" w:space="0" w:color="auto"/>
                <w:right w:val="none" w:sz="0" w:space="0" w:color="auto"/>
              </w:divBdr>
              <w:divsChild>
                <w:div w:id="664363090">
                  <w:marLeft w:val="0"/>
                  <w:marRight w:val="0"/>
                  <w:marTop w:val="0"/>
                  <w:marBottom w:val="0"/>
                  <w:divBdr>
                    <w:top w:val="none" w:sz="0" w:space="0" w:color="auto"/>
                    <w:left w:val="none" w:sz="0" w:space="0" w:color="auto"/>
                    <w:bottom w:val="none" w:sz="0" w:space="0" w:color="auto"/>
                    <w:right w:val="none" w:sz="0" w:space="0" w:color="auto"/>
                  </w:divBdr>
                  <w:divsChild>
                    <w:div w:id="831529363">
                      <w:marLeft w:val="0"/>
                      <w:marRight w:val="0"/>
                      <w:marTop w:val="0"/>
                      <w:marBottom w:val="0"/>
                      <w:divBdr>
                        <w:top w:val="none" w:sz="0" w:space="0" w:color="auto"/>
                        <w:left w:val="none" w:sz="0" w:space="0" w:color="auto"/>
                        <w:bottom w:val="none" w:sz="0" w:space="0" w:color="auto"/>
                        <w:right w:val="none" w:sz="0" w:space="0" w:color="auto"/>
                      </w:divBdr>
                      <w:divsChild>
                        <w:div w:id="800923968">
                          <w:marLeft w:val="0"/>
                          <w:marRight w:val="0"/>
                          <w:marTop w:val="0"/>
                          <w:marBottom w:val="0"/>
                          <w:divBdr>
                            <w:top w:val="none" w:sz="0" w:space="0" w:color="auto"/>
                            <w:left w:val="none" w:sz="0" w:space="0" w:color="auto"/>
                            <w:bottom w:val="none" w:sz="0" w:space="0" w:color="auto"/>
                            <w:right w:val="none" w:sz="0" w:space="0" w:color="auto"/>
                          </w:divBdr>
                          <w:divsChild>
                            <w:div w:id="1474175446">
                              <w:marLeft w:val="0"/>
                              <w:marRight w:val="0"/>
                              <w:marTop w:val="0"/>
                              <w:marBottom w:val="0"/>
                              <w:divBdr>
                                <w:top w:val="none" w:sz="0" w:space="0" w:color="auto"/>
                                <w:left w:val="none" w:sz="0" w:space="0" w:color="auto"/>
                                <w:bottom w:val="none" w:sz="0" w:space="0" w:color="auto"/>
                                <w:right w:val="none" w:sz="0" w:space="0" w:color="auto"/>
                              </w:divBdr>
                              <w:divsChild>
                                <w:div w:id="823199950">
                                  <w:marLeft w:val="0"/>
                                  <w:marRight w:val="0"/>
                                  <w:marTop w:val="0"/>
                                  <w:marBottom w:val="0"/>
                                  <w:divBdr>
                                    <w:top w:val="none" w:sz="0" w:space="0" w:color="auto"/>
                                    <w:left w:val="none" w:sz="0" w:space="0" w:color="auto"/>
                                    <w:bottom w:val="none" w:sz="0" w:space="0" w:color="auto"/>
                                    <w:right w:val="none" w:sz="0" w:space="0" w:color="auto"/>
                                  </w:divBdr>
                                  <w:divsChild>
                                    <w:div w:id="4840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082688">
      <w:bodyDiv w:val="1"/>
      <w:marLeft w:val="0"/>
      <w:marRight w:val="0"/>
      <w:marTop w:val="0"/>
      <w:marBottom w:val="0"/>
      <w:divBdr>
        <w:top w:val="none" w:sz="0" w:space="0" w:color="auto"/>
        <w:left w:val="none" w:sz="0" w:space="0" w:color="auto"/>
        <w:bottom w:val="none" w:sz="0" w:space="0" w:color="auto"/>
        <w:right w:val="none" w:sz="0" w:space="0" w:color="auto"/>
      </w:divBdr>
      <w:divsChild>
        <w:div w:id="129814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7768">
      <w:marLeft w:val="0"/>
      <w:marRight w:val="0"/>
      <w:marTop w:val="0"/>
      <w:marBottom w:val="0"/>
      <w:divBdr>
        <w:top w:val="none" w:sz="0" w:space="0" w:color="auto"/>
        <w:left w:val="none" w:sz="0" w:space="0" w:color="auto"/>
        <w:bottom w:val="none" w:sz="0" w:space="0" w:color="auto"/>
        <w:right w:val="none" w:sz="0" w:space="0" w:color="auto"/>
      </w:divBdr>
    </w:div>
    <w:div w:id="499737143">
      <w:marLeft w:val="0"/>
      <w:marRight w:val="0"/>
      <w:marTop w:val="0"/>
      <w:marBottom w:val="0"/>
      <w:divBdr>
        <w:top w:val="none" w:sz="0" w:space="0" w:color="auto"/>
        <w:left w:val="none" w:sz="0" w:space="0" w:color="auto"/>
        <w:bottom w:val="none" w:sz="0" w:space="0" w:color="auto"/>
        <w:right w:val="none" w:sz="0" w:space="0" w:color="auto"/>
      </w:divBdr>
    </w:div>
    <w:div w:id="500700815">
      <w:marLeft w:val="0"/>
      <w:marRight w:val="150"/>
      <w:marTop w:val="0"/>
      <w:marBottom w:val="0"/>
      <w:divBdr>
        <w:top w:val="none" w:sz="0" w:space="0" w:color="auto"/>
        <w:left w:val="none" w:sz="0" w:space="0" w:color="auto"/>
        <w:bottom w:val="none" w:sz="0" w:space="0" w:color="auto"/>
        <w:right w:val="none" w:sz="0" w:space="0" w:color="auto"/>
      </w:divBdr>
      <w:divsChild>
        <w:div w:id="787510841">
          <w:marLeft w:val="0"/>
          <w:marRight w:val="150"/>
          <w:marTop w:val="0"/>
          <w:marBottom w:val="0"/>
          <w:divBdr>
            <w:top w:val="none" w:sz="0" w:space="0" w:color="auto"/>
            <w:left w:val="none" w:sz="0" w:space="0" w:color="auto"/>
            <w:bottom w:val="none" w:sz="0" w:space="0" w:color="auto"/>
            <w:right w:val="none" w:sz="0" w:space="0" w:color="auto"/>
          </w:divBdr>
        </w:div>
      </w:divsChild>
    </w:div>
    <w:div w:id="500969690">
      <w:bodyDiv w:val="1"/>
      <w:marLeft w:val="0"/>
      <w:marRight w:val="0"/>
      <w:marTop w:val="0"/>
      <w:marBottom w:val="0"/>
      <w:divBdr>
        <w:top w:val="none" w:sz="0" w:space="0" w:color="auto"/>
        <w:left w:val="none" w:sz="0" w:space="0" w:color="auto"/>
        <w:bottom w:val="none" w:sz="0" w:space="0" w:color="auto"/>
        <w:right w:val="none" w:sz="0" w:space="0" w:color="auto"/>
      </w:divBdr>
      <w:divsChild>
        <w:div w:id="377437817">
          <w:marLeft w:val="640"/>
          <w:marRight w:val="0"/>
          <w:marTop w:val="0"/>
          <w:marBottom w:val="0"/>
          <w:divBdr>
            <w:top w:val="none" w:sz="0" w:space="0" w:color="auto"/>
            <w:left w:val="none" w:sz="0" w:space="0" w:color="auto"/>
            <w:bottom w:val="none" w:sz="0" w:space="0" w:color="auto"/>
            <w:right w:val="none" w:sz="0" w:space="0" w:color="auto"/>
          </w:divBdr>
        </w:div>
        <w:div w:id="461267979">
          <w:marLeft w:val="640"/>
          <w:marRight w:val="0"/>
          <w:marTop w:val="0"/>
          <w:marBottom w:val="0"/>
          <w:divBdr>
            <w:top w:val="none" w:sz="0" w:space="0" w:color="auto"/>
            <w:left w:val="none" w:sz="0" w:space="0" w:color="auto"/>
            <w:bottom w:val="none" w:sz="0" w:space="0" w:color="auto"/>
            <w:right w:val="none" w:sz="0" w:space="0" w:color="auto"/>
          </w:divBdr>
        </w:div>
        <w:div w:id="513424131">
          <w:marLeft w:val="640"/>
          <w:marRight w:val="0"/>
          <w:marTop w:val="0"/>
          <w:marBottom w:val="0"/>
          <w:divBdr>
            <w:top w:val="none" w:sz="0" w:space="0" w:color="auto"/>
            <w:left w:val="none" w:sz="0" w:space="0" w:color="auto"/>
            <w:bottom w:val="none" w:sz="0" w:space="0" w:color="auto"/>
            <w:right w:val="none" w:sz="0" w:space="0" w:color="auto"/>
          </w:divBdr>
        </w:div>
        <w:div w:id="845947663">
          <w:marLeft w:val="640"/>
          <w:marRight w:val="0"/>
          <w:marTop w:val="0"/>
          <w:marBottom w:val="0"/>
          <w:divBdr>
            <w:top w:val="none" w:sz="0" w:space="0" w:color="auto"/>
            <w:left w:val="none" w:sz="0" w:space="0" w:color="auto"/>
            <w:bottom w:val="none" w:sz="0" w:space="0" w:color="auto"/>
            <w:right w:val="none" w:sz="0" w:space="0" w:color="auto"/>
          </w:divBdr>
        </w:div>
        <w:div w:id="1455949753">
          <w:marLeft w:val="640"/>
          <w:marRight w:val="0"/>
          <w:marTop w:val="0"/>
          <w:marBottom w:val="0"/>
          <w:divBdr>
            <w:top w:val="none" w:sz="0" w:space="0" w:color="auto"/>
            <w:left w:val="none" w:sz="0" w:space="0" w:color="auto"/>
            <w:bottom w:val="none" w:sz="0" w:space="0" w:color="auto"/>
            <w:right w:val="none" w:sz="0" w:space="0" w:color="auto"/>
          </w:divBdr>
        </w:div>
        <w:div w:id="1474829609">
          <w:marLeft w:val="640"/>
          <w:marRight w:val="0"/>
          <w:marTop w:val="0"/>
          <w:marBottom w:val="0"/>
          <w:divBdr>
            <w:top w:val="none" w:sz="0" w:space="0" w:color="auto"/>
            <w:left w:val="none" w:sz="0" w:space="0" w:color="auto"/>
            <w:bottom w:val="none" w:sz="0" w:space="0" w:color="auto"/>
            <w:right w:val="none" w:sz="0" w:space="0" w:color="auto"/>
          </w:divBdr>
        </w:div>
        <w:div w:id="1482962022">
          <w:marLeft w:val="640"/>
          <w:marRight w:val="0"/>
          <w:marTop w:val="0"/>
          <w:marBottom w:val="0"/>
          <w:divBdr>
            <w:top w:val="none" w:sz="0" w:space="0" w:color="auto"/>
            <w:left w:val="none" w:sz="0" w:space="0" w:color="auto"/>
            <w:bottom w:val="none" w:sz="0" w:space="0" w:color="auto"/>
            <w:right w:val="none" w:sz="0" w:space="0" w:color="auto"/>
          </w:divBdr>
        </w:div>
        <w:div w:id="1703558511">
          <w:marLeft w:val="640"/>
          <w:marRight w:val="0"/>
          <w:marTop w:val="0"/>
          <w:marBottom w:val="0"/>
          <w:divBdr>
            <w:top w:val="none" w:sz="0" w:space="0" w:color="auto"/>
            <w:left w:val="none" w:sz="0" w:space="0" w:color="auto"/>
            <w:bottom w:val="none" w:sz="0" w:space="0" w:color="auto"/>
            <w:right w:val="none" w:sz="0" w:space="0" w:color="auto"/>
          </w:divBdr>
        </w:div>
      </w:divsChild>
    </w:div>
    <w:div w:id="501893435">
      <w:marLeft w:val="0"/>
      <w:marRight w:val="0"/>
      <w:marTop w:val="0"/>
      <w:marBottom w:val="0"/>
      <w:divBdr>
        <w:top w:val="none" w:sz="0" w:space="0" w:color="auto"/>
        <w:left w:val="none" w:sz="0" w:space="0" w:color="auto"/>
        <w:bottom w:val="none" w:sz="0" w:space="0" w:color="auto"/>
        <w:right w:val="none" w:sz="0" w:space="0" w:color="auto"/>
      </w:divBdr>
    </w:div>
    <w:div w:id="501942076">
      <w:marLeft w:val="0"/>
      <w:marRight w:val="0"/>
      <w:marTop w:val="0"/>
      <w:marBottom w:val="0"/>
      <w:divBdr>
        <w:top w:val="none" w:sz="0" w:space="0" w:color="auto"/>
        <w:left w:val="none" w:sz="0" w:space="0" w:color="auto"/>
        <w:bottom w:val="none" w:sz="0" w:space="0" w:color="auto"/>
        <w:right w:val="none" w:sz="0" w:space="0" w:color="auto"/>
      </w:divBdr>
    </w:div>
    <w:div w:id="502277251">
      <w:marLeft w:val="0"/>
      <w:marRight w:val="0"/>
      <w:marTop w:val="0"/>
      <w:marBottom w:val="0"/>
      <w:divBdr>
        <w:top w:val="none" w:sz="0" w:space="0" w:color="auto"/>
        <w:left w:val="none" w:sz="0" w:space="0" w:color="auto"/>
        <w:bottom w:val="none" w:sz="0" w:space="0" w:color="auto"/>
        <w:right w:val="none" w:sz="0" w:space="0" w:color="auto"/>
      </w:divBdr>
    </w:div>
    <w:div w:id="502626692">
      <w:marLeft w:val="0"/>
      <w:marRight w:val="0"/>
      <w:marTop w:val="0"/>
      <w:marBottom w:val="0"/>
      <w:divBdr>
        <w:top w:val="none" w:sz="0" w:space="0" w:color="auto"/>
        <w:left w:val="none" w:sz="0" w:space="0" w:color="auto"/>
        <w:bottom w:val="none" w:sz="0" w:space="0" w:color="auto"/>
        <w:right w:val="none" w:sz="0" w:space="0" w:color="auto"/>
      </w:divBdr>
    </w:div>
    <w:div w:id="503130514">
      <w:marLeft w:val="640"/>
      <w:marRight w:val="0"/>
      <w:marTop w:val="0"/>
      <w:marBottom w:val="0"/>
      <w:divBdr>
        <w:top w:val="none" w:sz="0" w:space="0" w:color="auto"/>
        <w:left w:val="none" w:sz="0" w:space="0" w:color="auto"/>
        <w:bottom w:val="none" w:sz="0" w:space="0" w:color="auto"/>
        <w:right w:val="none" w:sz="0" w:space="0" w:color="auto"/>
      </w:divBdr>
    </w:div>
    <w:div w:id="503201494">
      <w:marLeft w:val="0"/>
      <w:marRight w:val="0"/>
      <w:marTop w:val="0"/>
      <w:marBottom w:val="0"/>
      <w:divBdr>
        <w:top w:val="none" w:sz="0" w:space="0" w:color="auto"/>
        <w:left w:val="none" w:sz="0" w:space="0" w:color="auto"/>
        <w:bottom w:val="none" w:sz="0" w:space="0" w:color="auto"/>
        <w:right w:val="none" w:sz="0" w:space="0" w:color="auto"/>
      </w:divBdr>
    </w:div>
    <w:div w:id="503521708">
      <w:marLeft w:val="0"/>
      <w:marRight w:val="0"/>
      <w:marTop w:val="0"/>
      <w:marBottom w:val="0"/>
      <w:divBdr>
        <w:top w:val="none" w:sz="0" w:space="0" w:color="auto"/>
        <w:left w:val="none" w:sz="0" w:space="0" w:color="auto"/>
        <w:bottom w:val="none" w:sz="0" w:space="0" w:color="auto"/>
        <w:right w:val="none" w:sz="0" w:space="0" w:color="auto"/>
      </w:divBdr>
    </w:div>
    <w:div w:id="503666787">
      <w:marLeft w:val="640"/>
      <w:marRight w:val="0"/>
      <w:marTop w:val="0"/>
      <w:marBottom w:val="0"/>
      <w:divBdr>
        <w:top w:val="none" w:sz="0" w:space="0" w:color="auto"/>
        <w:left w:val="none" w:sz="0" w:space="0" w:color="auto"/>
        <w:bottom w:val="none" w:sz="0" w:space="0" w:color="auto"/>
        <w:right w:val="none" w:sz="0" w:space="0" w:color="auto"/>
      </w:divBdr>
    </w:div>
    <w:div w:id="504636736">
      <w:marLeft w:val="0"/>
      <w:marRight w:val="0"/>
      <w:marTop w:val="0"/>
      <w:marBottom w:val="0"/>
      <w:divBdr>
        <w:top w:val="none" w:sz="0" w:space="0" w:color="auto"/>
        <w:left w:val="none" w:sz="0" w:space="0" w:color="auto"/>
        <w:bottom w:val="none" w:sz="0" w:space="0" w:color="auto"/>
        <w:right w:val="none" w:sz="0" w:space="0" w:color="auto"/>
      </w:divBdr>
    </w:div>
    <w:div w:id="505360836">
      <w:bodyDiv w:val="1"/>
      <w:marLeft w:val="0"/>
      <w:marRight w:val="0"/>
      <w:marTop w:val="0"/>
      <w:marBottom w:val="0"/>
      <w:divBdr>
        <w:top w:val="none" w:sz="0" w:space="0" w:color="auto"/>
        <w:left w:val="none" w:sz="0" w:space="0" w:color="auto"/>
        <w:bottom w:val="none" w:sz="0" w:space="0" w:color="auto"/>
        <w:right w:val="none" w:sz="0" w:space="0" w:color="auto"/>
      </w:divBdr>
      <w:divsChild>
        <w:div w:id="123936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292613">
      <w:marLeft w:val="640"/>
      <w:marRight w:val="0"/>
      <w:marTop w:val="0"/>
      <w:marBottom w:val="0"/>
      <w:divBdr>
        <w:top w:val="none" w:sz="0" w:space="0" w:color="auto"/>
        <w:left w:val="none" w:sz="0" w:space="0" w:color="auto"/>
        <w:bottom w:val="none" w:sz="0" w:space="0" w:color="auto"/>
        <w:right w:val="none" w:sz="0" w:space="0" w:color="auto"/>
      </w:divBdr>
    </w:div>
    <w:div w:id="506753363">
      <w:marLeft w:val="0"/>
      <w:marRight w:val="0"/>
      <w:marTop w:val="0"/>
      <w:marBottom w:val="0"/>
      <w:divBdr>
        <w:top w:val="none" w:sz="0" w:space="0" w:color="auto"/>
        <w:left w:val="none" w:sz="0" w:space="0" w:color="auto"/>
        <w:bottom w:val="none" w:sz="0" w:space="0" w:color="auto"/>
        <w:right w:val="none" w:sz="0" w:space="0" w:color="auto"/>
      </w:divBdr>
    </w:div>
    <w:div w:id="506867309">
      <w:marLeft w:val="0"/>
      <w:marRight w:val="0"/>
      <w:marTop w:val="0"/>
      <w:marBottom w:val="0"/>
      <w:divBdr>
        <w:top w:val="none" w:sz="0" w:space="0" w:color="auto"/>
        <w:left w:val="none" w:sz="0" w:space="0" w:color="auto"/>
        <w:bottom w:val="none" w:sz="0" w:space="0" w:color="auto"/>
        <w:right w:val="none" w:sz="0" w:space="0" w:color="auto"/>
      </w:divBdr>
    </w:div>
    <w:div w:id="506947154">
      <w:bodyDiv w:val="1"/>
      <w:marLeft w:val="0"/>
      <w:marRight w:val="0"/>
      <w:marTop w:val="0"/>
      <w:marBottom w:val="0"/>
      <w:divBdr>
        <w:top w:val="none" w:sz="0" w:space="0" w:color="auto"/>
        <w:left w:val="none" w:sz="0" w:space="0" w:color="auto"/>
        <w:bottom w:val="none" w:sz="0" w:space="0" w:color="auto"/>
        <w:right w:val="none" w:sz="0" w:space="0" w:color="auto"/>
      </w:divBdr>
      <w:divsChild>
        <w:div w:id="267003527">
          <w:marLeft w:val="0"/>
          <w:marRight w:val="0"/>
          <w:marTop w:val="0"/>
          <w:marBottom w:val="0"/>
          <w:divBdr>
            <w:top w:val="none" w:sz="0" w:space="0" w:color="auto"/>
            <w:left w:val="none" w:sz="0" w:space="0" w:color="auto"/>
            <w:bottom w:val="none" w:sz="0" w:space="0" w:color="auto"/>
            <w:right w:val="none" w:sz="0" w:space="0" w:color="auto"/>
          </w:divBdr>
          <w:divsChild>
            <w:div w:id="516389433">
              <w:marLeft w:val="0"/>
              <w:marRight w:val="0"/>
              <w:marTop w:val="0"/>
              <w:marBottom w:val="0"/>
              <w:divBdr>
                <w:top w:val="none" w:sz="0" w:space="0" w:color="auto"/>
                <w:left w:val="none" w:sz="0" w:space="0" w:color="auto"/>
                <w:bottom w:val="none" w:sz="0" w:space="0" w:color="auto"/>
                <w:right w:val="none" w:sz="0" w:space="0" w:color="auto"/>
              </w:divBdr>
              <w:divsChild>
                <w:div w:id="1034845934">
                  <w:marLeft w:val="0"/>
                  <w:marRight w:val="0"/>
                  <w:marTop w:val="0"/>
                  <w:marBottom w:val="0"/>
                  <w:divBdr>
                    <w:top w:val="none" w:sz="0" w:space="0" w:color="auto"/>
                    <w:left w:val="none" w:sz="0" w:space="0" w:color="auto"/>
                    <w:bottom w:val="none" w:sz="0" w:space="0" w:color="auto"/>
                    <w:right w:val="none" w:sz="0" w:space="0" w:color="auto"/>
                  </w:divBdr>
                  <w:divsChild>
                    <w:div w:id="344409421">
                      <w:marLeft w:val="0"/>
                      <w:marRight w:val="0"/>
                      <w:marTop w:val="0"/>
                      <w:marBottom w:val="0"/>
                      <w:divBdr>
                        <w:top w:val="none" w:sz="0" w:space="0" w:color="auto"/>
                        <w:left w:val="none" w:sz="0" w:space="0" w:color="auto"/>
                        <w:bottom w:val="none" w:sz="0" w:space="0" w:color="auto"/>
                        <w:right w:val="none" w:sz="0" w:space="0" w:color="auto"/>
                      </w:divBdr>
                      <w:divsChild>
                        <w:div w:id="1296981649">
                          <w:marLeft w:val="0"/>
                          <w:marRight w:val="0"/>
                          <w:marTop w:val="0"/>
                          <w:marBottom w:val="0"/>
                          <w:divBdr>
                            <w:top w:val="none" w:sz="0" w:space="0" w:color="auto"/>
                            <w:left w:val="none" w:sz="0" w:space="0" w:color="auto"/>
                            <w:bottom w:val="none" w:sz="0" w:space="0" w:color="auto"/>
                            <w:right w:val="none" w:sz="0" w:space="0" w:color="auto"/>
                          </w:divBdr>
                          <w:divsChild>
                            <w:div w:id="4213801">
                              <w:marLeft w:val="0"/>
                              <w:marRight w:val="0"/>
                              <w:marTop w:val="0"/>
                              <w:marBottom w:val="0"/>
                              <w:divBdr>
                                <w:top w:val="none" w:sz="0" w:space="0" w:color="auto"/>
                                <w:left w:val="none" w:sz="0" w:space="0" w:color="auto"/>
                                <w:bottom w:val="none" w:sz="0" w:space="0" w:color="auto"/>
                                <w:right w:val="none" w:sz="0" w:space="0" w:color="auto"/>
                              </w:divBdr>
                              <w:divsChild>
                                <w:div w:id="485244459">
                                  <w:marLeft w:val="0"/>
                                  <w:marRight w:val="0"/>
                                  <w:marTop w:val="0"/>
                                  <w:marBottom w:val="0"/>
                                  <w:divBdr>
                                    <w:top w:val="none" w:sz="0" w:space="0" w:color="auto"/>
                                    <w:left w:val="none" w:sz="0" w:space="0" w:color="auto"/>
                                    <w:bottom w:val="none" w:sz="0" w:space="0" w:color="auto"/>
                                    <w:right w:val="none" w:sz="0" w:space="0" w:color="auto"/>
                                  </w:divBdr>
                                  <w:divsChild>
                                    <w:div w:id="4260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061856">
      <w:marLeft w:val="640"/>
      <w:marRight w:val="0"/>
      <w:marTop w:val="0"/>
      <w:marBottom w:val="0"/>
      <w:divBdr>
        <w:top w:val="none" w:sz="0" w:space="0" w:color="auto"/>
        <w:left w:val="none" w:sz="0" w:space="0" w:color="auto"/>
        <w:bottom w:val="none" w:sz="0" w:space="0" w:color="auto"/>
        <w:right w:val="none" w:sz="0" w:space="0" w:color="auto"/>
      </w:divBdr>
    </w:div>
    <w:div w:id="507141296">
      <w:marLeft w:val="0"/>
      <w:marRight w:val="0"/>
      <w:marTop w:val="0"/>
      <w:marBottom w:val="0"/>
      <w:divBdr>
        <w:top w:val="none" w:sz="0" w:space="0" w:color="auto"/>
        <w:left w:val="none" w:sz="0" w:space="0" w:color="auto"/>
        <w:bottom w:val="none" w:sz="0" w:space="0" w:color="auto"/>
        <w:right w:val="none" w:sz="0" w:space="0" w:color="auto"/>
      </w:divBdr>
    </w:div>
    <w:div w:id="507208209">
      <w:bodyDiv w:val="1"/>
      <w:marLeft w:val="0"/>
      <w:marRight w:val="0"/>
      <w:marTop w:val="0"/>
      <w:marBottom w:val="0"/>
      <w:divBdr>
        <w:top w:val="none" w:sz="0" w:space="0" w:color="auto"/>
        <w:left w:val="none" w:sz="0" w:space="0" w:color="auto"/>
        <w:bottom w:val="none" w:sz="0" w:space="0" w:color="auto"/>
        <w:right w:val="none" w:sz="0" w:space="0" w:color="auto"/>
      </w:divBdr>
    </w:div>
    <w:div w:id="508177543">
      <w:bodyDiv w:val="1"/>
      <w:marLeft w:val="0"/>
      <w:marRight w:val="0"/>
      <w:marTop w:val="0"/>
      <w:marBottom w:val="0"/>
      <w:divBdr>
        <w:top w:val="none" w:sz="0" w:space="0" w:color="auto"/>
        <w:left w:val="none" w:sz="0" w:space="0" w:color="auto"/>
        <w:bottom w:val="none" w:sz="0" w:space="0" w:color="auto"/>
        <w:right w:val="none" w:sz="0" w:space="0" w:color="auto"/>
      </w:divBdr>
    </w:div>
    <w:div w:id="509492634">
      <w:marLeft w:val="640"/>
      <w:marRight w:val="0"/>
      <w:marTop w:val="0"/>
      <w:marBottom w:val="0"/>
      <w:divBdr>
        <w:top w:val="none" w:sz="0" w:space="0" w:color="auto"/>
        <w:left w:val="none" w:sz="0" w:space="0" w:color="auto"/>
        <w:bottom w:val="none" w:sz="0" w:space="0" w:color="auto"/>
        <w:right w:val="none" w:sz="0" w:space="0" w:color="auto"/>
      </w:divBdr>
    </w:div>
    <w:div w:id="509563174">
      <w:marLeft w:val="640"/>
      <w:marRight w:val="0"/>
      <w:marTop w:val="0"/>
      <w:marBottom w:val="0"/>
      <w:divBdr>
        <w:top w:val="none" w:sz="0" w:space="0" w:color="auto"/>
        <w:left w:val="none" w:sz="0" w:space="0" w:color="auto"/>
        <w:bottom w:val="none" w:sz="0" w:space="0" w:color="auto"/>
        <w:right w:val="none" w:sz="0" w:space="0" w:color="auto"/>
      </w:divBdr>
    </w:div>
    <w:div w:id="509609532">
      <w:marLeft w:val="0"/>
      <w:marRight w:val="0"/>
      <w:marTop w:val="0"/>
      <w:marBottom w:val="0"/>
      <w:divBdr>
        <w:top w:val="none" w:sz="0" w:space="0" w:color="auto"/>
        <w:left w:val="none" w:sz="0" w:space="0" w:color="auto"/>
        <w:bottom w:val="none" w:sz="0" w:space="0" w:color="auto"/>
        <w:right w:val="none" w:sz="0" w:space="0" w:color="auto"/>
      </w:divBdr>
    </w:div>
    <w:div w:id="510073718">
      <w:marLeft w:val="0"/>
      <w:marRight w:val="0"/>
      <w:marTop w:val="0"/>
      <w:marBottom w:val="0"/>
      <w:divBdr>
        <w:top w:val="none" w:sz="0" w:space="0" w:color="auto"/>
        <w:left w:val="none" w:sz="0" w:space="0" w:color="auto"/>
        <w:bottom w:val="none" w:sz="0" w:space="0" w:color="auto"/>
        <w:right w:val="none" w:sz="0" w:space="0" w:color="auto"/>
      </w:divBdr>
    </w:div>
    <w:div w:id="510266978">
      <w:marLeft w:val="0"/>
      <w:marRight w:val="0"/>
      <w:marTop w:val="0"/>
      <w:marBottom w:val="0"/>
      <w:divBdr>
        <w:top w:val="none" w:sz="0" w:space="0" w:color="auto"/>
        <w:left w:val="none" w:sz="0" w:space="0" w:color="auto"/>
        <w:bottom w:val="none" w:sz="0" w:space="0" w:color="auto"/>
        <w:right w:val="none" w:sz="0" w:space="0" w:color="auto"/>
      </w:divBdr>
    </w:div>
    <w:div w:id="511073780">
      <w:bodyDiv w:val="1"/>
      <w:marLeft w:val="0"/>
      <w:marRight w:val="0"/>
      <w:marTop w:val="0"/>
      <w:marBottom w:val="0"/>
      <w:divBdr>
        <w:top w:val="none" w:sz="0" w:space="0" w:color="auto"/>
        <w:left w:val="none" w:sz="0" w:space="0" w:color="auto"/>
        <w:bottom w:val="none" w:sz="0" w:space="0" w:color="auto"/>
        <w:right w:val="none" w:sz="0" w:space="0" w:color="auto"/>
      </w:divBdr>
    </w:div>
    <w:div w:id="511385337">
      <w:marLeft w:val="0"/>
      <w:marRight w:val="0"/>
      <w:marTop w:val="0"/>
      <w:marBottom w:val="0"/>
      <w:divBdr>
        <w:top w:val="none" w:sz="0" w:space="0" w:color="auto"/>
        <w:left w:val="none" w:sz="0" w:space="0" w:color="auto"/>
        <w:bottom w:val="none" w:sz="0" w:space="0" w:color="auto"/>
        <w:right w:val="none" w:sz="0" w:space="0" w:color="auto"/>
      </w:divBdr>
    </w:div>
    <w:div w:id="511457219">
      <w:marLeft w:val="640"/>
      <w:marRight w:val="0"/>
      <w:marTop w:val="0"/>
      <w:marBottom w:val="0"/>
      <w:divBdr>
        <w:top w:val="none" w:sz="0" w:space="0" w:color="auto"/>
        <w:left w:val="none" w:sz="0" w:space="0" w:color="auto"/>
        <w:bottom w:val="none" w:sz="0" w:space="0" w:color="auto"/>
        <w:right w:val="none" w:sz="0" w:space="0" w:color="auto"/>
      </w:divBdr>
    </w:div>
    <w:div w:id="511839031">
      <w:bodyDiv w:val="1"/>
      <w:marLeft w:val="0"/>
      <w:marRight w:val="0"/>
      <w:marTop w:val="0"/>
      <w:marBottom w:val="0"/>
      <w:divBdr>
        <w:top w:val="none" w:sz="0" w:space="0" w:color="auto"/>
        <w:left w:val="none" w:sz="0" w:space="0" w:color="auto"/>
        <w:bottom w:val="none" w:sz="0" w:space="0" w:color="auto"/>
        <w:right w:val="none" w:sz="0" w:space="0" w:color="auto"/>
      </w:divBdr>
      <w:divsChild>
        <w:div w:id="1387794827">
          <w:marLeft w:val="0"/>
          <w:marRight w:val="0"/>
          <w:marTop w:val="0"/>
          <w:marBottom w:val="0"/>
          <w:divBdr>
            <w:top w:val="none" w:sz="0" w:space="0" w:color="auto"/>
            <w:left w:val="none" w:sz="0" w:space="0" w:color="auto"/>
            <w:bottom w:val="none" w:sz="0" w:space="0" w:color="auto"/>
            <w:right w:val="none" w:sz="0" w:space="0" w:color="auto"/>
          </w:divBdr>
          <w:divsChild>
            <w:div w:id="1142498482">
              <w:marLeft w:val="0"/>
              <w:marRight w:val="0"/>
              <w:marTop w:val="0"/>
              <w:marBottom w:val="0"/>
              <w:divBdr>
                <w:top w:val="none" w:sz="0" w:space="0" w:color="auto"/>
                <w:left w:val="none" w:sz="0" w:space="0" w:color="auto"/>
                <w:bottom w:val="none" w:sz="0" w:space="0" w:color="auto"/>
                <w:right w:val="none" w:sz="0" w:space="0" w:color="auto"/>
              </w:divBdr>
              <w:divsChild>
                <w:div w:id="1128626880">
                  <w:marLeft w:val="0"/>
                  <w:marRight w:val="0"/>
                  <w:marTop w:val="0"/>
                  <w:marBottom w:val="0"/>
                  <w:divBdr>
                    <w:top w:val="none" w:sz="0" w:space="0" w:color="auto"/>
                    <w:left w:val="none" w:sz="0" w:space="0" w:color="auto"/>
                    <w:bottom w:val="none" w:sz="0" w:space="0" w:color="auto"/>
                    <w:right w:val="none" w:sz="0" w:space="0" w:color="auto"/>
                  </w:divBdr>
                  <w:divsChild>
                    <w:div w:id="887377066">
                      <w:marLeft w:val="0"/>
                      <w:marRight w:val="0"/>
                      <w:marTop w:val="0"/>
                      <w:marBottom w:val="0"/>
                      <w:divBdr>
                        <w:top w:val="none" w:sz="0" w:space="0" w:color="auto"/>
                        <w:left w:val="none" w:sz="0" w:space="0" w:color="auto"/>
                        <w:bottom w:val="none" w:sz="0" w:space="0" w:color="auto"/>
                        <w:right w:val="none" w:sz="0" w:space="0" w:color="auto"/>
                      </w:divBdr>
                      <w:divsChild>
                        <w:div w:id="190993432">
                          <w:marLeft w:val="0"/>
                          <w:marRight w:val="0"/>
                          <w:marTop w:val="0"/>
                          <w:marBottom w:val="0"/>
                          <w:divBdr>
                            <w:top w:val="none" w:sz="0" w:space="0" w:color="auto"/>
                            <w:left w:val="none" w:sz="0" w:space="0" w:color="auto"/>
                            <w:bottom w:val="none" w:sz="0" w:space="0" w:color="auto"/>
                            <w:right w:val="none" w:sz="0" w:space="0" w:color="auto"/>
                          </w:divBdr>
                          <w:divsChild>
                            <w:div w:id="941301245">
                              <w:marLeft w:val="0"/>
                              <w:marRight w:val="0"/>
                              <w:marTop w:val="0"/>
                              <w:marBottom w:val="0"/>
                              <w:divBdr>
                                <w:top w:val="none" w:sz="0" w:space="0" w:color="auto"/>
                                <w:left w:val="none" w:sz="0" w:space="0" w:color="auto"/>
                                <w:bottom w:val="none" w:sz="0" w:space="0" w:color="auto"/>
                                <w:right w:val="none" w:sz="0" w:space="0" w:color="auto"/>
                              </w:divBdr>
                              <w:divsChild>
                                <w:div w:id="908807475">
                                  <w:marLeft w:val="0"/>
                                  <w:marRight w:val="0"/>
                                  <w:marTop w:val="0"/>
                                  <w:marBottom w:val="0"/>
                                  <w:divBdr>
                                    <w:top w:val="none" w:sz="0" w:space="0" w:color="auto"/>
                                    <w:left w:val="none" w:sz="0" w:space="0" w:color="auto"/>
                                    <w:bottom w:val="none" w:sz="0" w:space="0" w:color="auto"/>
                                    <w:right w:val="none" w:sz="0" w:space="0" w:color="auto"/>
                                  </w:divBdr>
                                  <w:divsChild>
                                    <w:div w:id="8056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85342">
      <w:marLeft w:val="640"/>
      <w:marRight w:val="0"/>
      <w:marTop w:val="0"/>
      <w:marBottom w:val="0"/>
      <w:divBdr>
        <w:top w:val="none" w:sz="0" w:space="0" w:color="auto"/>
        <w:left w:val="none" w:sz="0" w:space="0" w:color="auto"/>
        <w:bottom w:val="none" w:sz="0" w:space="0" w:color="auto"/>
        <w:right w:val="none" w:sz="0" w:space="0" w:color="auto"/>
      </w:divBdr>
    </w:div>
    <w:div w:id="513492504">
      <w:bodyDiv w:val="1"/>
      <w:marLeft w:val="0"/>
      <w:marRight w:val="0"/>
      <w:marTop w:val="0"/>
      <w:marBottom w:val="0"/>
      <w:divBdr>
        <w:top w:val="none" w:sz="0" w:space="0" w:color="auto"/>
        <w:left w:val="none" w:sz="0" w:space="0" w:color="auto"/>
        <w:bottom w:val="none" w:sz="0" w:space="0" w:color="auto"/>
        <w:right w:val="none" w:sz="0" w:space="0" w:color="auto"/>
      </w:divBdr>
    </w:div>
    <w:div w:id="514156481">
      <w:marLeft w:val="640"/>
      <w:marRight w:val="0"/>
      <w:marTop w:val="0"/>
      <w:marBottom w:val="0"/>
      <w:divBdr>
        <w:top w:val="none" w:sz="0" w:space="0" w:color="auto"/>
        <w:left w:val="none" w:sz="0" w:space="0" w:color="auto"/>
        <w:bottom w:val="none" w:sz="0" w:space="0" w:color="auto"/>
        <w:right w:val="none" w:sz="0" w:space="0" w:color="auto"/>
      </w:divBdr>
    </w:div>
    <w:div w:id="514275017">
      <w:marLeft w:val="0"/>
      <w:marRight w:val="0"/>
      <w:marTop w:val="0"/>
      <w:marBottom w:val="0"/>
      <w:divBdr>
        <w:top w:val="none" w:sz="0" w:space="0" w:color="auto"/>
        <w:left w:val="none" w:sz="0" w:space="0" w:color="auto"/>
        <w:bottom w:val="none" w:sz="0" w:space="0" w:color="auto"/>
        <w:right w:val="none" w:sz="0" w:space="0" w:color="auto"/>
      </w:divBdr>
    </w:div>
    <w:div w:id="515116049">
      <w:marLeft w:val="0"/>
      <w:marRight w:val="0"/>
      <w:marTop w:val="0"/>
      <w:marBottom w:val="0"/>
      <w:divBdr>
        <w:top w:val="none" w:sz="0" w:space="0" w:color="auto"/>
        <w:left w:val="none" w:sz="0" w:space="0" w:color="auto"/>
        <w:bottom w:val="none" w:sz="0" w:space="0" w:color="auto"/>
        <w:right w:val="none" w:sz="0" w:space="0" w:color="auto"/>
      </w:divBdr>
    </w:div>
    <w:div w:id="516893651">
      <w:marLeft w:val="640"/>
      <w:marRight w:val="0"/>
      <w:marTop w:val="0"/>
      <w:marBottom w:val="0"/>
      <w:divBdr>
        <w:top w:val="none" w:sz="0" w:space="0" w:color="auto"/>
        <w:left w:val="none" w:sz="0" w:space="0" w:color="auto"/>
        <w:bottom w:val="none" w:sz="0" w:space="0" w:color="auto"/>
        <w:right w:val="none" w:sz="0" w:space="0" w:color="auto"/>
      </w:divBdr>
    </w:div>
    <w:div w:id="517626570">
      <w:marLeft w:val="0"/>
      <w:marRight w:val="0"/>
      <w:marTop w:val="0"/>
      <w:marBottom w:val="0"/>
      <w:divBdr>
        <w:top w:val="none" w:sz="0" w:space="0" w:color="auto"/>
        <w:left w:val="none" w:sz="0" w:space="0" w:color="auto"/>
        <w:bottom w:val="none" w:sz="0" w:space="0" w:color="auto"/>
        <w:right w:val="none" w:sz="0" w:space="0" w:color="auto"/>
      </w:divBdr>
    </w:div>
    <w:div w:id="518467263">
      <w:marLeft w:val="640"/>
      <w:marRight w:val="0"/>
      <w:marTop w:val="0"/>
      <w:marBottom w:val="0"/>
      <w:divBdr>
        <w:top w:val="none" w:sz="0" w:space="0" w:color="auto"/>
        <w:left w:val="none" w:sz="0" w:space="0" w:color="auto"/>
        <w:bottom w:val="none" w:sz="0" w:space="0" w:color="auto"/>
        <w:right w:val="none" w:sz="0" w:space="0" w:color="auto"/>
      </w:divBdr>
    </w:div>
    <w:div w:id="519247694">
      <w:marLeft w:val="0"/>
      <w:marRight w:val="0"/>
      <w:marTop w:val="0"/>
      <w:marBottom w:val="0"/>
      <w:divBdr>
        <w:top w:val="none" w:sz="0" w:space="0" w:color="auto"/>
        <w:left w:val="none" w:sz="0" w:space="0" w:color="auto"/>
        <w:bottom w:val="none" w:sz="0" w:space="0" w:color="auto"/>
        <w:right w:val="none" w:sz="0" w:space="0" w:color="auto"/>
      </w:divBdr>
    </w:div>
    <w:div w:id="519516809">
      <w:bodyDiv w:val="1"/>
      <w:marLeft w:val="0"/>
      <w:marRight w:val="0"/>
      <w:marTop w:val="0"/>
      <w:marBottom w:val="0"/>
      <w:divBdr>
        <w:top w:val="none" w:sz="0" w:space="0" w:color="auto"/>
        <w:left w:val="none" w:sz="0" w:space="0" w:color="auto"/>
        <w:bottom w:val="none" w:sz="0" w:space="0" w:color="auto"/>
        <w:right w:val="none" w:sz="0" w:space="0" w:color="auto"/>
      </w:divBdr>
    </w:div>
    <w:div w:id="519973245">
      <w:marLeft w:val="640"/>
      <w:marRight w:val="0"/>
      <w:marTop w:val="0"/>
      <w:marBottom w:val="0"/>
      <w:divBdr>
        <w:top w:val="none" w:sz="0" w:space="0" w:color="auto"/>
        <w:left w:val="none" w:sz="0" w:space="0" w:color="auto"/>
        <w:bottom w:val="none" w:sz="0" w:space="0" w:color="auto"/>
        <w:right w:val="none" w:sz="0" w:space="0" w:color="auto"/>
      </w:divBdr>
    </w:div>
    <w:div w:id="520432889">
      <w:marLeft w:val="640"/>
      <w:marRight w:val="0"/>
      <w:marTop w:val="0"/>
      <w:marBottom w:val="0"/>
      <w:divBdr>
        <w:top w:val="none" w:sz="0" w:space="0" w:color="auto"/>
        <w:left w:val="none" w:sz="0" w:space="0" w:color="auto"/>
        <w:bottom w:val="none" w:sz="0" w:space="0" w:color="auto"/>
        <w:right w:val="none" w:sz="0" w:space="0" w:color="auto"/>
      </w:divBdr>
    </w:div>
    <w:div w:id="521166821">
      <w:marLeft w:val="640"/>
      <w:marRight w:val="0"/>
      <w:marTop w:val="0"/>
      <w:marBottom w:val="0"/>
      <w:divBdr>
        <w:top w:val="none" w:sz="0" w:space="0" w:color="auto"/>
        <w:left w:val="none" w:sz="0" w:space="0" w:color="auto"/>
        <w:bottom w:val="none" w:sz="0" w:space="0" w:color="auto"/>
        <w:right w:val="none" w:sz="0" w:space="0" w:color="auto"/>
      </w:divBdr>
    </w:div>
    <w:div w:id="521405836">
      <w:marLeft w:val="640"/>
      <w:marRight w:val="0"/>
      <w:marTop w:val="0"/>
      <w:marBottom w:val="0"/>
      <w:divBdr>
        <w:top w:val="none" w:sz="0" w:space="0" w:color="auto"/>
        <w:left w:val="none" w:sz="0" w:space="0" w:color="auto"/>
        <w:bottom w:val="none" w:sz="0" w:space="0" w:color="auto"/>
        <w:right w:val="none" w:sz="0" w:space="0" w:color="auto"/>
      </w:divBdr>
    </w:div>
    <w:div w:id="521821020">
      <w:marLeft w:val="0"/>
      <w:marRight w:val="0"/>
      <w:marTop w:val="0"/>
      <w:marBottom w:val="0"/>
      <w:divBdr>
        <w:top w:val="none" w:sz="0" w:space="0" w:color="auto"/>
        <w:left w:val="none" w:sz="0" w:space="0" w:color="auto"/>
        <w:bottom w:val="none" w:sz="0" w:space="0" w:color="auto"/>
        <w:right w:val="none" w:sz="0" w:space="0" w:color="auto"/>
      </w:divBdr>
    </w:div>
    <w:div w:id="521943732">
      <w:marLeft w:val="0"/>
      <w:marRight w:val="0"/>
      <w:marTop w:val="0"/>
      <w:marBottom w:val="0"/>
      <w:divBdr>
        <w:top w:val="none" w:sz="0" w:space="0" w:color="auto"/>
        <w:left w:val="none" w:sz="0" w:space="0" w:color="auto"/>
        <w:bottom w:val="none" w:sz="0" w:space="0" w:color="auto"/>
        <w:right w:val="none" w:sz="0" w:space="0" w:color="auto"/>
      </w:divBdr>
    </w:div>
    <w:div w:id="522209960">
      <w:marLeft w:val="0"/>
      <w:marRight w:val="0"/>
      <w:marTop w:val="0"/>
      <w:marBottom w:val="0"/>
      <w:divBdr>
        <w:top w:val="none" w:sz="0" w:space="0" w:color="auto"/>
        <w:left w:val="none" w:sz="0" w:space="0" w:color="auto"/>
        <w:bottom w:val="none" w:sz="0" w:space="0" w:color="auto"/>
        <w:right w:val="none" w:sz="0" w:space="0" w:color="auto"/>
      </w:divBdr>
    </w:div>
    <w:div w:id="522867140">
      <w:bodyDiv w:val="1"/>
      <w:marLeft w:val="0"/>
      <w:marRight w:val="0"/>
      <w:marTop w:val="0"/>
      <w:marBottom w:val="0"/>
      <w:divBdr>
        <w:top w:val="none" w:sz="0" w:space="0" w:color="auto"/>
        <w:left w:val="none" w:sz="0" w:space="0" w:color="auto"/>
        <w:bottom w:val="none" w:sz="0" w:space="0" w:color="auto"/>
        <w:right w:val="none" w:sz="0" w:space="0" w:color="auto"/>
      </w:divBdr>
    </w:div>
    <w:div w:id="524246778">
      <w:marLeft w:val="0"/>
      <w:marRight w:val="0"/>
      <w:marTop w:val="0"/>
      <w:marBottom w:val="0"/>
      <w:divBdr>
        <w:top w:val="none" w:sz="0" w:space="0" w:color="auto"/>
        <w:left w:val="none" w:sz="0" w:space="0" w:color="auto"/>
        <w:bottom w:val="none" w:sz="0" w:space="0" w:color="auto"/>
        <w:right w:val="none" w:sz="0" w:space="0" w:color="auto"/>
      </w:divBdr>
    </w:div>
    <w:div w:id="524440802">
      <w:marLeft w:val="640"/>
      <w:marRight w:val="0"/>
      <w:marTop w:val="0"/>
      <w:marBottom w:val="0"/>
      <w:divBdr>
        <w:top w:val="none" w:sz="0" w:space="0" w:color="auto"/>
        <w:left w:val="none" w:sz="0" w:space="0" w:color="auto"/>
        <w:bottom w:val="none" w:sz="0" w:space="0" w:color="auto"/>
        <w:right w:val="none" w:sz="0" w:space="0" w:color="auto"/>
      </w:divBdr>
    </w:div>
    <w:div w:id="524751586">
      <w:marLeft w:val="640"/>
      <w:marRight w:val="0"/>
      <w:marTop w:val="0"/>
      <w:marBottom w:val="0"/>
      <w:divBdr>
        <w:top w:val="none" w:sz="0" w:space="0" w:color="auto"/>
        <w:left w:val="none" w:sz="0" w:space="0" w:color="auto"/>
        <w:bottom w:val="none" w:sz="0" w:space="0" w:color="auto"/>
        <w:right w:val="none" w:sz="0" w:space="0" w:color="auto"/>
      </w:divBdr>
    </w:div>
    <w:div w:id="524829780">
      <w:marLeft w:val="640"/>
      <w:marRight w:val="0"/>
      <w:marTop w:val="0"/>
      <w:marBottom w:val="0"/>
      <w:divBdr>
        <w:top w:val="none" w:sz="0" w:space="0" w:color="auto"/>
        <w:left w:val="none" w:sz="0" w:space="0" w:color="auto"/>
        <w:bottom w:val="none" w:sz="0" w:space="0" w:color="auto"/>
        <w:right w:val="none" w:sz="0" w:space="0" w:color="auto"/>
      </w:divBdr>
    </w:div>
    <w:div w:id="526065005">
      <w:marLeft w:val="0"/>
      <w:marRight w:val="0"/>
      <w:marTop w:val="0"/>
      <w:marBottom w:val="0"/>
      <w:divBdr>
        <w:top w:val="none" w:sz="0" w:space="0" w:color="auto"/>
        <w:left w:val="none" w:sz="0" w:space="0" w:color="auto"/>
        <w:bottom w:val="none" w:sz="0" w:space="0" w:color="auto"/>
        <w:right w:val="none" w:sz="0" w:space="0" w:color="auto"/>
      </w:divBdr>
    </w:div>
    <w:div w:id="526142333">
      <w:marLeft w:val="0"/>
      <w:marRight w:val="150"/>
      <w:marTop w:val="0"/>
      <w:marBottom w:val="0"/>
      <w:divBdr>
        <w:top w:val="none" w:sz="0" w:space="0" w:color="auto"/>
        <w:left w:val="none" w:sz="0" w:space="0" w:color="auto"/>
        <w:bottom w:val="none" w:sz="0" w:space="0" w:color="auto"/>
        <w:right w:val="none" w:sz="0" w:space="0" w:color="auto"/>
      </w:divBdr>
      <w:divsChild>
        <w:div w:id="861698961">
          <w:marLeft w:val="0"/>
          <w:marRight w:val="150"/>
          <w:marTop w:val="0"/>
          <w:marBottom w:val="0"/>
          <w:divBdr>
            <w:top w:val="none" w:sz="0" w:space="0" w:color="auto"/>
            <w:left w:val="none" w:sz="0" w:space="0" w:color="auto"/>
            <w:bottom w:val="none" w:sz="0" w:space="0" w:color="auto"/>
            <w:right w:val="none" w:sz="0" w:space="0" w:color="auto"/>
          </w:divBdr>
        </w:div>
      </w:divsChild>
    </w:div>
    <w:div w:id="526991371">
      <w:marLeft w:val="0"/>
      <w:marRight w:val="0"/>
      <w:marTop w:val="0"/>
      <w:marBottom w:val="0"/>
      <w:divBdr>
        <w:top w:val="none" w:sz="0" w:space="0" w:color="auto"/>
        <w:left w:val="none" w:sz="0" w:space="0" w:color="auto"/>
        <w:bottom w:val="none" w:sz="0" w:space="0" w:color="auto"/>
        <w:right w:val="none" w:sz="0" w:space="0" w:color="auto"/>
      </w:divBdr>
    </w:div>
    <w:div w:id="529221834">
      <w:marLeft w:val="0"/>
      <w:marRight w:val="0"/>
      <w:marTop w:val="0"/>
      <w:marBottom w:val="0"/>
      <w:divBdr>
        <w:top w:val="none" w:sz="0" w:space="0" w:color="auto"/>
        <w:left w:val="none" w:sz="0" w:space="0" w:color="auto"/>
        <w:bottom w:val="none" w:sz="0" w:space="0" w:color="auto"/>
        <w:right w:val="none" w:sz="0" w:space="0" w:color="auto"/>
      </w:divBdr>
    </w:div>
    <w:div w:id="529874296">
      <w:marLeft w:val="0"/>
      <w:marRight w:val="0"/>
      <w:marTop w:val="0"/>
      <w:marBottom w:val="0"/>
      <w:divBdr>
        <w:top w:val="none" w:sz="0" w:space="0" w:color="auto"/>
        <w:left w:val="none" w:sz="0" w:space="0" w:color="auto"/>
        <w:bottom w:val="none" w:sz="0" w:space="0" w:color="auto"/>
        <w:right w:val="none" w:sz="0" w:space="0" w:color="auto"/>
      </w:divBdr>
    </w:div>
    <w:div w:id="529879976">
      <w:bodyDiv w:val="1"/>
      <w:marLeft w:val="0"/>
      <w:marRight w:val="0"/>
      <w:marTop w:val="0"/>
      <w:marBottom w:val="0"/>
      <w:divBdr>
        <w:top w:val="none" w:sz="0" w:space="0" w:color="auto"/>
        <w:left w:val="none" w:sz="0" w:space="0" w:color="auto"/>
        <w:bottom w:val="none" w:sz="0" w:space="0" w:color="auto"/>
        <w:right w:val="none" w:sz="0" w:space="0" w:color="auto"/>
      </w:divBdr>
    </w:div>
    <w:div w:id="530143087">
      <w:marLeft w:val="640"/>
      <w:marRight w:val="0"/>
      <w:marTop w:val="0"/>
      <w:marBottom w:val="0"/>
      <w:divBdr>
        <w:top w:val="none" w:sz="0" w:space="0" w:color="auto"/>
        <w:left w:val="none" w:sz="0" w:space="0" w:color="auto"/>
        <w:bottom w:val="none" w:sz="0" w:space="0" w:color="auto"/>
        <w:right w:val="none" w:sz="0" w:space="0" w:color="auto"/>
      </w:divBdr>
    </w:div>
    <w:div w:id="531695278">
      <w:marLeft w:val="640"/>
      <w:marRight w:val="0"/>
      <w:marTop w:val="0"/>
      <w:marBottom w:val="0"/>
      <w:divBdr>
        <w:top w:val="none" w:sz="0" w:space="0" w:color="auto"/>
        <w:left w:val="none" w:sz="0" w:space="0" w:color="auto"/>
        <w:bottom w:val="none" w:sz="0" w:space="0" w:color="auto"/>
        <w:right w:val="none" w:sz="0" w:space="0" w:color="auto"/>
      </w:divBdr>
    </w:div>
    <w:div w:id="531725727">
      <w:marLeft w:val="0"/>
      <w:marRight w:val="0"/>
      <w:marTop w:val="0"/>
      <w:marBottom w:val="0"/>
      <w:divBdr>
        <w:top w:val="none" w:sz="0" w:space="0" w:color="auto"/>
        <w:left w:val="none" w:sz="0" w:space="0" w:color="auto"/>
        <w:bottom w:val="none" w:sz="0" w:space="0" w:color="auto"/>
        <w:right w:val="none" w:sz="0" w:space="0" w:color="auto"/>
      </w:divBdr>
    </w:div>
    <w:div w:id="532504445">
      <w:marLeft w:val="0"/>
      <w:marRight w:val="0"/>
      <w:marTop w:val="0"/>
      <w:marBottom w:val="0"/>
      <w:divBdr>
        <w:top w:val="none" w:sz="0" w:space="0" w:color="auto"/>
        <w:left w:val="none" w:sz="0" w:space="0" w:color="auto"/>
        <w:bottom w:val="none" w:sz="0" w:space="0" w:color="auto"/>
        <w:right w:val="none" w:sz="0" w:space="0" w:color="auto"/>
      </w:divBdr>
    </w:div>
    <w:div w:id="532573499">
      <w:marLeft w:val="0"/>
      <w:marRight w:val="0"/>
      <w:marTop w:val="0"/>
      <w:marBottom w:val="0"/>
      <w:divBdr>
        <w:top w:val="none" w:sz="0" w:space="0" w:color="auto"/>
        <w:left w:val="none" w:sz="0" w:space="0" w:color="auto"/>
        <w:bottom w:val="none" w:sz="0" w:space="0" w:color="auto"/>
        <w:right w:val="none" w:sz="0" w:space="0" w:color="auto"/>
      </w:divBdr>
    </w:div>
    <w:div w:id="534544114">
      <w:marLeft w:val="640"/>
      <w:marRight w:val="0"/>
      <w:marTop w:val="0"/>
      <w:marBottom w:val="0"/>
      <w:divBdr>
        <w:top w:val="none" w:sz="0" w:space="0" w:color="auto"/>
        <w:left w:val="none" w:sz="0" w:space="0" w:color="auto"/>
        <w:bottom w:val="none" w:sz="0" w:space="0" w:color="auto"/>
        <w:right w:val="none" w:sz="0" w:space="0" w:color="auto"/>
      </w:divBdr>
    </w:div>
    <w:div w:id="535197253">
      <w:marLeft w:val="640"/>
      <w:marRight w:val="0"/>
      <w:marTop w:val="0"/>
      <w:marBottom w:val="0"/>
      <w:divBdr>
        <w:top w:val="none" w:sz="0" w:space="0" w:color="auto"/>
        <w:left w:val="none" w:sz="0" w:space="0" w:color="auto"/>
        <w:bottom w:val="none" w:sz="0" w:space="0" w:color="auto"/>
        <w:right w:val="none" w:sz="0" w:space="0" w:color="auto"/>
      </w:divBdr>
    </w:div>
    <w:div w:id="536818180">
      <w:marLeft w:val="640"/>
      <w:marRight w:val="0"/>
      <w:marTop w:val="0"/>
      <w:marBottom w:val="0"/>
      <w:divBdr>
        <w:top w:val="none" w:sz="0" w:space="0" w:color="auto"/>
        <w:left w:val="none" w:sz="0" w:space="0" w:color="auto"/>
        <w:bottom w:val="none" w:sz="0" w:space="0" w:color="auto"/>
        <w:right w:val="none" w:sz="0" w:space="0" w:color="auto"/>
      </w:divBdr>
    </w:div>
    <w:div w:id="536822717">
      <w:marLeft w:val="0"/>
      <w:marRight w:val="0"/>
      <w:marTop w:val="0"/>
      <w:marBottom w:val="0"/>
      <w:divBdr>
        <w:top w:val="none" w:sz="0" w:space="0" w:color="auto"/>
        <w:left w:val="none" w:sz="0" w:space="0" w:color="auto"/>
        <w:bottom w:val="none" w:sz="0" w:space="0" w:color="auto"/>
        <w:right w:val="none" w:sz="0" w:space="0" w:color="auto"/>
      </w:divBdr>
    </w:div>
    <w:div w:id="537596081">
      <w:marLeft w:val="0"/>
      <w:marRight w:val="0"/>
      <w:marTop w:val="0"/>
      <w:marBottom w:val="0"/>
      <w:divBdr>
        <w:top w:val="none" w:sz="0" w:space="0" w:color="auto"/>
        <w:left w:val="none" w:sz="0" w:space="0" w:color="auto"/>
        <w:bottom w:val="none" w:sz="0" w:space="0" w:color="auto"/>
        <w:right w:val="none" w:sz="0" w:space="0" w:color="auto"/>
      </w:divBdr>
    </w:div>
    <w:div w:id="539629734">
      <w:marLeft w:val="0"/>
      <w:marRight w:val="0"/>
      <w:marTop w:val="0"/>
      <w:marBottom w:val="0"/>
      <w:divBdr>
        <w:top w:val="none" w:sz="0" w:space="0" w:color="auto"/>
        <w:left w:val="none" w:sz="0" w:space="0" w:color="auto"/>
        <w:bottom w:val="none" w:sz="0" w:space="0" w:color="auto"/>
        <w:right w:val="none" w:sz="0" w:space="0" w:color="auto"/>
      </w:divBdr>
    </w:div>
    <w:div w:id="539709171">
      <w:marLeft w:val="0"/>
      <w:marRight w:val="0"/>
      <w:marTop w:val="0"/>
      <w:marBottom w:val="0"/>
      <w:divBdr>
        <w:top w:val="none" w:sz="0" w:space="0" w:color="auto"/>
        <w:left w:val="none" w:sz="0" w:space="0" w:color="auto"/>
        <w:bottom w:val="none" w:sz="0" w:space="0" w:color="auto"/>
        <w:right w:val="none" w:sz="0" w:space="0" w:color="auto"/>
      </w:divBdr>
    </w:div>
    <w:div w:id="541020960">
      <w:marLeft w:val="640"/>
      <w:marRight w:val="0"/>
      <w:marTop w:val="0"/>
      <w:marBottom w:val="0"/>
      <w:divBdr>
        <w:top w:val="none" w:sz="0" w:space="0" w:color="auto"/>
        <w:left w:val="none" w:sz="0" w:space="0" w:color="auto"/>
        <w:bottom w:val="none" w:sz="0" w:space="0" w:color="auto"/>
        <w:right w:val="none" w:sz="0" w:space="0" w:color="auto"/>
      </w:divBdr>
    </w:div>
    <w:div w:id="541527283">
      <w:marLeft w:val="0"/>
      <w:marRight w:val="0"/>
      <w:marTop w:val="0"/>
      <w:marBottom w:val="0"/>
      <w:divBdr>
        <w:top w:val="none" w:sz="0" w:space="0" w:color="auto"/>
        <w:left w:val="none" w:sz="0" w:space="0" w:color="auto"/>
        <w:bottom w:val="none" w:sz="0" w:space="0" w:color="auto"/>
        <w:right w:val="none" w:sz="0" w:space="0" w:color="auto"/>
      </w:divBdr>
    </w:div>
    <w:div w:id="541594569">
      <w:marLeft w:val="0"/>
      <w:marRight w:val="0"/>
      <w:marTop w:val="0"/>
      <w:marBottom w:val="0"/>
      <w:divBdr>
        <w:top w:val="none" w:sz="0" w:space="0" w:color="auto"/>
        <w:left w:val="none" w:sz="0" w:space="0" w:color="auto"/>
        <w:bottom w:val="none" w:sz="0" w:space="0" w:color="auto"/>
        <w:right w:val="none" w:sz="0" w:space="0" w:color="auto"/>
      </w:divBdr>
    </w:div>
    <w:div w:id="541747462">
      <w:marLeft w:val="0"/>
      <w:marRight w:val="0"/>
      <w:marTop w:val="0"/>
      <w:marBottom w:val="0"/>
      <w:divBdr>
        <w:top w:val="none" w:sz="0" w:space="0" w:color="auto"/>
        <w:left w:val="none" w:sz="0" w:space="0" w:color="auto"/>
        <w:bottom w:val="none" w:sz="0" w:space="0" w:color="auto"/>
        <w:right w:val="none" w:sz="0" w:space="0" w:color="auto"/>
      </w:divBdr>
    </w:div>
    <w:div w:id="543520978">
      <w:marLeft w:val="0"/>
      <w:marRight w:val="150"/>
      <w:marTop w:val="0"/>
      <w:marBottom w:val="0"/>
      <w:divBdr>
        <w:top w:val="none" w:sz="0" w:space="0" w:color="auto"/>
        <w:left w:val="none" w:sz="0" w:space="0" w:color="auto"/>
        <w:bottom w:val="none" w:sz="0" w:space="0" w:color="auto"/>
        <w:right w:val="none" w:sz="0" w:space="0" w:color="auto"/>
      </w:divBdr>
      <w:divsChild>
        <w:div w:id="1286346871">
          <w:marLeft w:val="0"/>
          <w:marRight w:val="150"/>
          <w:marTop w:val="0"/>
          <w:marBottom w:val="0"/>
          <w:divBdr>
            <w:top w:val="none" w:sz="0" w:space="0" w:color="auto"/>
            <w:left w:val="none" w:sz="0" w:space="0" w:color="auto"/>
            <w:bottom w:val="none" w:sz="0" w:space="0" w:color="auto"/>
            <w:right w:val="none" w:sz="0" w:space="0" w:color="auto"/>
          </w:divBdr>
        </w:div>
      </w:divsChild>
    </w:div>
    <w:div w:id="544175750">
      <w:marLeft w:val="640"/>
      <w:marRight w:val="0"/>
      <w:marTop w:val="0"/>
      <w:marBottom w:val="0"/>
      <w:divBdr>
        <w:top w:val="none" w:sz="0" w:space="0" w:color="auto"/>
        <w:left w:val="none" w:sz="0" w:space="0" w:color="auto"/>
        <w:bottom w:val="none" w:sz="0" w:space="0" w:color="auto"/>
        <w:right w:val="none" w:sz="0" w:space="0" w:color="auto"/>
      </w:divBdr>
    </w:div>
    <w:div w:id="547836400">
      <w:marLeft w:val="0"/>
      <w:marRight w:val="0"/>
      <w:marTop w:val="0"/>
      <w:marBottom w:val="0"/>
      <w:divBdr>
        <w:top w:val="none" w:sz="0" w:space="0" w:color="auto"/>
        <w:left w:val="none" w:sz="0" w:space="0" w:color="auto"/>
        <w:bottom w:val="none" w:sz="0" w:space="0" w:color="auto"/>
        <w:right w:val="none" w:sz="0" w:space="0" w:color="auto"/>
      </w:divBdr>
    </w:div>
    <w:div w:id="548109448">
      <w:marLeft w:val="640"/>
      <w:marRight w:val="0"/>
      <w:marTop w:val="0"/>
      <w:marBottom w:val="0"/>
      <w:divBdr>
        <w:top w:val="none" w:sz="0" w:space="0" w:color="auto"/>
        <w:left w:val="none" w:sz="0" w:space="0" w:color="auto"/>
        <w:bottom w:val="none" w:sz="0" w:space="0" w:color="auto"/>
        <w:right w:val="none" w:sz="0" w:space="0" w:color="auto"/>
      </w:divBdr>
    </w:div>
    <w:div w:id="553272984">
      <w:marLeft w:val="0"/>
      <w:marRight w:val="0"/>
      <w:marTop w:val="0"/>
      <w:marBottom w:val="0"/>
      <w:divBdr>
        <w:top w:val="none" w:sz="0" w:space="0" w:color="auto"/>
        <w:left w:val="none" w:sz="0" w:space="0" w:color="auto"/>
        <w:bottom w:val="none" w:sz="0" w:space="0" w:color="auto"/>
        <w:right w:val="none" w:sz="0" w:space="0" w:color="auto"/>
      </w:divBdr>
    </w:div>
    <w:div w:id="555703834">
      <w:marLeft w:val="0"/>
      <w:marRight w:val="0"/>
      <w:marTop w:val="0"/>
      <w:marBottom w:val="0"/>
      <w:divBdr>
        <w:top w:val="none" w:sz="0" w:space="0" w:color="auto"/>
        <w:left w:val="none" w:sz="0" w:space="0" w:color="auto"/>
        <w:bottom w:val="none" w:sz="0" w:space="0" w:color="auto"/>
        <w:right w:val="none" w:sz="0" w:space="0" w:color="auto"/>
      </w:divBdr>
    </w:div>
    <w:div w:id="556862581">
      <w:marLeft w:val="0"/>
      <w:marRight w:val="0"/>
      <w:marTop w:val="0"/>
      <w:marBottom w:val="0"/>
      <w:divBdr>
        <w:top w:val="none" w:sz="0" w:space="0" w:color="auto"/>
        <w:left w:val="none" w:sz="0" w:space="0" w:color="auto"/>
        <w:bottom w:val="none" w:sz="0" w:space="0" w:color="auto"/>
        <w:right w:val="none" w:sz="0" w:space="0" w:color="auto"/>
      </w:divBdr>
    </w:div>
    <w:div w:id="557015263">
      <w:marLeft w:val="640"/>
      <w:marRight w:val="0"/>
      <w:marTop w:val="0"/>
      <w:marBottom w:val="0"/>
      <w:divBdr>
        <w:top w:val="none" w:sz="0" w:space="0" w:color="auto"/>
        <w:left w:val="none" w:sz="0" w:space="0" w:color="auto"/>
        <w:bottom w:val="none" w:sz="0" w:space="0" w:color="auto"/>
        <w:right w:val="none" w:sz="0" w:space="0" w:color="auto"/>
      </w:divBdr>
    </w:div>
    <w:div w:id="560361546">
      <w:marLeft w:val="640"/>
      <w:marRight w:val="0"/>
      <w:marTop w:val="0"/>
      <w:marBottom w:val="0"/>
      <w:divBdr>
        <w:top w:val="none" w:sz="0" w:space="0" w:color="auto"/>
        <w:left w:val="none" w:sz="0" w:space="0" w:color="auto"/>
        <w:bottom w:val="none" w:sz="0" w:space="0" w:color="auto"/>
        <w:right w:val="none" w:sz="0" w:space="0" w:color="auto"/>
      </w:divBdr>
    </w:div>
    <w:div w:id="560751259">
      <w:marLeft w:val="640"/>
      <w:marRight w:val="0"/>
      <w:marTop w:val="0"/>
      <w:marBottom w:val="0"/>
      <w:divBdr>
        <w:top w:val="none" w:sz="0" w:space="0" w:color="auto"/>
        <w:left w:val="none" w:sz="0" w:space="0" w:color="auto"/>
        <w:bottom w:val="none" w:sz="0" w:space="0" w:color="auto"/>
        <w:right w:val="none" w:sz="0" w:space="0" w:color="auto"/>
      </w:divBdr>
    </w:div>
    <w:div w:id="561059290">
      <w:marLeft w:val="640"/>
      <w:marRight w:val="0"/>
      <w:marTop w:val="0"/>
      <w:marBottom w:val="0"/>
      <w:divBdr>
        <w:top w:val="none" w:sz="0" w:space="0" w:color="auto"/>
        <w:left w:val="none" w:sz="0" w:space="0" w:color="auto"/>
        <w:bottom w:val="none" w:sz="0" w:space="0" w:color="auto"/>
        <w:right w:val="none" w:sz="0" w:space="0" w:color="auto"/>
      </w:divBdr>
    </w:div>
    <w:div w:id="561405203">
      <w:marLeft w:val="0"/>
      <w:marRight w:val="0"/>
      <w:marTop w:val="0"/>
      <w:marBottom w:val="0"/>
      <w:divBdr>
        <w:top w:val="none" w:sz="0" w:space="0" w:color="auto"/>
        <w:left w:val="none" w:sz="0" w:space="0" w:color="auto"/>
        <w:bottom w:val="none" w:sz="0" w:space="0" w:color="auto"/>
        <w:right w:val="none" w:sz="0" w:space="0" w:color="auto"/>
      </w:divBdr>
    </w:div>
    <w:div w:id="561713931">
      <w:marLeft w:val="640"/>
      <w:marRight w:val="0"/>
      <w:marTop w:val="0"/>
      <w:marBottom w:val="0"/>
      <w:divBdr>
        <w:top w:val="none" w:sz="0" w:space="0" w:color="auto"/>
        <w:left w:val="none" w:sz="0" w:space="0" w:color="auto"/>
        <w:bottom w:val="none" w:sz="0" w:space="0" w:color="auto"/>
        <w:right w:val="none" w:sz="0" w:space="0" w:color="auto"/>
      </w:divBdr>
    </w:div>
    <w:div w:id="562911430">
      <w:bodyDiv w:val="1"/>
      <w:marLeft w:val="0"/>
      <w:marRight w:val="0"/>
      <w:marTop w:val="0"/>
      <w:marBottom w:val="0"/>
      <w:divBdr>
        <w:top w:val="none" w:sz="0" w:space="0" w:color="auto"/>
        <w:left w:val="none" w:sz="0" w:space="0" w:color="auto"/>
        <w:bottom w:val="none" w:sz="0" w:space="0" w:color="auto"/>
        <w:right w:val="none" w:sz="0" w:space="0" w:color="auto"/>
      </w:divBdr>
    </w:div>
    <w:div w:id="563374190">
      <w:marLeft w:val="0"/>
      <w:marRight w:val="0"/>
      <w:marTop w:val="0"/>
      <w:marBottom w:val="0"/>
      <w:divBdr>
        <w:top w:val="none" w:sz="0" w:space="0" w:color="auto"/>
        <w:left w:val="none" w:sz="0" w:space="0" w:color="auto"/>
        <w:bottom w:val="none" w:sz="0" w:space="0" w:color="auto"/>
        <w:right w:val="none" w:sz="0" w:space="0" w:color="auto"/>
      </w:divBdr>
    </w:div>
    <w:div w:id="563833891">
      <w:marLeft w:val="0"/>
      <w:marRight w:val="0"/>
      <w:marTop w:val="0"/>
      <w:marBottom w:val="0"/>
      <w:divBdr>
        <w:top w:val="none" w:sz="0" w:space="0" w:color="auto"/>
        <w:left w:val="none" w:sz="0" w:space="0" w:color="auto"/>
        <w:bottom w:val="none" w:sz="0" w:space="0" w:color="auto"/>
        <w:right w:val="none" w:sz="0" w:space="0" w:color="auto"/>
      </w:divBdr>
    </w:div>
    <w:div w:id="564144804">
      <w:marLeft w:val="0"/>
      <w:marRight w:val="0"/>
      <w:marTop w:val="0"/>
      <w:marBottom w:val="0"/>
      <w:divBdr>
        <w:top w:val="none" w:sz="0" w:space="0" w:color="auto"/>
        <w:left w:val="none" w:sz="0" w:space="0" w:color="auto"/>
        <w:bottom w:val="none" w:sz="0" w:space="0" w:color="auto"/>
        <w:right w:val="none" w:sz="0" w:space="0" w:color="auto"/>
      </w:divBdr>
    </w:div>
    <w:div w:id="565534453">
      <w:marLeft w:val="640"/>
      <w:marRight w:val="0"/>
      <w:marTop w:val="0"/>
      <w:marBottom w:val="0"/>
      <w:divBdr>
        <w:top w:val="none" w:sz="0" w:space="0" w:color="auto"/>
        <w:left w:val="none" w:sz="0" w:space="0" w:color="auto"/>
        <w:bottom w:val="none" w:sz="0" w:space="0" w:color="auto"/>
        <w:right w:val="none" w:sz="0" w:space="0" w:color="auto"/>
      </w:divBdr>
    </w:div>
    <w:div w:id="567688766">
      <w:marLeft w:val="0"/>
      <w:marRight w:val="0"/>
      <w:marTop w:val="0"/>
      <w:marBottom w:val="0"/>
      <w:divBdr>
        <w:top w:val="none" w:sz="0" w:space="0" w:color="auto"/>
        <w:left w:val="none" w:sz="0" w:space="0" w:color="auto"/>
        <w:bottom w:val="none" w:sz="0" w:space="0" w:color="auto"/>
        <w:right w:val="none" w:sz="0" w:space="0" w:color="auto"/>
      </w:divBdr>
    </w:div>
    <w:div w:id="568075811">
      <w:marLeft w:val="0"/>
      <w:marRight w:val="150"/>
      <w:marTop w:val="0"/>
      <w:marBottom w:val="0"/>
      <w:divBdr>
        <w:top w:val="none" w:sz="0" w:space="0" w:color="auto"/>
        <w:left w:val="none" w:sz="0" w:space="0" w:color="auto"/>
        <w:bottom w:val="none" w:sz="0" w:space="0" w:color="auto"/>
        <w:right w:val="none" w:sz="0" w:space="0" w:color="auto"/>
      </w:divBdr>
      <w:divsChild>
        <w:div w:id="917833889">
          <w:marLeft w:val="0"/>
          <w:marRight w:val="150"/>
          <w:marTop w:val="0"/>
          <w:marBottom w:val="0"/>
          <w:divBdr>
            <w:top w:val="none" w:sz="0" w:space="0" w:color="auto"/>
            <w:left w:val="none" w:sz="0" w:space="0" w:color="auto"/>
            <w:bottom w:val="none" w:sz="0" w:space="0" w:color="auto"/>
            <w:right w:val="none" w:sz="0" w:space="0" w:color="auto"/>
          </w:divBdr>
        </w:div>
      </w:divsChild>
    </w:div>
    <w:div w:id="568348817">
      <w:marLeft w:val="0"/>
      <w:marRight w:val="0"/>
      <w:marTop w:val="0"/>
      <w:marBottom w:val="0"/>
      <w:divBdr>
        <w:top w:val="none" w:sz="0" w:space="0" w:color="auto"/>
        <w:left w:val="none" w:sz="0" w:space="0" w:color="auto"/>
        <w:bottom w:val="none" w:sz="0" w:space="0" w:color="auto"/>
        <w:right w:val="none" w:sz="0" w:space="0" w:color="auto"/>
      </w:divBdr>
    </w:div>
    <w:div w:id="568466800">
      <w:marLeft w:val="0"/>
      <w:marRight w:val="0"/>
      <w:marTop w:val="0"/>
      <w:marBottom w:val="0"/>
      <w:divBdr>
        <w:top w:val="none" w:sz="0" w:space="0" w:color="auto"/>
        <w:left w:val="none" w:sz="0" w:space="0" w:color="auto"/>
        <w:bottom w:val="none" w:sz="0" w:space="0" w:color="auto"/>
        <w:right w:val="none" w:sz="0" w:space="0" w:color="auto"/>
      </w:divBdr>
    </w:div>
    <w:div w:id="569732267">
      <w:marLeft w:val="0"/>
      <w:marRight w:val="0"/>
      <w:marTop w:val="0"/>
      <w:marBottom w:val="0"/>
      <w:divBdr>
        <w:top w:val="none" w:sz="0" w:space="0" w:color="auto"/>
        <w:left w:val="none" w:sz="0" w:space="0" w:color="auto"/>
        <w:bottom w:val="none" w:sz="0" w:space="0" w:color="auto"/>
        <w:right w:val="none" w:sz="0" w:space="0" w:color="auto"/>
      </w:divBdr>
    </w:div>
    <w:div w:id="569968290">
      <w:marLeft w:val="640"/>
      <w:marRight w:val="0"/>
      <w:marTop w:val="0"/>
      <w:marBottom w:val="0"/>
      <w:divBdr>
        <w:top w:val="none" w:sz="0" w:space="0" w:color="auto"/>
        <w:left w:val="none" w:sz="0" w:space="0" w:color="auto"/>
        <w:bottom w:val="none" w:sz="0" w:space="0" w:color="auto"/>
        <w:right w:val="none" w:sz="0" w:space="0" w:color="auto"/>
      </w:divBdr>
    </w:div>
    <w:div w:id="569971792">
      <w:marLeft w:val="0"/>
      <w:marRight w:val="150"/>
      <w:marTop w:val="0"/>
      <w:marBottom w:val="0"/>
      <w:divBdr>
        <w:top w:val="none" w:sz="0" w:space="0" w:color="auto"/>
        <w:left w:val="none" w:sz="0" w:space="0" w:color="auto"/>
        <w:bottom w:val="none" w:sz="0" w:space="0" w:color="auto"/>
        <w:right w:val="none" w:sz="0" w:space="0" w:color="auto"/>
      </w:divBdr>
    </w:div>
    <w:div w:id="571934952">
      <w:marLeft w:val="0"/>
      <w:marRight w:val="0"/>
      <w:marTop w:val="0"/>
      <w:marBottom w:val="0"/>
      <w:divBdr>
        <w:top w:val="none" w:sz="0" w:space="0" w:color="auto"/>
        <w:left w:val="none" w:sz="0" w:space="0" w:color="auto"/>
        <w:bottom w:val="none" w:sz="0" w:space="0" w:color="auto"/>
        <w:right w:val="none" w:sz="0" w:space="0" w:color="auto"/>
      </w:divBdr>
    </w:div>
    <w:div w:id="572079720">
      <w:marLeft w:val="640"/>
      <w:marRight w:val="0"/>
      <w:marTop w:val="0"/>
      <w:marBottom w:val="0"/>
      <w:divBdr>
        <w:top w:val="none" w:sz="0" w:space="0" w:color="auto"/>
        <w:left w:val="none" w:sz="0" w:space="0" w:color="auto"/>
        <w:bottom w:val="none" w:sz="0" w:space="0" w:color="auto"/>
        <w:right w:val="none" w:sz="0" w:space="0" w:color="auto"/>
      </w:divBdr>
    </w:div>
    <w:div w:id="572080542">
      <w:marLeft w:val="640"/>
      <w:marRight w:val="0"/>
      <w:marTop w:val="0"/>
      <w:marBottom w:val="0"/>
      <w:divBdr>
        <w:top w:val="none" w:sz="0" w:space="0" w:color="auto"/>
        <w:left w:val="none" w:sz="0" w:space="0" w:color="auto"/>
        <w:bottom w:val="none" w:sz="0" w:space="0" w:color="auto"/>
        <w:right w:val="none" w:sz="0" w:space="0" w:color="auto"/>
      </w:divBdr>
    </w:div>
    <w:div w:id="572667607">
      <w:marLeft w:val="640"/>
      <w:marRight w:val="0"/>
      <w:marTop w:val="0"/>
      <w:marBottom w:val="0"/>
      <w:divBdr>
        <w:top w:val="none" w:sz="0" w:space="0" w:color="auto"/>
        <w:left w:val="none" w:sz="0" w:space="0" w:color="auto"/>
        <w:bottom w:val="none" w:sz="0" w:space="0" w:color="auto"/>
        <w:right w:val="none" w:sz="0" w:space="0" w:color="auto"/>
      </w:divBdr>
    </w:div>
    <w:div w:id="573514176">
      <w:marLeft w:val="0"/>
      <w:marRight w:val="0"/>
      <w:marTop w:val="0"/>
      <w:marBottom w:val="0"/>
      <w:divBdr>
        <w:top w:val="none" w:sz="0" w:space="0" w:color="auto"/>
        <w:left w:val="none" w:sz="0" w:space="0" w:color="auto"/>
        <w:bottom w:val="none" w:sz="0" w:space="0" w:color="auto"/>
        <w:right w:val="none" w:sz="0" w:space="0" w:color="auto"/>
      </w:divBdr>
    </w:div>
    <w:div w:id="573972410">
      <w:marLeft w:val="0"/>
      <w:marRight w:val="0"/>
      <w:marTop w:val="0"/>
      <w:marBottom w:val="0"/>
      <w:divBdr>
        <w:top w:val="none" w:sz="0" w:space="0" w:color="auto"/>
        <w:left w:val="none" w:sz="0" w:space="0" w:color="auto"/>
        <w:bottom w:val="none" w:sz="0" w:space="0" w:color="auto"/>
        <w:right w:val="none" w:sz="0" w:space="0" w:color="auto"/>
      </w:divBdr>
    </w:div>
    <w:div w:id="575865210">
      <w:bodyDiv w:val="1"/>
      <w:marLeft w:val="0"/>
      <w:marRight w:val="0"/>
      <w:marTop w:val="0"/>
      <w:marBottom w:val="0"/>
      <w:divBdr>
        <w:top w:val="none" w:sz="0" w:space="0" w:color="auto"/>
        <w:left w:val="none" w:sz="0" w:space="0" w:color="auto"/>
        <w:bottom w:val="none" w:sz="0" w:space="0" w:color="auto"/>
        <w:right w:val="none" w:sz="0" w:space="0" w:color="auto"/>
      </w:divBdr>
      <w:divsChild>
        <w:div w:id="11537265">
          <w:marLeft w:val="640"/>
          <w:marRight w:val="0"/>
          <w:marTop w:val="0"/>
          <w:marBottom w:val="0"/>
          <w:divBdr>
            <w:top w:val="none" w:sz="0" w:space="0" w:color="auto"/>
            <w:left w:val="none" w:sz="0" w:space="0" w:color="auto"/>
            <w:bottom w:val="none" w:sz="0" w:space="0" w:color="auto"/>
            <w:right w:val="none" w:sz="0" w:space="0" w:color="auto"/>
          </w:divBdr>
        </w:div>
        <w:div w:id="755326372">
          <w:marLeft w:val="640"/>
          <w:marRight w:val="0"/>
          <w:marTop w:val="0"/>
          <w:marBottom w:val="0"/>
          <w:divBdr>
            <w:top w:val="none" w:sz="0" w:space="0" w:color="auto"/>
            <w:left w:val="none" w:sz="0" w:space="0" w:color="auto"/>
            <w:bottom w:val="none" w:sz="0" w:space="0" w:color="auto"/>
            <w:right w:val="none" w:sz="0" w:space="0" w:color="auto"/>
          </w:divBdr>
        </w:div>
        <w:div w:id="801994180">
          <w:marLeft w:val="640"/>
          <w:marRight w:val="0"/>
          <w:marTop w:val="0"/>
          <w:marBottom w:val="0"/>
          <w:divBdr>
            <w:top w:val="none" w:sz="0" w:space="0" w:color="auto"/>
            <w:left w:val="none" w:sz="0" w:space="0" w:color="auto"/>
            <w:bottom w:val="none" w:sz="0" w:space="0" w:color="auto"/>
            <w:right w:val="none" w:sz="0" w:space="0" w:color="auto"/>
          </w:divBdr>
        </w:div>
        <w:div w:id="821698411">
          <w:marLeft w:val="640"/>
          <w:marRight w:val="0"/>
          <w:marTop w:val="0"/>
          <w:marBottom w:val="0"/>
          <w:divBdr>
            <w:top w:val="none" w:sz="0" w:space="0" w:color="auto"/>
            <w:left w:val="none" w:sz="0" w:space="0" w:color="auto"/>
            <w:bottom w:val="none" w:sz="0" w:space="0" w:color="auto"/>
            <w:right w:val="none" w:sz="0" w:space="0" w:color="auto"/>
          </w:divBdr>
        </w:div>
        <w:div w:id="835800810">
          <w:marLeft w:val="640"/>
          <w:marRight w:val="0"/>
          <w:marTop w:val="0"/>
          <w:marBottom w:val="0"/>
          <w:divBdr>
            <w:top w:val="none" w:sz="0" w:space="0" w:color="auto"/>
            <w:left w:val="none" w:sz="0" w:space="0" w:color="auto"/>
            <w:bottom w:val="none" w:sz="0" w:space="0" w:color="auto"/>
            <w:right w:val="none" w:sz="0" w:space="0" w:color="auto"/>
          </w:divBdr>
        </w:div>
        <w:div w:id="852308749">
          <w:marLeft w:val="640"/>
          <w:marRight w:val="0"/>
          <w:marTop w:val="0"/>
          <w:marBottom w:val="0"/>
          <w:divBdr>
            <w:top w:val="none" w:sz="0" w:space="0" w:color="auto"/>
            <w:left w:val="none" w:sz="0" w:space="0" w:color="auto"/>
            <w:bottom w:val="none" w:sz="0" w:space="0" w:color="auto"/>
            <w:right w:val="none" w:sz="0" w:space="0" w:color="auto"/>
          </w:divBdr>
        </w:div>
        <w:div w:id="1301686160">
          <w:marLeft w:val="640"/>
          <w:marRight w:val="0"/>
          <w:marTop w:val="0"/>
          <w:marBottom w:val="0"/>
          <w:divBdr>
            <w:top w:val="none" w:sz="0" w:space="0" w:color="auto"/>
            <w:left w:val="none" w:sz="0" w:space="0" w:color="auto"/>
            <w:bottom w:val="none" w:sz="0" w:space="0" w:color="auto"/>
            <w:right w:val="none" w:sz="0" w:space="0" w:color="auto"/>
          </w:divBdr>
        </w:div>
        <w:div w:id="1390808268">
          <w:marLeft w:val="640"/>
          <w:marRight w:val="0"/>
          <w:marTop w:val="0"/>
          <w:marBottom w:val="0"/>
          <w:divBdr>
            <w:top w:val="none" w:sz="0" w:space="0" w:color="auto"/>
            <w:left w:val="none" w:sz="0" w:space="0" w:color="auto"/>
            <w:bottom w:val="none" w:sz="0" w:space="0" w:color="auto"/>
            <w:right w:val="none" w:sz="0" w:space="0" w:color="auto"/>
          </w:divBdr>
        </w:div>
        <w:div w:id="1423526843">
          <w:marLeft w:val="640"/>
          <w:marRight w:val="0"/>
          <w:marTop w:val="0"/>
          <w:marBottom w:val="0"/>
          <w:divBdr>
            <w:top w:val="none" w:sz="0" w:space="0" w:color="auto"/>
            <w:left w:val="none" w:sz="0" w:space="0" w:color="auto"/>
            <w:bottom w:val="none" w:sz="0" w:space="0" w:color="auto"/>
            <w:right w:val="none" w:sz="0" w:space="0" w:color="auto"/>
          </w:divBdr>
        </w:div>
        <w:div w:id="1648700677">
          <w:marLeft w:val="640"/>
          <w:marRight w:val="0"/>
          <w:marTop w:val="0"/>
          <w:marBottom w:val="0"/>
          <w:divBdr>
            <w:top w:val="none" w:sz="0" w:space="0" w:color="auto"/>
            <w:left w:val="none" w:sz="0" w:space="0" w:color="auto"/>
            <w:bottom w:val="none" w:sz="0" w:space="0" w:color="auto"/>
            <w:right w:val="none" w:sz="0" w:space="0" w:color="auto"/>
          </w:divBdr>
        </w:div>
      </w:divsChild>
    </w:div>
    <w:div w:id="576478647">
      <w:marLeft w:val="0"/>
      <w:marRight w:val="150"/>
      <w:marTop w:val="0"/>
      <w:marBottom w:val="0"/>
      <w:divBdr>
        <w:top w:val="none" w:sz="0" w:space="0" w:color="auto"/>
        <w:left w:val="none" w:sz="0" w:space="0" w:color="auto"/>
        <w:bottom w:val="none" w:sz="0" w:space="0" w:color="auto"/>
        <w:right w:val="none" w:sz="0" w:space="0" w:color="auto"/>
      </w:divBdr>
    </w:div>
    <w:div w:id="577977339">
      <w:marLeft w:val="0"/>
      <w:marRight w:val="0"/>
      <w:marTop w:val="0"/>
      <w:marBottom w:val="0"/>
      <w:divBdr>
        <w:top w:val="none" w:sz="0" w:space="0" w:color="auto"/>
        <w:left w:val="none" w:sz="0" w:space="0" w:color="auto"/>
        <w:bottom w:val="none" w:sz="0" w:space="0" w:color="auto"/>
        <w:right w:val="none" w:sz="0" w:space="0" w:color="auto"/>
      </w:divBdr>
    </w:div>
    <w:div w:id="578057291">
      <w:bodyDiv w:val="1"/>
      <w:marLeft w:val="0"/>
      <w:marRight w:val="0"/>
      <w:marTop w:val="0"/>
      <w:marBottom w:val="0"/>
      <w:divBdr>
        <w:top w:val="none" w:sz="0" w:space="0" w:color="auto"/>
        <w:left w:val="none" w:sz="0" w:space="0" w:color="auto"/>
        <w:bottom w:val="none" w:sz="0" w:space="0" w:color="auto"/>
        <w:right w:val="none" w:sz="0" w:space="0" w:color="auto"/>
      </w:divBdr>
    </w:div>
    <w:div w:id="578632765">
      <w:marLeft w:val="0"/>
      <w:marRight w:val="0"/>
      <w:marTop w:val="0"/>
      <w:marBottom w:val="0"/>
      <w:divBdr>
        <w:top w:val="none" w:sz="0" w:space="0" w:color="auto"/>
        <w:left w:val="none" w:sz="0" w:space="0" w:color="auto"/>
        <w:bottom w:val="none" w:sz="0" w:space="0" w:color="auto"/>
        <w:right w:val="none" w:sz="0" w:space="0" w:color="auto"/>
      </w:divBdr>
    </w:div>
    <w:div w:id="578903046">
      <w:marLeft w:val="640"/>
      <w:marRight w:val="0"/>
      <w:marTop w:val="0"/>
      <w:marBottom w:val="0"/>
      <w:divBdr>
        <w:top w:val="none" w:sz="0" w:space="0" w:color="auto"/>
        <w:left w:val="none" w:sz="0" w:space="0" w:color="auto"/>
        <w:bottom w:val="none" w:sz="0" w:space="0" w:color="auto"/>
        <w:right w:val="none" w:sz="0" w:space="0" w:color="auto"/>
      </w:divBdr>
    </w:div>
    <w:div w:id="579173551">
      <w:marLeft w:val="640"/>
      <w:marRight w:val="0"/>
      <w:marTop w:val="0"/>
      <w:marBottom w:val="0"/>
      <w:divBdr>
        <w:top w:val="none" w:sz="0" w:space="0" w:color="auto"/>
        <w:left w:val="none" w:sz="0" w:space="0" w:color="auto"/>
        <w:bottom w:val="none" w:sz="0" w:space="0" w:color="auto"/>
        <w:right w:val="none" w:sz="0" w:space="0" w:color="auto"/>
      </w:divBdr>
    </w:div>
    <w:div w:id="581333471">
      <w:marLeft w:val="0"/>
      <w:marRight w:val="0"/>
      <w:marTop w:val="0"/>
      <w:marBottom w:val="0"/>
      <w:divBdr>
        <w:top w:val="none" w:sz="0" w:space="0" w:color="auto"/>
        <w:left w:val="none" w:sz="0" w:space="0" w:color="auto"/>
        <w:bottom w:val="none" w:sz="0" w:space="0" w:color="auto"/>
        <w:right w:val="none" w:sz="0" w:space="0" w:color="auto"/>
      </w:divBdr>
    </w:div>
    <w:div w:id="582028781">
      <w:bodyDiv w:val="1"/>
      <w:marLeft w:val="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9070">
      <w:marLeft w:val="0"/>
      <w:marRight w:val="0"/>
      <w:marTop w:val="0"/>
      <w:marBottom w:val="0"/>
      <w:divBdr>
        <w:top w:val="none" w:sz="0" w:space="0" w:color="auto"/>
        <w:left w:val="none" w:sz="0" w:space="0" w:color="auto"/>
        <w:bottom w:val="none" w:sz="0" w:space="0" w:color="auto"/>
        <w:right w:val="none" w:sz="0" w:space="0" w:color="auto"/>
      </w:divBdr>
    </w:div>
    <w:div w:id="583418934">
      <w:marLeft w:val="0"/>
      <w:marRight w:val="150"/>
      <w:marTop w:val="0"/>
      <w:marBottom w:val="0"/>
      <w:divBdr>
        <w:top w:val="none" w:sz="0" w:space="0" w:color="auto"/>
        <w:left w:val="none" w:sz="0" w:space="0" w:color="auto"/>
        <w:bottom w:val="none" w:sz="0" w:space="0" w:color="auto"/>
        <w:right w:val="none" w:sz="0" w:space="0" w:color="auto"/>
      </w:divBdr>
      <w:divsChild>
        <w:div w:id="146092870">
          <w:marLeft w:val="0"/>
          <w:marRight w:val="150"/>
          <w:marTop w:val="0"/>
          <w:marBottom w:val="0"/>
          <w:divBdr>
            <w:top w:val="none" w:sz="0" w:space="0" w:color="auto"/>
            <w:left w:val="none" w:sz="0" w:space="0" w:color="auto"/>
            <w:bottom w:val="none" w:sz="0" w:space="0" w:color="auto"/>
            <w:right w:val="none" w:sz="0" w:space="0" w:color="auto"/>
          </w:divBdr>
        </w:div>
      </w:divsChild>
    </w:div>
    <w:div w:id="583685272">
      <w:marLeft w:val="0"/>
      <w:marRight w:val="0"/>
      <w:marTop w:val="0"/>
      <w:marBottom w:val="0"/>
      <w:divBdr>
        <w:top w:val="none" w:sz="0" w:space="0" w:color="auto"/>
        <w:left w:val="none" w:sz="0" w:space="0" w:color="auto"/>
        <w:bottom w:val="none" w:sz="0" w:space="0" w:color="auto"/>
        <w:right w:val="none" w:sz="0" w:space="0" w:color="auto"/>
      </w:divBdr>
    </w:div>
    <w:div w:id="583879189">
      <w:marLeft w:val="0"/>
      <w:marRight w:val="0"/>
      <w:marTop w:val="0"/>
      <w:marBottom w:val="0"/>
      <w:divBdr>
        <w:top w:val="none" w:sz="0" w:space="0" w:color="auto"/>
        <w:left w:val="none" w:sz="0" w:space="0" w:color="auto"/>
        <w:bottom w:val="none" w:sz="0" w:space="0" w:color="auto"/>
        <w:right w:val="none" w:sz="0" w:space="0" w:color="auto"/>
      </w:divBdr>
    </w:div>
    <w:div w:id="584605724">
      <w:marLeft w:val="0"/>
      <w:marRight w:val="0"/>
      <w:marTop w:val="0"/>
      <w:marBottom w:val="0"/>
      <w:divBdr>
        <w:top w:val="none" w:sz="0" w:space="0" w:color="auto"/>
        <w:left w:val="none" w:sz="0" w:space="0" w:color="auto"/>
        <w:bottom w:val="none" w:sz="0" w:space="0" w:color="auto"/>
        <w:right w:val="none" w:sz="0" w:space="0" w:color="auto"/>
      </w:divBdr>
    </w:div>
    <w:div w:id="586112736">
      <w:marLeft w:val="640"/>
      <w:marRight w:val="0"/>
      <w:marTop w:val="0"/>
      <w:marBottom w:val="0"/>
      <w:divBdr>
        <w:top w:val="none" w:sz="0" w:space="0" w:color="auto"/>
        <w:left w:val="none" w:sz="0" w:space="0" w:color="auto"/>
        <w:bottom w:val="none" w:sz="0" w:space="0" w:color="auto"/>
        <w:right w:val="none" w:sz="0" w:space="0" w:color="auto"/>
      </w:divBdr>
    </w:div>
    <w:div w:id="586310589">
      <w:marLeft w:val="0"/>
      <w:marRight w:val="0"/>
      <w:marTop w:val="0"/>
      <w:marBottom w:val="0"/>
      <w:divBdr>
        <w:top w:val="none" w:sz="0" w:space="0" w:color="auto"/>
        <w:left w:val="none" w:sz="0" w:space="0" w:color="auto"/>
        <w:bottom w:val="none" w:sz="0" w:space="0" w:color="auto"/>
        <w:right w:val="none" w:sz="0" w:space="0" w:color="auto"/>
      </w:divBdr>
    </w:div>
    <w:div w:id="586958369">
      <w:marLeft w:val="640"/>
      <w:marRight w:val="0"/>
      <w:marTop w:val="0"/>
      <w:marBottom w:val="0"/>
      <w:divBdr>
        <w:top w:val="none" w:sz="0" w:space="0" w:color="auto"/>
        <w:left w:val="none" w:sz="0" w:space="0" w:color="auto"/>
        <w:bottom w:val="none" w:sz="0" w:space="0" w:color="auto"/>
        <w:right w:val="none" w:sz="0" w:space="0" w:color="auto"/>
      </w:divBdr>
    </w:div>
    <w:div w:id="587691040">
      <w:marLeft w:val="0"/>
      <w:marRight w:val="0"/>
      <w:marTop w:val="0"/>
      <w:marBottom w:val="0"/>
      <w:divBdr>
        <w:top w:val="none" w:sz="0" w:space="0" w:color="auto"/>
        <w:left w:val="none" w:sz="0" w:space="0" w:color="auto"/>
        <w:bottom w:val="none" w:sz="0" w:space="0" w:color="auto"/>
        <w:right w:val="none" w:sz="0" w:space="0" w:color="auto"/>
      </w:divBdr>
    </w:div>
    <w:div w:id="587887652">
      <w:marLeft w:val="0"/>
      <w:marRight w:val="150"/>
      <w:marTop w:val="0"/>
      <w:marBottom w:val="0"/>
      <w:divBdr>
        <w:top w:val="none" w:sz="0" w:space="0" w:color="auto"/>
        <w:left w:val="none" w:sz="0" w:space="0" w:color="auto"/>
        <w:bottom w:val="none" w:sz="0" w:space="0" w:color="auto"/>
        <w:right w:val="none" w:sz="0" w:space="0" w:color="auto"/>
      </w:divBdr>
      <w:divsChild>
        <w:div w:id="1254703870">
          <w:marLeft w:val="0"/>
          <w:marRight w:val="150"/>
          <w:marTop w:val="0"/>
          <w:marBottom w:val="0"/>
          <w:divBdr>
            <w:top w:val="none" w:sz="0" w:space="0" w:color="auto"/>
            <w:left w:val="none" w:sz="0" w:space="0" w:color="auto"/>
            <w:bottom w:val="none" w:sz="0" w:space="0" w:color="auto"/>
            <w:right w:val="none" w:sz="0" w:space="0" w:color="auto"/>
          </w:divBdr>
        </w:div>
      </w:divsChild>
    </w:div>
    <w:div w:id="588317086">
      <w:marLeft w:val="640"/>
      <w:marRight w:val="0"/>
      <w:marTop w:val="0"/>
      <w:marBottom w:val="0"/>
      <w:divBdr>
        <w:top w:val="none" w:sz="0" w:space="0" w:color="auto"/>
        <w:left w:val="none" w:sz="0" w:space="0" w:color="auto"/>
        <w:bottom w:val="none" w:sz="0" w:space="0" w:color="auto"/>
        <w:right w:val="none" w:sz="0" w:space="0" w:color="auto"/>
      </w:divBdr>
    </w:div>
    <w:div w:id="588853926">
      <w:marLeft w:val="0"/>
      <w:marRight w:val="0"/>
      <w:marTop w:val="0"/>
      <w:marBottom w:val="0"/>
      <w:divBdr>
        <w:top w:val="none" w:sz="0" w:space="0" w:color="auto"/>
        <w:left w:val="none" w:sz="0" w:space="0" w:color="auto"/>
        <w:bottom w:val="none" w:sz="0" w:space="0" w:color="auto"/>
        <w:right w:val="none" w:sz="0" w:space="0" w:color="auto"/>
      </w:divBdr>
    </w:div>
    <w:div w:id="591008611">
      <w:bodyDiv w:val="1"/>
      <w:marLeft w:val="0"/>
      <w:marRight w:val="0"/>
      <w:marTop w:val="0"/>
      <w:marBottom w:val="0"/>
      <w:divBdr>
        <w:top w:val="none" w:sz="0" w:space="0" w:color="auto"/>
        <w:left w:val="none" w:sz="0" w:space="0" w:color="auto"/>
        <w:bottom w:val="none" w:sz="0" w:space="0" w:color="auto"/>
        <w:right w:val="none" w:sz="0" w:space="0" w:color="auto"/>
      </w:divBdr>
    </w:div>
    <w:div w:id="591471331">
      <w:marLeft w:val="0"/>
      <w:marRight w:val="0"/>
      <w:marTop w:val="0"/>
      <w:marBottom w:val="0"/>
      <w:divBdr>
        <w:top w:val="none" w:sz="0" w:space="0" w:color="auto"/>
        <w:left w:val="none" w:sz="0" w:space="0" w:color="auto"/>
        <w:bottom w:val="none" w:sz="0" w:space="0" w:color="auto"/>
        <w:right w:val="none" w:sz="0" w:space="0" w:color="auto"/>
      </w:divBdr>
    </w:div>
    <w:div w:id="592250838">
      <w:marLeft w:val="640"/>
      <w:marRight w:val="0"/>
      <w:marTop w:val="0"/>
      <w:marBottom w:val="0"/>
      <w:divBdr>
        <w:top w:val="none" w:sz="0" w:space="0" w:color="auto"/>
        <w:left w:val="none" w:sz="0" w:space="0" w:color="auto"/>
        <w:bottom w:val="none" w:sz="0" w:space="0" w:color="auto"/>
        <w:right w:val="none" w:sz="0" w:space="0" w:color="auto"/>
      </w:divBdr>
    </w:div>
    <w:div w:id="593443906">
      <w:marLeft w:val="640"/>
      <w:marRight w:val="0"/>
      <w:marTop w:val="0"/>
      <w:marBottom w:val="0"/>
      <w:divBdr>
        <w:top w:val="none" w:sz="0" w:space="0" w:color="auto"/>
        <w:left w:val="none" w:sz="0" w:space="0" w:color="auto"/>
        <w:bottom w:val="none" w:sz="0" w:space="0" w:color="auto"/>
        <w:right w:val="none" w:sz="0" w:space="0" w:color="auto"/>
      </w:divBdr>
    </w:div>
    <w:div w:id="594678371">
      <w:marLeft w:val="640"/>
      <w:marRight w:val="0"/>
      <w:marTop w:val="0"/>
      <w:marBottom w:val="0"/>
      <w:divBdr>
        <w:top w:val="none" w:sz="0" w:space="0" w:color="auto"/>
        <w:left w:val="none" w:sz="0" w:space="0" w:color="auto"/>
        <w:bottom w:val="none" w:sz="0" w:space="0" w:color="auto"/>
        <w:right w:val="none" w:sz="0" w:space="0" w:color="auto"/>
      </w:divBdr>
    </w:div>
    <w:div w:id="594747270">
      <w:marLeft w:val="0"/>
      <w:marRight w:val="0"/>
      <w:marTop w:val="0"/>
      <w:marBottom w:val="0"/>
      <w:divBdr>
        <w:top w:val="none" w:sz="0" w:space="0" w:color="auto"/>
        <w:left w:val="none" w:sz="0" w:space="0" w:color="auto"/>
        <w:bottom w:val="none" w:sz="0" w:space="0" w:color="auto"/>
        <w:right w:val="none" w:sz="0" w:space="0" w:color="auto"/>
      </w:divBdr>
    </w:div>
    <w:div w:id="594753257">
      <w:marLeft w:val="0"/>
      <w:marRight w:val="0"/>
      <w:marTop w:val="0"/>
      <w:marBottom w:val="0"/>
      <w:divBdr>
        <w:top w:val="none" w:sz="0" w:space="0" w:color="auto"/>
        <w:left w:val="none" w:sz="0" w:space="0" w:color="auto"/>
        <w:bottom w:val="none" w:sz="0" w:space="0" w:color="auto"/>
        <w:right w:val="none" w:sz="0" w:space="0" w:color="auto"/>
      </w:divBdr>
    </w:div>
    <w:div w:id="595753292">
      <w:marLeft w:val="0"/>
      <w:marRight w:val="0"/>
      <w:marTop w:val="0"/>
      <w:marBottom w:val="0"/>
      <w:divBdr>
        <w:top w:val="none" w:sz="0" w:space="0" w:color="auto"/>
        <w:left w:val="none" w:sz="0" w:space="0" w:color="auto"/>
        <w:bottom w:val="none" w:sz="0" w:space="0" w:color="auto"/>
        <w:right w:val="none" w:sz="0" w:space="0" w:color="auto"/>
      </w:divBdr>
    </w:div>
    <w:div w:id="595946502">
      <w:marLeft w:val="0"/>
      <w:marRight w:val="0"/>
      <w:marTop w:val="0"/>
      <w:marBottom w:val="0"/>
      <w:divBdr>
        <w:top w:val="none" w:sz="0" w:space="0" w:color="auto"/>
        <w:left w:val="none" w:sz="0" w:space="0" w:color="auto"/>
        <w:bottom w:val="none" w:sz="0" w:space="0" w:color="auto"/>
        <w:right w:val="none" w:sz="0" w:space="0" w:color="auto"/>
      </w:divBdr>
    </w:div>
    <w:div w:id="597562182">
      <w:marLeft w:val="640"/>
      <w:marRight w:val="0"/>
      <w:marTop w:val="0"/>
      <w:marBottom w:val="0"/>
      <w:divBdr>
        <w:top w:val="none" w:sz="0" w:space="0" w:color="auto"/>
        <w:left w:val="none" w:sz="0" w:space="0" w:color="auto"/>
        <w:bottom w:val="none" w:sz="0" w:space="0" w:color="auto"/>
        <w:right w:val="none" w:sz="0" w:space="0" w:color="auto"/>
      </w:divBdr>
    </w:div>
    <w:div w:id="598217435">
      <w:marLeft w:val="0"/>
      <w:marRight w:val="0"/>
      <w:marTop w:val="0"/>
      <w:marBottom w:val="0"/>
      <w:divBdr>
        <w:top w:val="none" w:sz="0" w:space="0" w:color="auto"/>
        <w:left w:val="none" w:sz="0" w:space="0" w:color="auto"/>
        <w:bottom w:val="none" w:sz="0" w:space="0" w:color="auto"/>
        <w:right w:val="none" w:sz="0" w:space="0" w:color="auto"/>
      </w:divBdr>
    </w:div>
    <w:div w:id="599068857">
      <w:marLeft w:val="0"/>
      <w:marRight w:val="0"/>
      <w:marTop w:val="0"/>
      <w:marBottom w:val="0"/>
      <w:divBdr>
        <w:top w:val="none" w:sz="0" w:space="0" w:color="auto"/>
        <w:left w:val="none" w:sz="0" w:space="0" w:color="auto"/>
        <w:bottom w:val="none" w:sz="0" w:space="0" w:color="auto"/>
        <w:right w:val="none" w:sz="0" w:space="0" w:color="auto"/>
      </w:divBdr>
    </w:div>
    <w:div w:id="599337378">
      <w:marLeft w:val="0"/>
      <w:marRight w:val="0"/>
      <w:marTop w:val="0"/>
      <w:marBottom w:val="0"/>
      <w:divBdr>
        <w:top w:val="none" w:sz="0" w:space="0" w:color="auto"/>
        <w:left w:val="none" w:sz="0" w:space="0" w:color="auto"/>
        <w:bottom w:val="none" w:sz="0" w:space="0" w:color="auto"/>
        <w:right w:val="none" w:sz="0" w:space="0" w:color="auto"/>
      </w:divBdr>
    </w:div>
    <w:div w:id="600989609">
      <w:marLeft w:val="0"/>
      <w:marRight w:val="0"/>
      <w:marTop w:val="0"/>
      <w:marBottom w:val="0"/>
      <w:divBdr>
        <w:top w:val="none" w:sz="0" w:space="0" w:color="auto"/>
        <w:left w:val="none" w:sz="0" w:space="0" w:color="auto"/>
        <w:bottom w:val="none" w:sz="0" w:space="0" w:color="auto"/>
        <w:right w:val="none" w:sz="0" w:space="0" w:color="auto"/>
      </w:divBdr>
    </w:div>
    <w:div w:id="601376114">
      <w:marLeft w:val="640"/>
      <w:marRight w:val="0"/>
      <w:marTop w:val="0"/>
      <w:marBottom w:val="0"/>
      <w:divBdr>
        <w:top w:val="none" w:sz="0" w:space="0" w:color="auto"/>
        <w:left w:val="none" w:sz="0" w:space="0" w:color="auto"/>
        <w:bottom w:val="none" w:sz="0" w:space="0" w:color="auto"/>
        <w:right w:val="none" w:sz="0" w:space="0" w:color="auto"/>
      </w:divBdr>
    </w:div>
    <w:div w:id="601692625">
      <w:bodyDiv w:val="1"/>
      <w:marLeft w:val="0"/>
      <w:marRight w:val="0"/>
      <w:marTop w:val="0"/>
      <w:marBottom w:val="0"/>
      <w:divBdr>
        <w:top w:val="none" w:sz="0" w:space="0" w:color="auto"/>
        <w:left w:val="none" w:sz="0" w:space="0" w:color="auto"/>
        <w:bottom w:val="none" w:sz="0" w:space="0" w:color="auto"/>
        <w:right w:val="none" w:sz="0" w:space="0" w:color="auto"/>
      </w:divBdr>
    </w:div>
    <w:div w:id="602346047">
      <w:marLeft w:val="640"/>
      <w:marRight w:val="0"/>
      <w:marTop w:val="0"/>
      <w:marBottom w:val="0"/>
      <w:divBdr>
        <w:top w:val="none" w:sz="0" w:space="0" w:color="auto"/>
        <w:left w:val="none" w:sz="0" w:space="0" w:color="auto"/>
        <w:bottom w:val="none" w:sz="0" w:space="0" w:color="auto"/>
        <w:right w:val="none" w:sz="0" w:space="0" w:color="auto"/>
      </w:divBdr>
    </w:div>
    <w:div w:id="606818477">
      <w:marLeft w:val="0"/>
      <w:marRight w:val="0"/>
      <w:marTop w:val="0"/>
      <w:marBottom w:val="0"/>
      <w:divBdr>
        <w:top w:val="none" w:sz="0" w:space="0" w:color="auto"/>
        <w:left w:val="none" w:sz="0" w:space="0" w:color="auto"/>
        <w:bottom w:val="none" w:sz="0" w:space="0" w:color="auto"/>
        <w:right w:val="none" w:sz="0" w:space="0" w:color="auto"/>
      </w:divBdr>
    </w:div>
    <w:div w:id="607662158">
      <w:marLeft w:val="0"/>
      <w:marRight w:val="0"/>
      <w:marTop w:val="0"/>
      <w:marBottom w:val="0"/>
      <w:divBdr>
        <w:top w:val="none" w:sz="0" w:space="0" w:color="auto"/>
        <w:left w:val="none" w:sz="0" w:space="0" w:color="auto"/>
        <w:bottom w:val="none" w:sz="0" w:space="0" w:color="auto"/>
        <w:right w:val="none" w:sz="0" w:space="0" w:color="auto"/>
      </w:divBdr>
    </w:div>
    <w:div w:id="608122358">
      <w:bodyDiv w:val="1"/>
      <w:marLeft w:val="0"/>
      <w:marRight w:val="0"/>
      <w:marTop w:val="0"/>
      <w:marBottom w:val="0"/>
      <w:divBdr>
        <w:top w:val="none" w:sz="0" w:space="0" w:color="auto"/>
        <w:left w:val="none" w:sz="0" w:space="0" w:color="auto"/>
        <w:bottom w:val="none" w:sz="0" w:space="0" w:color="auto"/>
        <w:right w:val="none" w:sz="0" w:space="0" w:color="auto"/>
      </w:divBdr>
    </w:div>
    <w:div w:id="608204313">
      <w:marLeft w:val="0"/>
      <w:marRight w:val="0"/>
      <w:marTop w:val="0"/>
      <w:marBottom w:val="0"/>
      <w:divBdr>
        <w:top w:val="none" w:sz="0" w:space="0" w:color="auto"/>
        <w:left w:val="none" w:sz="0" w:space="0" w:color="auto"/>
        <w:bottom w:val="none" w:sz="0" w:space="0" w:color="auto"/>
        <w:right w:val="none" w:sz="0" w:space="0" w:color="auto"/>
      </w:divBdr>
    </w:div>
    <w:div w:id="608709196">
      <w:marLeft w:val="0"/>
      <w:marRight w:val="0"/>
      <w:marTop w:val="0"/>
      <w:marBottom w:val="0"/>
      <w:divBdr>
        <w:top w:val="none" w:sz="0" w:space="0" w:color="auto"/>
        <w:left w:val="none" w:sz="0" w:space="0" w:color="auto"/>
        <w:bottom w:val="none" w:sz="0" w:space="0" w:color="auto"/>
        <w:right w:val="none" w:sz="0" w:space="0" w:color="auto"/>
      </w:divBdr>
    </w:div>
    <w:div w:id="610086951">
      <w:marLeft w:val="0"/>
      <w:marRight w:val="0"/>
      <w:marTop w:val="0"/>
      <w:marBottom w:val="0"/>
      <w:divBdr>
        <w:top w:val="none" w:sz="0" w:space="0" w:color="auto"/>
        <w:left w:val="none" w:sz="0" w:space="0" w:color="auto"/>
        <w:bottom w:val="none" w:sz="0" w:space="0" w:color="auto"/>
        <w:right w:val="none" w:sz="0" w:space="0" w:color="auto"/>
      </w:divBdr>
    </w:div>
    <w:div w:id="610599364">
      <w:marLeft w:val="0"/>
      <w:marRight w:val="0"/>
      <w:marTop w:val="0"/>
      <w:marBottom w:val="0"/>
      <w:divBdr>
        <w:top w:val="none" w:sz="0" w:space="0" w:color="auto"/>
        <w:left w:val="none" w:sz="0" w:space="0" w:color="auto"/>
        <w:bottom w:val="none" w:sz="0" w:space="0" w:color="auto"/>
        <w:right w:val="none" w:sz="0" w:space="0" w:color="auto"/>
      </w:divBdr>
    </w:div>
    <w:div w:id="612371247">
      <w:marLeft w:val="0"/>
      <w:marRight w:val="0"/>
      <w:marTop w:val="0"/>
      <w:marBottom w:val="0"/>
      <w:divBdr>
        <w:top w:val="none" w:sz="0" w:space="0" w:color="auto"/>
        <w:left w:val="none" w:sz="0" w:space="0" w:color="auto"/>
        <w:bottom w:val="none" w:sz="0" w:space="0" w:color="auto"/>
        <w:right w:val="none" w:sz="0" w:space="0" w:color="auto"/>
      </w:divBdr>
    </w:div>
    <w:div w:id="612827526">
      <w:marLeft w:val="640"/>
      <w:marRight w:val="0"/>
      <w:marTop w:val="0"/>
      <w:marBottom w:val="0"/>
      <w:divBdr>
        <w:top w:val="none" w:sz="0" w:space="0" w:color="auto"/>
        <w:left w:val="none" w:sz="0" w:space="0" w:color="auto"/>
        <w:bottom w:val="none" w:sz="0" w:space="0" w:color="auto"/>
        <w:right w:val="none" w:sz="0" w:space="0" w:color="auto"/>
      </w:divBdr>
    </w:div>
    <w:div w:id="614488034">
      <w:marLeft w:val="0"/>
      <w:marRight w:val="0"/>
      <w:marTop w:val="0"/>
      <w:marBottom w:val="0"/>
      <w:divBdr>
        <w:top w:val="none" w:sz="0" w:space="0" w:color="auto"/>
        <w:left w:val="none" w:sz="0" w:space="0" w:color="auto"/>
        <w:bottom w:val="none" w:sz="0" w:space="0" w:color="auto"/>
        <w:right w:val="none" w:sz="0" w:space="0" w:color="auto"/>
      </w:divBdr>
    </w:div>
    <w:div w:id="615064982">
      <w:marLeft w:val="0"/>
      <w:marRight w:val="0"/>
      <w:marTop w:val="0"/>
      <w:marBottom w:val="0"/>
      <w:divBdr>
        <w:top w:val="none" w:sz="0" w:space="0" w:color="auto"/>
        <w:left w:val="none" w:sz="0" w:space="0" w:color="auto"/>
        <w:bottom w:val="none" w:sz="0" w:space="0" w:color="auto"/>
        <w:right w:val="none" w:sz="0" w:space="0" w:color="auto"/>
      </w:divBdr>
    </w:div>
    <w:div w:id="615870011">
      <w:marLeft w:val="0"/>
      <w:marRight w:val="0"/>
      <w:marTop w:val="0"/>
      <w:marBottom w:val="0"/>
      <w:divBdr>
        <w:top w:val="none" w:sz="0" w:space="0" w:color="auto"/>
        <w:left w:val="none" w:sz="0" w:space="0" w:color="auto"/>
        <w:bottom w:val="none" w:sz="0" w:space="0" w:color="auto"/>
        <w:right w:val="none" w:sz="0" w:space="0" w:color="auto"/>
      </w:divBdr>
    </w:div>
    <w:div w:id="617227551">
      <w:marLeft w:val="0"/>
      <w:marRight w:val="0"/>
      <w:marTop w:val="0"/>
      <w:marBottom w:val="0"/>
      <w:divBdr>
        <w:top w:val="none" w:sz="0" w:space="0" w:color="auto"/>
        <w:left w:val="none" w:sz="0" w:space="0" w:color="auto"/>
        <w:bottom w:val="none" w:sz="0" w:space="0" w:color="auto"/>
        <w:right w:val="none" w:sz="0" w:space="0" w:color="auto"/>
      </w:divBdr>
    </w:div>
    <w:div w:id="618531972">
      <w:bodyDiv w:val="1"/>
      <w:marLeft w:val="0"/>
      <w:marRight w:val="0"/>
      <w:marTop w:val="0"/>
      <w:marBottom w:val="0"/>
      <w:divBdr>
        <w:top w:val="none" w:sz="0" w:space="0" w:color="auto"/>
        <w:left w:val="none" w:sz="0" w:space="0" w:color="auto"/>
        <w:bottom w:val="none" w:sz="0" w:space="0" w:color="auto"/>
        <w:right w:val="none" w:sz="0" w:space="0" w:color="auto"/>
      </w:divBdr>
      <w:divsChild>
        <w:div w:id="310334307">
          <w:marLeft w:val="640"/>
          <w:marRight w:val="0"/>
          <w:marTop w:val="0"/>
          <w:marBottom w:val="0"/>
          <w:divBdr>
            <w:top w:val="none" w:sz="0" w:space="0" w:color="auto"/>
            <w:left w:val="none" w:sz="0" w:space="0" w:color="auto"/>
            <w:bottom w:val="none" w:sz="0" w:space="0" w:color="auto"/>
            <w:right w:val="none" w:sz="0" w:space="0" w:color="auto"/>
          </w:divBdr>
        </w:div>
        <w:div w:id="367416661">
          <w:marLeft w:val="640"/>
          <w:marRight w:val="0"/>
          <w:marTop w:val="0"/>
          <w:marBottom w:val="0"/>
          <w:divBdr>
            <w:top w:val="none" w:sz="0" w:space="0" w:color="auto"/>
            <w:left w:val="none" w:sz="0" w:space="0" w:color="auto"/>
            <w:bottom w:val="none" w:sz="0" w:space="0" w:color="auto"/>
            <w:right w:val="none" w:sz="0" w:space="0" w:color="auto"/>
          </w:divBdr>
        </w:div>
        <w:div w:id="1134444414">
          <w:marLeft w:val="640"/>
          <w:marRight w:val="0"/>
          <w:marTop w:val="0"/>
          <w:marBottom w:val="0"/>
          <w:divBdr>
            <w:top w:val="none" w:sz="0" w:space="0" w:color="auto"/>
            <w:left w:val="none" w:sz="0" w:space="0" w:color="auto"/>
            <w:bottom w:val="none" w:sz="0" w:space="0" w:color="auto"/>
            <w:right w:val="none" w:sz="0" w:space="0" w:color="auto"/>
          </w:divBdr>
        </w:div>
        <w:div w:id="1158426422">
          <w:marLeft w:val="640"/>
          <w:marRight w:val="0"/>
          <w:marTop w:val="0"/>
          <w:marBottom w:val="0"/>
          <w:divBdr>
            <w:top w:val="none" w:sz="0" w:space="0" w:color="auto"/>
            <w:left w:val="none" w:sz="0" w:space="0" w:color="auto"/>
            <w:bottom w:val="none" w:sz="0" w:space="0" w:color="auto"/>
            <w:right w:val="none" w:sz="0" w:space="0" w:color="auto"/>
          </w:divBdr>
        </w:div>
        <w:div w:id="1250890648">
          <w:marLeft w:val="640"/>
          <w:marRight w:val="0"/>
          <w:marTop w:val="0"/>
          <w:marBottom w:val="0"/>
          <w:divBdr>
            <w:top w:val="none" w:sz="0" w:space="0" w:color="auto"/>
            <w:left w:val="none" w:sz="0" w:space="0" w:color="auto"/>
            <w:bottom w:val="none" w:sz="0" w:space="0" w:color="auto"/>
            <w:right w:val="none" w:sz="0" w:space="0" w:color="auto"/>
          </w:divBdr>
        </w:div>
        <w:div w:id="1334264575">
          <w:marLeft w:val="640"/>
          <w:marRight w:val="0"/>
          <w:marTop w:val="0"/>
          <w:marBottom w:val="0"/>
          <w:divBdr>
            <w:top w:val="none" w:sz="0" w:space="0" w:color="auto"/>
            <w:left w:val="none" w:sz="0" w:space="0" w:color="auto"/>
            <w:bottom w:val="none" w:sz="0" w:space="0" w:color="auto"/>
            <w:right w:val="none" w:sz="0" w:space="0" w:color="auto"/>
          </w:divBdr>
        </w:div>
        <w:div w:id="1759012208">
          <w:marLeft w:val="640"/>
          <w:marRight w:val="0"/>
          <w:marTop w:val="0"/>
          <w:marBottom w:val="0"/>
          <w:divBdr>
            <w:top w:val="none" w:sz="0" w:space="0" w:color="auto"/>
            <w:left w:val="none" w:sz="0" w:space="0" w:color="auto"/>
            <w:bottom w:val="none" w:sz="0" w:space="0" w:color="auto"/>
            <w:right w:val="none" w:sz="0" w:space="0" w:color="auto"/>
          </w:divBdr>
        </w:div>
        <w:div w:id="1809585309">
          <w:marLeft w:val="640"/>
          <w:marRight w:val="0"/>
          <w:marTop w:val="0"/>
          <w:marBottom w:val="0"/>
          <w:divBdr>
            <w:top w:val="none" w:sz="0" w:space="0" w:color="auto"/>
            <w:left w:val="none" w:sz="0" w:space="0" w:color="auto"/>
            <w:bottom w:val="none" w:sz="0" w:space="0" w:color="auto"/>
            <w:right w:val="none" w:sz="0" w:space="0" w:color="auto"/>
          </w:divBdr>
        </w:div>
      </w:divsChild>
    </w:div>
    <w:div w:id="618874046">
      <w:bodyDiv w:val="1"/>
      <w:marLeft w:val="0"/>
      <w:marRight w:val="0"/>
      <w:marTop w:val="0"/>
      <w:marBottom w:val="0"/>
      <w:divBdr>
        <w:top w:val="none" w:sz="0" w:space="0" w:color="auto"/>
        <w:left w:val="none" w:sz="0" w:space="0" w:color="auto"/>
        <w:bottom w:val="none" w:sz="0" w:space="0" w:color="auto"/>
        <w:right w:val="none" w:sz="0" w:space="0" w:color="auto"/>
      </w:divBdr>
      <w:divsChild>
        <w:div w:id="32001779">
          <w:marLeft w:val="640"/>
          <w:marRight w:val="0"/>
          <w:marTop w:val="0"/>
          <w:marBottom w:val="0"/>
          <w:divBdr>
            <w:top w:val="none" w:sz="0" w:space="0" w:color="auto"/>
            <w:left w:val="none" w:sz="0" w:space="0" w:color="auto"/>
            <w:bottom w:val="none" w:sz="0" w:space="0" w:color="auto"/>
            <w:right w:val="none" w:sz="0" w:space="0" w:color="auto"/>
          </w:divBdr>
        </w:div>
        <w:div w:id="515077408">
          <w:marLeft w:val="640"/>
          <w:marRight w:val="0"/>
          <w:marTop w:val="0"/>
          <w:marBottom w:val="0"/>
          <w:divBdr>
            <w:top w:val="none" w:sz="0" w:space="0" w:color="auto"/>
            <w:left w:val="none" w:sz="0" w:space="0" w:color="auto"/>
            <w:bottom w:val="none" w:sz="0" w:space="0" w:color="auto"/>
            <w:right w:val="none" w:sz="0" w:space="0" w:color="auto"/>
          </w:divBdr>
        </w:div>
        <w:div w:id="758523032">
          <w:marLeft w:val="640"/>
          <w:marRight w:val="0"/>
          <w:marTop w:val="0"/>
          <w:marBottom w:val="0"/>
          <w:divBdr>
            <w:top w:val="none" w:sz="0" w:space="0" w:color="auto"/>
            <w:left w:val="none" w:sz="0" w:space="0" w:color="auto"/>
            <w:bottom w:val="none" w:sz="0" w:space="0" w:color="auto"/>
            <w:right w:val="none" w:sz="0" w:space="0" w:color="auto"/>
          </w:divBdr>
        </w:div>
        <w:div w:id="840505596">
          <w:marLeft w:val="640"/>
          <w:marRight w:val="0"/>
          <w:marTop w:val="0"/>
          <w:marBottom w:val="0"/>
          <w:divBdr>
            <w:top w:val="none" w:sz="0" w:space="0" w:color="auto"/>
            <w:left w:val="none" w:sz="0" w:space="0" w:color="auto"/>
            <w:bottom w:val="none" w:sz="0" w:space="0" w:color="auto"/>
            <w:right w:val="none" w:sz="0" w:space="0" w:color="auto"/>
          </w:divBdr>
        </w:div>
        <w:div w:id="945506538">
          <w:marLeft w:val="640"/>
          <w:marRight w:val="0"/>
          <w:marTop w:val="0"/>
          <w:marBottom w:val="0"/>
          <w:divBdr>
            <w:top w:val="none" w:sz="0" w:space="0" w:color="auto"/>
            <w:left w:val="none" w:sz="0" w:space="0" w:color="auto"/>
            <w:bottom w:val="none" w:sz="0" w:space="0" w:color="auto"/>
            <w:right w:val="none" w:sz="0" w:space="0" w:color="auto"/>
          </w:divBdr>
        </w:div>
        <w:div w:id="995063032">
          <w:marLeft w:val="640"/>
          <w:marRight w:val="0"/>
          <w:marTop w:val="0"/>
          <w:marBottom w:val="0"/>
          <w:divBdr>
            <w:top w:val="none" w:sz="0" w:space="0" w:color="auto"/>
            <w:left w:val="none" w:sz="0" w:space="0" w:color="auto"/>
            <w:bottom w:val="none" w:sz="0" w:space="0" w:color="auto"/>
            <w:right w:val="none" w:sz="0" w:space="0" w:color="auto"/>
          </w:divBdr>
        </w:div>
        <w:div w:id="1179853964">
          <w:marLeft w:val="640"/>
          <w:marRight w:val="0"/>
          <w:marTop w:val="0"/>
          <w:marBottom w:val="0"/>
          <w:divBdr>
            <w:top w:val="none" w:sz="0" w:space="0" w:color="auto"/>
            <w:left w:val="none" w:sz="0" w:space="0" w:color="auto"/>
            <w:bottom w:val="none" w:sz="0" w:space="0" w:color="auto"/>
            <w:right w:val="none" w:sz="0" w:space="0" w:color="auto"/>
          </w:divBdr>
        </w:div>
        <w:div w:id="1494879508">
          <w:marLeft w:val="640"/>
          <w:marRight w:val="0"/>
          <w:marTop w:val="0"/>
          <w:marBottom w:val="0"/>
          <w:divBdr>
            <w:top w:val="none" w:sz="0" w:space="0" w:color="auto"/>
            <w:left w:val="none" w:sz="0" w:space="0" w:color="auto"/>
            <w:bottom w:val="none" w:sz="0" w:space="0" w:color="auto"/>
            <w:right w:val="none" w:sz="0" w:space="0" w:color="auto"/>
          </w:divBdr>
        </w:div>
        <w:div w:id="1657103446">
          <w:marLeft w:val="640"/>
          <w:marRight w:val="0"/>
          <w:marTop w:val="0"/>
          <w:marBottom w:val="0"/>
          <w:divBdr>
            <w:top w:val="none" w:sz="0" w:space="0" w:color="auto"/>
            <w:left w:val="none" w:sz="0" w:space="0" w:color="auto"/>
            <w:bottom w:val="none" w:sz="0" w:space="0" w:color="auto"/>
            <w:right w:val="none" w:sz="0" w:space="0" w:color="auto"/>
          </w:divBdr>
        </w:div>
        <w:div w:id="1972704486">
          <w:marLeft w:val="640"/>
          <w:marRight w:val="0"/>
          <w:marTop w:val="0"/>
          <w:marBottom w:val="0"/>
          <w:divBdr>
            <w:top w:val="none" w:sz="0" w:space="0" w:color="auto"/>
            <w:left w:val="none" w:sz="0" w:space="0" w:color="auto"/>
            <w:bottom w:val="none" w:sz="0" w:space="0" w:color="auto"/>
            <w:right w:val="none" w:sz="0" w:space="0" w:color="auto"/>
          </w:divBdr>
        </w:div>
      </w:divsChild>
    </w:div>
    <w:div w:id="618951043">
      <w:marLeft w:val="0"/>
      <w:marRight w:val="0"/>
      <w:marTop w:val="0"/>
      <w:marBottom w:val="0"/>
      <w:divBdr>
        <w:top w:val="none" w:sz="0" w:space="0" w:color="auto"/>
        <w:left w:val="none" w:sz="0" w:space="0" w:color="auto"/>
        <w:bottom w:val="none" w:sz="0" w:space="0" w:color="auto"/>
        <w:right w:val="none" w:sz="0" w:space="0" w:color="auto"/>
      </w:divBdr>
    </w:div>
    <w:div w:id="620764631">
      <w:marLeft w:val="0"/>
      <w:marRight w:val="0"/>
      <w:marTop w:val="0"/>
      <w:marBottom w:val="0"/>
      <w:divBdr>
        <w:top w:val="none" w:sz="0" w:space="0" w:color="auto"/>
        <w:left w:val="none" w:sz="0" w:space="0" w:color="auto"/>
        <w:bottom w:val="none" w:sz="0" w:space="0" w:color="auto"/>
        <w:right w:val="none" w:sz="0" w:space="0" w:color="auto"/>
      </w:divBdr>
    </w:div>
    <w:div w:id="621351021">
      <w:bodyDiv w:val="1"/>
      <w:marLeft w:val="0"/>
      <w:marRight w:val="0"/>
      <w:marTop w:val="0"/>
      <w:marBottom w:val="0"/>
      <w:divBdr>
        <w:top w:val="none" w:sz="0" w:space="0" w:color="auto"/>
        <w:left w:val="none" w:sz="0" w:space="0" w:color="auto"/>
        <w:bottom w:val="none" w:sz="0" w:space="0" w:color="auto"/>
        <w:right w:val="none" w:sz="0" w:space="0" w:color="auto"/>
      </w:divBdr>
    </w:div>
    <w:div w:id="621351801">
      <w:marLeft w:val="0"/>
      <w:marRight w:val="0"/>
      <w:marTop w:val="0"/>
      <w:marBottom w:val="0"/>
      <w:divBdr>
        <w:top w:val="none" w:sz="0" w:space="0" w:color="auto"/>
        <w:left w:val="none" w:sz="0" w:space="0" w:color="auto"/>
        <w:bottom w:val="none" w:sz="0" w:space="0" w:color="auto"/>
        <w:right w:val="none" w:sz="0" w:space="0" w:color="auto"/>
      </w:divBdr>
    </w:div>
    <w:div w:id="622079046">
      <w:marLeft w:val="0"/>
      <w:marRight w:val="0"/>
      <w:marTop w:val="0"/>
      <w:marBottom w:val="0"/>
      <w:divBdr>
        <w:top w:val="none" w:sz="0" w:space="0" w:color="auto"/>
        <w:left w:val="none" w:sz="0" w:space="0" w:color="auto"/>
        <w:bottom w:val="none" w:sz="0" w:space="0" w:color="auto"/>
        <w:right w:val="none" w:sz="0" w:space="0" w:color="auto"/>
      </w:divBdr>
    </w:div>
    <w:div w:id="622267278">
      <w:marLeft w:val="0"/>
      <w:marRight w:val="0"/>
      <w:marTop w:val="0"/>
      <w:marBottom w:val="0"/>
      <w:divBdr>
        <w:top w:val="none" w:sz="0" w:space="0" w:color="auto"/>
        <w:left w:val="none" w:sz="0" w:space="0" w:color="auto"/>
        <w:bottom w:val="none" w:sz="0" w:space="0" w:color="auto"/>
        <w:right w:val="none" w:sz="0" w:space="0" w:color="auto"/>
      </w:divBdr>
    </w:div>
    <w:div w:id="622616251">
      <w:bodyDiv w:val="1"/>
      <w:marLeft w:val="0"/>
      <w:marRight w:val="0"/>
      <w:marTop w:val="0"/>
      <w:marBottom w:val="0"/>
      <w:divBdr>
        <w:top w:val="none" w:sz="0" w:space="0" w:color="auto"/>
        <w:left w:val="none" w:sz="0" w:space="0" w:color="auto"/>
        <w:bottom w:val="none" w:sz="0" w:space="0" w:color="auto"/>
        <w:right w:val="none" w:sz="0" w:space="0" w:color="auto"/>
      </w:divBdr>
    </w:div>
    <w:div w:id="623077570">
      <w:marLeft w:val="0"/>
      <w:marRight w:val="0"/>
      <w:marTop w:val="0"/>
      <w:marBottom w:val="0"/>
      <w:divBdr>
        <w:top w:val="none" w:sz="0" w:space="0" w:color="auto"/>
        <w:left w:val="none" w:sz="0" w:space="0" w:color="auto"/>
        <w:bottom w:val="none" w:sz="0" w:space="0" w:color="auto"/>
        <w:right w:val="none" w:sz="0" w:space="0" w:color="auto"/>
      </w:divBdr>
    </w:div>
    <w:div w:id="625769684">
      <w:marLeft w:val="0"/>
      <w:marRight w:val="0"/>
      <w:marTop w:val="0"/>
      <w:marBottom w:val="0"/>
      <w:divBdr>
        <w:top w:val="none" w:sz="0" w:space="0" w:color="auto"/>
        <w:left w:val="none" w:sz="0" w:space="0" w:color="auto"/>
        <w:bottom w:val="none" w:sz="0" w:space="0" w:color="auto"/>
        <w:right w:val="none" w:sz="0" w:space="0" w:color="auto"/>
      </w:divBdr>
    </w:div>
    <w:div w:id="626086456">
      <w:marLeft w:val="0"/>
      <w:marRight w:val="0"/>
      <w:marTop w:val="0"/>
      <w:marBottom w:val="0"/>
      <w:divBdr>
        <w:top w:val="none" w:sz="0" w:space="0" w:color="auto"/>
        <w:left w:val="none" w:sz="0" w:space="0" w:color="auto"/>
        <w:bottom w:val="none" w:sz="0" w:space="0" w:color="auto"/>
        <w:right w:val="none" w:sz="0" w:space="0" w:color="auto"/>
      </w:divBdr>
    </w:div>
    <w:div w:id="626471850">
      <w:marLeft w:val="0"/>
      <w:marRight w:val="0"/>
      <w:marTop w:val="0"/>
      <w:marBottom w:val="0"/>
      <w:divBdr>
        <w:top w:val="none" w:sz="0" w:space="0" w:color="auto"/>
        <w:left w:val="none" w:sz="0" w:space="0" w:color="auto"/>
        <w:bottom w:val="none" w:sz="0" w:space="0" w:color="auto"/>
        <w:right w:val="none" w:sz="0" w:space="0" w:color="auto"/>
      </w:divBdr>
    </w:div>
    <w:div w:id="627051489">
      <w:marLeft w:val="0"/>
      <w:marRight w:val="0"/>
      <w:marTop w:val="0"/>
      <w:marBottom w:val="0"/>
      <w:divBdr>
        <w:top w:val="none" w:sz="0" w:space="0" w:color="auto"/>
        <w:left w:val="none" w:sz="0" w:space="0" w:color="auto"/>
        <w:bottom w:val="none" w:sz="0" w:space="0" w:color="auto"/>
        <w:right w:val="none" w:sz="0" w:space="0" w:color="auto"/>
      </w:divBdr>
    </w:div>
    <w:div w:id="628556001">
      <w:bodyDiv w:val="1"/>
      <w:marLeft w:val="0"/>
      <w:marRight w:val="0"/>
      <w:marTop w:val="0"/>
      <w:marBottom w:val="0"/>
      <w:divBdr>
        <w:top w:val="none" w:sz="0" w:space="0" w:color="auto"/>
        <w:left w:val="none" w:sz="0" w:space="0" w:color="auto"/>
        <w:bottom w:val="none" w:sz="0" w:space="0" w:color="auto"/>
        <w:right w:val="none" w:sz="0" w:space="0" w:color="auto"/>
      </w:divBdr>
    </w:div>
    <w:div w:id="629285712">
      <w:marLeft w:val="0"/>
      <w:marRight w:val="150"/>
      <w:marTop w:val="0"/>
      <w:marBottom w:val="0"/>
      <w:divBdr>
        <w:top w:val="none" w:sz="0" w:space="0" w:color="auto"/>
        <w:left w:val="none" w:sz="0" w:space="0" w:color="auto"/>
        <w:bottom w:val="none" w:sz="0" w:space="0" w:color="auto"/>
        <w:right w:val="none" w:sz="0" w:space="0" w:color="auto"/>
      </w:divBdr>
      <w:divsChild>
        <w:div w:id="1925187222">
          <w:marLeft w:val="0"/>
          <w:marRight w:val="150"/>
          <w:marTop w:val="0"/>
          <w:marBottom w:val="0"/>
          <w:divBdr>
            <w:top w:val="none" w:sz="0" w:space="0" w:color="auto"/>
            <w:left w:val="none" w:sz="0" w:space="0" w:color="auto"/>
            <w:bottom w:val="none" w:sz="0" w:space="0" w:color="auto"/>
            <w:right w:val="none" w:sz="0" w:space="0" w:color="auto"/>
          </w:divBdr>
        </w:div>
      </w:divsChild>
    </w:div>
    <w:div w:id="629286106">
      <w:marLeft w:val="0"/>
      <w:marRight w:val="150"/>
      <w:marTop w:val="0"/>
      <w:marBottom w:val="0"/>
      <w:divBdr>
        <w:top w:val="none" w:sz="0" w:space="0" w:color="auto"/>
        <w:left w:val="none" w:sz="0" w:space="0" w:color="auto"/>
        <w:bottom w:val="none" w:sz="0" w:space="0" w:color="auto"/>
        <w:right w:val="none" w:sz="0" w:space="0" w:color="auto"/>
      </w:divBdr>
      <w:divsChild>
        <w:div w:id="191382677">
          <w:marLeft w:val="0"/>
          <w:marRight w:val="150"/>
          <w:marTop w:val="0"/>
          <w:marBottom w:val="0"/>
          <w:divBdr>
            <w:top w:val="none" w:sz="0" w:space="0" w:color="auto"/>
            <w:left w:val="none" w:sz="0" w:space="0" w:color="auto"/>
            <w:bottom w:val="none" w:sz="0" w:space="0" w:color="auto"/>
            <w:right w:val="none" w:sz="0" w:space="0" w:color="auto"/>
          </w:divBdr>
        </w:div>
      </w:divsChild>
    </w:div>
    <w:div w:id="630402611">
      <w:marLeft w:val="0"/>
      <w:marRight w:val="0"/>
      <w:marTop w:val="0"/>
      <w:marBottom w:val="0"/>
      <w:divBdr>
        <w:top w:val="none" w:sz="0" w:space="0" w:color="auto"/>
        <w:left w:val="none" w:sz="0" w:space="0" w:color="auto"/>
        <w:bottom w:val="none" w:sz="0" w:space="0" w:color="auto"/>
        <w:right w:val="none" w:sz="0" w:space="0" w:color="auto"/>
      </w:divBdr>
    </w:div>
    <w:div w:id="631448432">
      <w:bodyDiv w:val="1"/>
      <w:marLeft w:val="0"/>
      <w:marRight w:val="0"/>
      <w:marTop w:val="0"/>
      <w:marBottom w:val="0"/>
      <w:divBdr>
        <w:top w:val="none" w:sz="0" w:space="0" w:color="auto"/>
        <w:left w:val="none" w:sz="0" w:space="0" w:color="auto"/>
        <w:bottom w:val="none" w:sz="0" w:space="0" w:color="auto"/>
        <w:right w:val="none" w:sz="0" w:space="0" w:color="auto"/>
      </w:divBdr>
      <w:divsChild>
        <w:div w:id="48501701">
          <w:marLeft w:val="640"/>
          <w:marRight w:val="0"/>
          <w:marTop w:val="0"/>
          <w:marBottom w:val="0"/>
          <w:divBdr>
            <w:top w:val="none" w:sz="0" w:space="0" w:color="auto"/>
            <w:left w:val="none" w:sz="0" w:space="0" w:color="auto"/>
            <w:bottom w:val="none" w:sz="0" w:space="0" w:color="auto"/>
            <w:right w:val="none" w:sz="0" w:space="0" w:color="auto"/>
          </w:divBdr>
        </w:div>
        <w:div w:id="216938614">
          <w:marLeft w:val="640"/>
          <w:marRight w:val="0"/>
          <w:marTop w:val="0"/>
          <w:marBottom w:val="0"/>
          <w:divBdr>
            <w:top w:val="none" w:sz="0" w:space="0" w:color="auto"/>
            <w:left w:val="none" w:sz="0" w:space="0" w:color="auto"/>
            <w:bottom w:val="none" w:sz="0" w:space="0" w:color="auto"/>
            <w:right w:val="none" w:sz="0" w:space="0" w:color="auto"/>
          </w:divBdr>
        </w:div>
        <w:div w:id="262689139">
          <w:marLeft w:val="640"/>
          <w:marRight w:val="0"/>
          <w:marTop w:val="0"/>
          <w:marBottom w:val="0"/>
          <w:divBdr>
            <w:top w:val="none" w:sz="0" w:space="0" w:color="auto"/>
            <w:left w:val="none" w:sz="0" w:space="0" w:color="auto"/>
            <w:bottom w:val="none" w:sz="0" w:space="0" w:color="auto"/>
            <w:right w:val="none" w:sz="0" w:space="0" w:color="auto"/>
          </w:divBdr>
        </w:div>
        <w:div w:id="281115103">
          <w:marLeft w:val="640"/>
          <w:marRight w:val="0"/>
          <w:marTop w:val="0"/>
          <w:marBottom w:val="0"/>
          <w:divBdr>
            <w:top w:val="none" w:sz="0" w:space="0" w:color="auto"/>
            <w:left w:val="none" w:sz="0" w:space="0" w:color="auto"/>
            <w:bottom w:val="none" w:sz="0" w:space="0" w:color="auto"/>
            <w:right w:val="none" w:sz="0" w:space="0" w:color="auto"/>
          </w:divBdr>
        </w:div>
        <w:div w:id="436603089">
          <w:marLeft w:val="640"/>
          <w:marRight w:val="0"/>
          <w:marTop w:val="0"/>
          <w:marBottom w:val="0"/>
          <w:divBdr>
            <w:top w:val="none" w:sz="0" w:space="0" w:color="auto"/>
            <w:left w:val="none" w:sz="0" w:space="0" w:color="auto"/>
            <w:bottom w:val="none" w:sz="0" w:space="0" w:color="auto"/>
            <w:right w:val="none" w:sz="0" w:space="0" w:color="auto"/>
          </w:divBdr>
        </w:div>
        <w:div w:id="446121914">
          <w:marLeft w:val="640"/>
          <w:marRight w:val="0"/>
          <w:marTop w:val="0"/>
          <w:marBottom w:val="0"/>
          <w:divBdr>
            <w:top w:val="none" w:sz="0" w:space="0" w:color="auto"/>
            <w:left w:val="none" w:sz="0" w:space="0" w:color="auto"/>
            <w:bottom w:val="none" w:sz="0" w:space="0" w:color="auto"/>
            <w:right w:val="none" w:sz="0" w:space="0" w:color="auto"/>
          </w:divBdr>
        </w:div>
        <w:div w:id="492062610">
          <w:marLeft w:val="640"/>
          <w:marRight w:val="0"/>
          <w:marTop w:val="0"/>
          <w:marBottom w:val="0"/>
          <w:divBdr>
            <w:top w:val="none" w:sz="0" w:space="0" w:color="auto"/>
            <w:left w:val="none" w:sz="0" w:space="0" w:color="auto"/>
            <w:bottom w:val="none" w:sz="0" w:space="0" w:color="auto"/>
            <w:right w:val="none" w:sz="0" w:space="0" w:color="auto"/>
          </w:divBdr>
        </w:div>
        <w:div w:id="517961470">
          <w:marLeft w:val="640"/>
          <w:marRight w:val="0"/>
          <w:marTop w:val="0"/>
          <w:marBottom w:val="0"/>
          <w:divBdr>
            <w:top w:val="none" w:sz="0" w:space="0" w:color="auto"/>
            <w:left w:val="none" w:sz="0" w:space="0" w:color="auto"/>
            <w:bottom w:val="none" w:sz="0" w:space="0" w:color="auto"/>
            <w:right w:val="none" w:sz="0" w:space="0" w:color="auto"/>
          </w:divBdr>
        </w:div>
        <w:div w:id="640383312">
          <w:marLeft w:val="640"/>
          <w:marRight w:val="0"/>
          <w:marTop w:val="0"/>
          <w:marBottom w:val="0"/>
          <w:divBdr>
            <w:top w:val="none" w:sz="0" w:space="0" w:color="auto"/>
            <w:left w:val="none" w:sz="0" w:space="0" w:color="auto"/>
            <w:bottom w:val="none" w:sz="0" w:space="0" w:color="auto"/>
            <w:right w:val="none" w:sz="0" w:space="0" w:color="auto"/>
          </w:divBdr>
        </w:div>
        <w:div w:id="670718287">
          <w:marLeft w:val="640"/>
          <w:marRight w:val="0"/>
          <w:marTop w:val="0"/>
          <w:marBottom w:val="0"/>
          <w:divBdr>
            <w:top w:val="none" w:sz="0" w:space="0" w:color="auto"/>
            <w:left w:val="none" w:sz="0" w:space="0" w:color="auto"/>
            <w:bottom w:val="none" w:sz="0" w:space="0" w:color="auto"/>
            <w:right w:val="none" w:sz="0" w:space="0" w:color="auto"/>
          </w:divBdr>
        </w:div>
        <w:div w:id="1063413212">
          <w:marLeft w:val="640"/>
          <w:marRight w:val="0"/>
          <w:marTop w:val="0"/>
          <w:marBottom w:val="0"/>
          <w:divBdr>
            <w:top w:val="none" w:sz="0" w:space="0" w:color="auto"/>
            <w:left w:val="none" w:sz="0" w:space="0" w:color="auto"/>
            <w:bottom w:val="none" w:sz="0" w:space="0" w:color="auto"/>
            <w:right w:val="none" w:sz="0" w:space="0" w:color="auto"/>
          </w:divBdr>
        </w:div>
        <w:div w:id="1331175794">
          <w:marLeft w:val="640"/>
          <w:marRight w:val="0"/>
          <w:marTop w:val="0"/>
          <w:marBottom w:val="0"/>
          <w:divBdr>
            <w:top w:val="none" w:sz="0" w:space="0" w:color="auto"/>
            <w:left w:val="none" w:sz="0" w:space="0" w:color="auto"/>
            <w:bottom w:val="none" w:sz="0" w:space="0" w:color="auto"/>
            <w:right w:val="none" w:sz="0" w:space="0" w:color="auto"/>
          </w:divBdr>
        </w:div>
        <w:div w:id="1366491592">
          <w:marLeft w:val="640"/>
          <w:marRight w:val="0"/>
          <w:marTop w:val="0"/>
          <w:marBottom w:val="0"/>
          <w:divBdr>
            <w:top w:val="none" w:sz="0" w:space="0" w:color="auto"/>
            <w:left w:val="none" w:sz="0" w:space="0" w:color="auto"/>
            <w:bottom w:val="none" w:sz="0" w:space="0" w:color="auto"/>
            <w:right w:val="none" w:sz="0" w:space="0" w:color="auto"/>
          </w:divBdr>
        </w:div>
        <w:div w:id="1814789687">
          <w:marLeft w:val="640"/>
          <w:marRight w:val="0"/>
          <w:marTop w:val="0"/>
          <w:marBottom w:val="0"/>
          <w:divBdr>
            <w:top w:val="none" w:sz="0" w:space="0" w:color="auto"/>
            <w:left w:val="none" w:sz="0" w:space="0" w:color="auto"/>
            <w:bottom w:val="none" w:sz="0" w:space="0" w:color="auto"/>
            <w:right w:val="none" w:sz="0" w:space="0" w:color="auto"/>
          </w:divBdr>
        </w:div>
      </w:divsChild>
    </w:div>
    <w:div w:id="631711815">
      <w:marLeft w:val="0"/>
      <w:marRight w:val="0"/>
      <w:marTop w:val="0"/>
      <w:marBottom w:val="0"/>
      <w:divBdr>
        <w:top w:val="none" w:sz="0" w:space="0" w:color="auto"/>
        <w:left w:val="none" w:sz="0" w:space="0" w:color="auto"/>
        <w:bottom w:val="none" w:sz="0" w:space="0" w:color="auto"/>
        <w:right w:val="none" w:sz="0" w:space="0" w:color="auto"/>
      </w:divBdr>
    </w:div>
    <w:div w:id="632177286">
      <w:marLeft w:val="640"/>
      <w:marRight w:val="0"/>
      <w:marTop w:val="0"/>
      <w:marBottom w:val="0"/>
      <w:divBdr>
        <w:top w:val="none" w:sz="0" w:space="0" w:color="auto"/>
        <w:left w:val="none" w:sz="0" w:space="0" w:color="auto"/>
        <w:bottom w:val="none" w:sz="0" w:space="0" w:color="auto"/>
        <w:right w:val="none" w:sz="0" w:space="0" w:color="auto"/>
      </w:divBdr>
    </w:div>
    <w:div w:id="632977303">
      <w:marLeft w:val="0"/>
      <w:marRight w:val="0"/>
      <w:marTop w:val="0"/>
      <w:marBottom w:val="0"/>
      <w:divBdr>
        <w:top w:val="none" w:sz="0" w:space="0" w:color="auto"/>
        <w:left w:val="none" w:sz="0" w:space="0" w:color="auto"/>
        <w:bottom w:val="none" w:sz="0" w:space="0" w:color="auto"/>
        <w:right w:val="none" w:sz="0" w:space="0" w:color="auto"/>
      </w:divBdr>
    </w:div>
    <w:div w:id="633606869">
      <w:marLeft w:val="640"/>
      <w:marRight w:val="0"/>
      <w:marTop w:val="0"/>
      <w:marBottom w:val="0"/>
      <w:divBdr>
        <w:top w:val="none" w:sz="0" w:space="0" w:color="auto"/>
        <w:left w:val="none" w:sz="0" w:space="0" w:color="auto"/>
        <w:bottom w:val="none" w:sz="0" w:space="0" w:color="auto"/>
        <w:right w:val="none" w:sz="0" w:space="0" w:color="auto"/>
      </w:divBdr>
    </w:div>
    <w:div w:id="633869233">
      <w:marLeft w:val="0"/>
      <w:marRight w:val="0"/>
      <w:marTop w:val="0"/>
      <w:marBottom w:val="0"/>
      <w:divBdr>
        <w:top w:val="none" w:sz="0" w:space="0" w:color="auto"/>
        <w:left w:val="none" w:sz="0" w:space="0" w:color="auto"/>
        <w:bottom w:val="none" w:sz="0" w:space="0" w:color="auto"/>
        <w:right w:val="none" w:sz="0" w:space="0" w:color="auto"/>
      </w:divBdr>
    </w:div>
    <w:div w:id="634264056">
      <w:marLeft w:val="640"/>
      <w:marRight w:val="0"/>
      <w:marTop w:val="0"/>
      <w:marBottom w:val="0"/>
      <w:divBdr>
        <w:top w:val="none" w:sz="0" w:space="0" w:color="auto"/>
        <w:left w:val="none" w:sz="0" w:space="0" w:color="auto"/>
        <w:bottom w:val="none" w:sz="0" w:space="0" w:color="auto"/>
        <w:right w:val="none" w:sz="0" w:space="0" w:color="auto"/>
      </w:divBdr>
    </w:div>
    <w:div w:id="635456529">
      <w:marLeft w:val="640"/>
      <w:marRight w:val="0"/>
      <w:marTop w:val="0"/>
      <w:marBottom w:val="0"/>
      <w:divBdr>
        <w:top w:val="none" w:sz="0" w:space="0" w:color="auto"/>
        <w:left w:val="none" w:sz="0" w:space="0" w:color="auto"/>
        <w:bottom w:val="none" w:sz="0" w:space="0" w:color="auto"/>
        <w:right w:val="none" w:sz="0" w:space="0" w:color="auto"/>
      </w:divBdr>
    </w:div>
    <w:div w:id="636105474">
      <w:marLeft w:val="0"/>
      <w:marRight w:val="0"/>
      <w:marTop w:val="0"/>
      <w:marBottom w:val="0"/>
      <w:divBdr>
        <w:top w:val="none" w:sz="0" w:space="0" w:color="auto"/>
        <w:left w:val="none" w:sz="0" w:space="0" w:color="auto"/>
        <w:bottom w:val="none" w:sz="0" w:space="0" w:color="auto"/>
        <w:right w:val="none" w:sz="0" w:space="0" w:color="auto"/>
      </w:divBdr>
    </w:div>
    <w:div w:id="636835059">
      <w:marLeft w:val="640"/>
      <w:marRight w:val="0"/>
      <w:marTop w:val="0"/>
      <w:marBottom w:val="0"/>
      <w:divBdr>
        <w:top w:val="none" w:sz="0" w:space="0" w:color="auto"/>
        <w:left w:val="none" w:sz="0" w:space="0" w:color="auto"/>
        <w:bottom w:val="none" w:sz="0" w:space="0" w:color="auto"/>
        <w:right w:val="none" w:sz="0" w:space="0" w:color="auto"/>
      </w:divBdr>
    </w:div>
    <w:div w:id="637030737">
      <w:marLeft w:val="640"/>
      <w:marRight w:val="0"/>
      <w:marTop w:val="0"/>
      <w:marBottom w:val="0"/>
      <w:divBdr>
        <w:top w:val="none" w:sz="0" w:space="0" w:color="auto"/>
        <w:left w:val="none" w:sz="0" w:space="0" w:color="auto"/>
        <w:bottom w:val="none" w:sz="0" w:space="0" w:color="auto"/>
        <w:right w:val="none" w:sz="0" w:space="0" w:color="auto"/>
      </w:divBdr>
    </w:div>
    <w:div w:id="637686865">
      <w:marLeft w:val="640"/>
      <w:marRight w:val="0"/>
      <w:marTop w:val="0"/>
      <w:marBottom w:val="0"/>
      <w:divBdr>
        <w:top w:val="none" w:sz="0" w:space="0" w:color="auto"/>
        <w:left w:val="none" w:sz="0" w:space="0" w:color="auto"/>
        <w:bottom w:val="none" w:sz="0" w:space="0" w:color="auto"/>
        <w:right w:val="none" w:sz="0" w:space="0" w:color="auto"/>
      </w:divBdr>
    </w:div>
    <w:div w:id="638531114">
      <w:marLeft w:val="640"/>
      <w:marRight w:val="0"/>
      <w:marTop w:val="0"/>
      <w:marBottom w:val="0"/>
      <w:divBdr>
        <w:top w:val="none" w:sz="0" w:space="0" w:color="auto"/>
        <w:left w:val="none" w:sz="0" w:space="0" w:color="auto"/>
        <w:bottom w:val="none" w:sz="0" w:space="0" w:color="auto"/>
        <w:right w:val="none" w:sz="0" w:space="0" w:color="auto"/>
      </w:divBdr>
    </w:div>
    <w:div w:id="639115597">
      <w:marLeft w:val="0"/>
      <w:marRight w:val="150"/>
      <w:marTop w:val="0"/>
      <w:marBottom w:val="0"/>
      <w:divBdr>
        <w:top w:val="none" w:sz="0" w:space="0" w:color="auto"/>
        <w:left w:val="none" w:sz="0" w:space="0" w:color="auto"/>
        <w:bottom w:val="none" w:sz="0" w:space="0" w:color="auto"/>
        <w:right w:val="none" w:sz="0" w:space="0" w:color="auto"/>
      </w:divBdr>
      <w:divsChild>
        <w:div w:id="1415318339">
          <w:marLeft w:val="0"/>
          <w:marRight w:val="150"/>
          <w:marTop w:val="0"/>
          <w:marBottom w:val="0"/>
          <w:divBdr>
            <w:top w:val="none" w:sz="0" w:space="0" w:color="auto"/>
            <w:left w:val="none" w:sz="0" w:space="0" w:color="auto"/>
            <w:bottom w:val="none" w:sz="0" w:space="0" w:color="auto"/>
            <w:right w:val="none" w:sz="0" w:space="0" w:color="auto"/>
          </w:divBdr>
        </w:div>
      </w:divsChild>
    </w:div>
    <w:div w:id="639268451">
      <w:marLeft w:val="640"/>
      <w:marRight w:val="0"/>
      <w:marTop w:val="0"/>
      <w:marBottom w:val="0"/>
      <w:divBdr>
        <w:top w:val="none" w:sz="0" w:space="0" w:color="auto"/>
        <w:left w:val="none" w:sz="0" w:space="0" w:color="auto"/>
        <w:bottom w:val="none" w:sz="0" w:space="0" w:color="auto"/>
        <w:right w:val="none" w:sz="0" w:space="0" w:color="auto"/>
      </w:divBdr>
    </w:div>
    <w:div w:id="639576317">
      <w:marLeft w:val="0"/>
      <w:marRight w:val="0"/>
      <w:marTop w:val="0"/>
      <w:marBottom w:val="0"/>
      <w:divBdr>
        <w:top w:val="none" w:sz="0" w:space="0" w:color="auto"/>
        <w:left w:val="none" w:sz="0" w:space="0" w:color="auto"/>
        <w:bottom w:val="none" w:sz="0" w:space="0" w:color="auto"/>
        <w:right w:val="none" w:sz="0" w:space="0" w:color="auto"/>
      </w:divBdr>
    </w:div>
    <w:div w:id="639729274">
      <w:marLeft w:val="0"/>
      <w:marRight w:val="0"/>
      <w:marTop w:val="0"/>
      <w:marBottom w:val="0"/>
      <w:divBdr>
        <w:top w:val="none" w:sz="0" w:space="0" w:color="auto"/>
        <w:left w:val="none" w:sz="0" w:space="0" w:color="auto"/>
        <w:bottom w:val="none" w:sz="0" w:space="0" w:color="auto"/>
        <w:right w:val="none" w:sz="0" w:space="0" w:color="auto"/>
      </w:divBdr>
    </w:div>
    <w:div w:id="640230557">
      <w:marLeft w:val="0"/>
      <w:marRight w:val="0"/>
      <w:marTop w:val="0"/>
      <w:marBottom w:val="0"/>
      <w:divBdr>
        <w:top w:val="none" w:sz="0" w:space="0" w:color="auto"/>
        <w:left w:val="none" w:sz="0" w:space="0" w:color="auto"/>
        <w:bottom w:val="none" w:sz="0" w:space="0" w:color="auto"/>
        <w:right w:val="none" w:sz="0" w:space="0" w:color="auto"/>
      </w:divBdr>
    </w:div>
    <w:div w:id="640234160">
      <w:marLeft w:val="0"/>
      <w:marRight w:val="0"/>
      <w:marTop w:val="0"/>
      <w:marBottom w:val="0"/>
      <w:divBdr>
        <w:top w:val="none" w:sz="0" w:space="0" w:color="auto"/>
        <w:left w:val="none" w:sz="0" w:space="0" w:color="auto"/>
        <w:bottom w:val="none" w:sz="0" w:space="0" w:color="auto"/>
        <w:right w:val="none" w:sz="0" w:space="0" w:color="auto"/>
      </w:divBdr>
    </w:div>
    <w:div w:id="641271167">
      <w:marLeft w:val="640"/>
      <w:marRight w:val="0"/>
      <w:marTop w:val="0"/>
      <w:marBottom w:val="0"/>
      <w:divBdr>
        <w:top w:val="none" w:sz="0" w:space="0" w:color="auto"/>
        <w:left w:val="none" w:sz="0" w:space="0" w:color="auto"/>
        <w:bottom w:val="none" w:sz="0" w:space="0" w:color="auto"/>
        <w:right w:val="none" w:sz="0" w:space="0" w:color="auto"/>
      </w:divBdr>
    </w:div>
    <w:div w:id="641739670">
      <w:marLeft w:val="640"/>
      <w:marRight w:val="0"/>
      <w:marTop w:val="0"/>
      <w:marBottom w:val="0"/>
      <w:divBdr>
        <w:top w:val="none" w:sz="0" w:space="0" w:color="auto"/>
        <w:left w:val="none" w:sz="0" w:space="0" w:color="auto"/>
        <w:bottom w:val="none" w:sz="0" w:space="0" w:color="auto"/>
        <w:right w:val="none" w:sz="0" w:space="0" w:color="auto"/>
      </w:divBdr>
    </w:div>
    <w:div w:id="643388106">
      <w:marLeft w:val="0"/>
      <w:marRight w:val="0"/>
      <w:marTop w:val="0"/>
      <w:marBottom w:val="0"/>
      <w:divBdr>
        <w:top w:val="none" w:sz="0" w:space="0" w:color="auto"/>
        <w:left w:val="none" w:sz="0" w:space="0" w:color="auto"/>
        <w:bottom w:val="none" w:sz="0" w:space="0" w:color="auto"/>
        <w:right w:val="none" w:sz="0" w:space="0" w:color="auto"/>
      </w:divBdr>
    </w:div>
    <w:div w:id="643780777">
      <w:marLeft w:val="0"/>
      <w:marRight w:val="0"/>
      <w:marTop w:val="0"/>
      <w:marBottom w:val="0"/>
      <w:divBdr>
        <w:top w:val="none" w:sz="0" w:space="0" w:color="auto"/>
        <w:left w:val="none" w:sz="0" w:space="0" w:color="auto"/>
        <w:bottom w:val="none" w:sz="0" w:space="0" w:color="auto"/>
        <w:right w:val="none" w:sz="0" w:space="0" w:color="auto"/>
      </w:divBdr>
    </w:div>
    <w:div w:id="645747830">
      <w:marLeft w:val="0"/>
      <w:marRight w:val="150"/>
      <w:marTop w:val="0"/>
      <w:marBottom w:val="0"/>
      <w:divBdr>
        <w:top w:val="none" w:sz="0" w:space="0" w:color="auto"/>
        <w:left w:val="none" w:sz="0" w:space="0" w:color="auto"/>
        <w:bottom w:val="none" w:sz="0" w:space="0" w:color="auto"/>
        <w:right w:val="none" w:sz="0" w:space="0" w:color="auto"/>
      </w:divBdr>
      <w:divsChild>
        <w:div w:id="1209101921">
          <w:marLeft w:val="0"/>
          <w:marRight w:val="150"/>
          <w:marTop w:val="0"/>
          <w:marBottom w:val="0"/>
          <w:divBdr>
            <w:top w:val="none" w:sz="0" w:space="0" w:color="auto"/>
            <w:left w:val="none" w:sz="0" w:space="0" w:color="auto"/>
            <w:bottom w:val="none" w:sz="0" w:space="0" w:color="auto"/>
            <w:right w:val="none" w:sz="0" w:space="0" w:color="auto"/>
          </w:divBdr>
        </w:div>
      </w:divsChild>
    </w:div>
    <w:div w:id="646203895">
      <w:bodyDiv w:val="1"/>
      <w:marLeft w:val="0"/>
      <w:marRight w:val="0"/>
      <w:marTop w:val="0"/>
      <w:marBottom w:val="0"/>
      <w:divBdr>
        <w:top w:val="none" w:sz="0" w:space="0" w:color="auto"/>
        <w:left w:val="none" w:sz="0" w:space="0" w:color="auto"/>
        <w:bottom w:val="none" w:sz="0" w:space="0" w:color="auto"/>
        <w:right w:val="none" w:sz="0" w:space="0" w:color="auto"/>
      </w:divBdr>
      <w:divsChild>
        <w:div w:id="544415090">
          <w:marLeft w:val="0"/>
          <w:marRight w:val="0"/>
          <w:marTop w:val="120"/>
          <w:marBottom w:val="120"/>
          <w:divBdr>
            <w:top w:val="none" w:sz="0" w:space="0" w:color="auto"/>
            <w:left w:val="none" w:sz="0" w:space="0" w:color="auto"/>
            <w:bottom w:val="none" w:sz="0" w:space="0" w:color="auto"/>
            <w:right w:val="none" w:sz="0" w:space="0" w:color="auto"/>
          </w:divBdr>
        </w:div>
      </w:divsChild>
    </w:div>
    <w:div w:id="646515365">
      <w:marLeft w:val="0"/>
      <w:marRight w:val="0"/>
      <w:marTop w:val="0"/>
      <w:marBottom w:val="0"/>
      <w:divBdr>
        <w:top w:val="none" w:sz="0" w:space="0" w:color="auto"/>
        <w:left w:val="none" w:sz="0" w:space="0" w:color="auto"/>
        <w:bottom w:val="none" w:sz="0" w:space="0" w:color="auto"/>
        <w:right w:val="none" w:sz="0" w:space="0" w:color="auto"/>
      </w:divBdr>
    </w:div>
    <w:div w:id="647907056">
      <w:marLeft w:val="640"/>
      <w:marRight w:val="0"/>
      <w:marTop w:val="0"/>
      <w:marBottom w:val="0"/>
      <w:divBdr>
        <w:top w:val="none" w:sz="0" w:space="0" w:color="auto"/>
        <w:left w:val="none" w:sz="0" w:space="0" w:color="auto"/>
        <w:bottom w:val="none" w:sz="0" w:space="0" w:color="auto"/>
        <w:right w:val="none" w:sz="0" w:space="0" w:color="auto"/>
      </w:divBdr>
    </w:div>
    <w:div w:id="649821147">
      <w:marLeft w:val="640"/>
      <w:marRight w:val="0"/>
      <w:marTop w:val="0"/>
      <w:marBottom w:val="0"/>
      <w:divBdr>
        <w:top w:val="none" w:sz="0" w:space="0" w:color="auto"/>
        <w:left w:val="none" w:sz="0" w:space="0" w:color="auto"/>
        <w:bottom w:val="none" w:sz="0" w:space="0" w:color="auto"/>
        <w:right w:val="none" w:sz="0" w:space="0" w:color="auto"/>
      </w:divBdr>
    </w:div>
    <w:div w:id="650062440">
      <w:marLeft w:val="0"/>
      <w:marRight w:val="0"/>
      <w:marTop w:val="0"/>
      <w:marBottom w:val="0"/>
      <w:divBdr>
        <w:top w:val="none" w:sz="0" w:space="0" w:color="auto"/>
        <w:left w:val="none" w:sz="0" w:space="0" w:color="auto"/>
        <w:bottom w:val="none" w:sz="0" w:space="0" w:color="auto"/>
        <w:right w:val="none" w:sz="0" w:space="0" w:color="auto"/>
      </w:divBdr>
    </w:div>
    <w:div w:id="650132481">
      <w:marLeft w:val="0"/>
      <w:marRight w:val="0"/>
      <w:marTop w:val="0"/>
      <w:marBottom w:val="0"/>
      <w:divBdr>
        <w:top w:val="none" w:sz="0" w:space="0" w:color="auto"/>
        <w:left w:val="none" w:sz="0" w:space="0" w:color="auto"/>
        <w:bottom w:val="none" w:sz="0" w:space="0" w:color="auto"/>
        <w:right w:val="none" w:sz="0" w:space="0" w:color="auto"/>
      </w:divBdr>
    </w:div>
    <w:div w:id="650863829">
      <w:bodyDiv w:val="1"/>
      <w:marLeft w:val="0"/>
      <w:marRight w:val="0"/>
      <w:marTop w:val="0"/>
      <w:marBottom w:val="0"/>
      <w:divBdr>
        <w:top w:val="none" w:sz="0" w:space="0" w:color="auto"/>
        <w:left w:val="none" w:sz="0" w:space="0" w:color="auto"/>
        <w:bottom w:val="none" w:sz="0" w:space="0" w:color="auto"/>
        <w:right w:val="none" w:sz="0" w:space="0" w:color="auto"/>
      </w:divBdr>
    </w:div>
    <w:div w:id="653337966">
      <w:marLeft w:val="640"/>
      <w:marRight w:val="0"/>
      <w:marTop w:val="0"/>
      <w:marBottom w:val="0"/>
      <w:divBdr>
        <w:top w:val="none" w:sz="0" w:space="0" w:color="auto"/>
        <w:left w:val="none" w:sz="0" w:space="0" w:color="auto"/>
        <w:bottom w:val="none" w:sz="0" w:space="0" w:color="auto"/>
        <w:right w:val="none" w:sz="0" w:space="0" w:color="auto"/>
      </w:divBdr>
    </w:div>
    <w:div w:id="653993481">
      <w:marLeft w:val="0"/>
      <w:marRight w:val="150"/>
      <w:marTop w:val="0"/>
      <w:marBottom w:val="0"/>
      <w:divBdr>
        <w:top w:val="none" w:sz="0" w:space="0" w:color="auto"/>
        <w:left w:val="none" w:sz="0" w:space="0" w:color="auto"/>
        <w:bottom w:val="none" w:sz="0" w:space="0" w:color="auto"/>
        <w:right w:val="none" w:sz="0" w:space="0" w:color="auto"/>
      </w:divBdr>
      <w:divsChild>
        <w:div w:id="1796363448">
          <w:marLeft w:val="0"/>
          <w:marRight w:val="150"/>
          <w:marTop w:val="0"/>
          <w:marBottom w:val="0"/>
          <w:divBdr>
            <w:top w:val="none" w:sz="0" w:space="0" w:color="auto"/>
            <w:left w:val="none" w:sz="0" w:space="0" w:color="auto"/>
            <w:bottom w:val="none" w:sz="0" w:space="0" w:color="auto"/>
            <w:right w:val="none" w:sz="0" w:space="0" w:color="auto"/>
          </w:divBdr>
        </w:div>
      </w:divsChild>
    </w:div>
    <w:div w:id="654720945">
      <w:marLeft w:val="0"/>
      <w:marRight w:val="0"/>
      <w:marTop w:val="0"/>
      <w:marBottom w:val="0"/>
      <w:divBdr>
        <w:top w:val="none" w:sz="0" w:space="0" w:color="auto"/>
        <w:left w:val="none" w:sz="0" w:space="0" w:color="auto"/>
        <w:bottom w:val="none" w:sz="0" w:space="0" w:color="auto"/>
        <w:right w:val="none" w:sz="0" w:space="0" w:color="auto"/>
      </w:divBdr>
    </w:div>
    <w:div w:id="655915625">
      <w:marLeft w:val="640"/>
      <w:marRight w:val="0"/>
      <w:marTop w:val="0"/>
      <w:marBottom w:val="0"/>
      <w:divBdr>
        <w:top w:val="none" w:sz="0" w:space="0" w:color="auto"/>
        <w:left w:val="none" w:sz="0" w:space="0" w:color="auto"/>
        <w:bottom w:val="none" w:sz="0" w:space="0" w:color="auto"/>
        <w:right w:val="none" w:sz="0" w:space="0" w:color="auto"/>
      </w:divBdr>
    </w:div>
    <w:div w:id="655916811">
      <w:marLeft w:val="0"/>
      <w:marRight w:val="0"/>
      <w:marTop w:val="0"/>
      <w:marBottom w:val="0"/>
      <w:divBdr>
        <w:top w:val="none" w:sz="0" w:space="0" w:color="auto"/>
        <w:left w:val="none" w:sz="0" w:space="0" w:color="auto"/>
        <w:bottom w:val="none" w:sz="0" w:space="0" w:color="auto"/>
        <w:right w:val="none" w:sz="0" w:space="0" w:color="auto"/>
      </w:divBdr>
    </w:div>
    <w:div w:id="656688664">
      <w:marLeft w:val="0"/>
      <w:marRight w:val="0"/>
      <w:marTop w:val="0"/>
      <w:marBottom w:val="0"/>
      <w:divBdr>
        <w:top w:val="none" w:sz="0" w:space="0" w:color="auto"/>
        <w:left w:val="none" w:sz="0" w:space="0" w:color="auto"/>
        <w:bottom w:val="none" w:sz="0" w:space="0" w:color="auto"/>
        <w:right w:val="none" w:sz="0" w:space="0" w:color="auto"/>
      </w:divBdr>
    </w:div>
    <w:div w:id="656690466">
      <w:marLeft w:val="0"/>
      <w:marRight w:val="0"/>
      <w:marTop w:val="0"/>
      <w:marBottom w:val="0"/>
      <w:divBdr>
        <w:top w:val="none" w:sz="0" w:space="0" w:color="auto"/>
        <w:left w:val="none" w:sz="0" w:space="0" w:color="auto"/>
        <w:bottom w:val="none" w:sz="0" w:space="0" w:color="auto"/>
        <w:right w:val="none" w:sz="0" w:space="0" w:color="auto"/>
      </w:divBdr>
    </w:div>
    <w:div w:id="657878574">
      <w:marLeft w:val="0"/>
      <w:marRight w:val="0"/>
      <w:marTop w:val="0"/>
      <w:marBottom w:val="0"/>
      <w:divBdr>
        <w:top w:val="none" w:sz="0" w:space="0" w:color="auto"/>
        <w:left w:val="none" w:sz="0" w:space="0" w:color="auto"/>
        <w:bottom w:val="none" w:sz="0" w:space="0" w:color="auto"/>
        <w:right w:val="none" w:sz="0" w:space="0" w:color="auto"/>
      </w:divBdr>
    </w:div>
    <w:div w:id="658272410">
      <w:marLeft w:val="0"/>
      <w:marRight w:val="0"/>
      <w:marTop w:val="0"/>
      <w:marBottom w:val="0"/>
      <w:divBdr>
        <w:top w:val="none" w:sz="0" w:space="0" w:color="auto"/>
        <w:left w:val="none" w:sz="0" w:space="0" w:color="auto"/>
        <w:bottom w:val="none" w:sz="0" w:space="0" w:color="auto"/>
        <w:right w:val="none" w:sz="0" w:space="0" w:color="auto"/>
      </w:divBdr>
    </w:div>
    <w:div w:id="659231690">
      <w:marLeft w:val="640"/>
      <w:marRight w:val="0"/>
      <w:marTop w:val="0"/>
      <w:marBottom w:val="0"/>
      <w:divBdr>
        <w:top w:val="none" w:sz="0" w:space="0" w:color="auto"/>
        <w:left w:val="none" w:sz="0" w:space="0" w:color="auto"/>
        <w:bottom w:val="none" w:sz="0" w:space="0" w:color="auto"/>
        <w:right w:val="none" w:sz="0" w:space="0" w:color="auto"/>
      </w:divBdr>
    </w:div>
    <w:div w:id="661589300">
      <w:marLeft w:val="0"/>
      <w:marRight w:val="0"/>
      <w:marTop w:val="0"/>
      <w:marBottom w:val="0"/>
      <w:divBdr>
        <w:top w:val="none" w:sz="0" w:space="0" w:color="auto"/>
        <w:left w:val="none" w:sz="0" w:space="0" w:color="auto"/>
        <w:bottom w:val="none" w:sz="0" w:space="0" w:color="auto"/>
        <w:right w:val="none" w:sz="0" w:space="0" w:color="auto"/>
      </w:divBdr>
    </w:div>
    <w:div w:id="662704765">
      <w:marLeft w:val="0"/>
      <w:marRight w:val="0"/>
      <w:marTop w:val="0"/>
      <w:marBottom w:val="0"/>
      <w:divBdr>
        <w:top w:val="none" w:sz="0" w:space="0" w:color="auto"/>
        <w:left w:val="none" w:sz="0" w:space="0" w:color="auto"/>
        <w:bottom w:val="none" w:sz="0" w:space="0" w:color="auto"/>
        <w:right w:val="none" w:sz="0" w:space="0" w:color="auto"/>
      </w:divBdr>
    </w:div>
    <w:div w:id="662903198">
      <w:marLeft w:val="640"/>
      <w:marRight w:val="0"/>
      <w:marTop w:val="0"/>
      <w:marBottom w:val="0"/>
      <w:divBdr>
        <w:top w:val="none" w:sz="0" w:space="0" w:color="auto"/>
        <w:left w:val="none" w:sz="0" w:space="0" w:color="auto"/>
        <w:bottom w:val="none" w:sz="0" w:space="0" w:color="auto"/>
        <w:right w:val="none" w:sz="0" w:space="0" w:color="auto"/>
      </w:divBdr>
    </w:div>
    <w:div w:id="663238531">
      <w:marLeft w:val="0"/>
      <w:marRight w:val="0"/>
      <w:marTop w:val="0"/>
      <w:marBottom w:val="0"/>
      <w:divBdr>
        <w:top w:val="none" w:sz="0" w:space="0" w:color="auto"/>
        <w:left w:val="none" w:sz="0" w:space="0" w:color="auto"/>
        <w:bottom w:val="none" w:sz="0" w:space="0" w:color="auto"/>
        <w:right w:val="none" w:sz="0" w:space="0" w:color="auto"/>
      </w:divBdr>
    </w:div>
    <w:div w:id="665666224">
      <w:marLeft w:val="0"/>
      <w:marRight w:val="0"/>
      <w:marTop w:val="0"/>
      <w:marBottom w:val="0"/>
      <w:divBdr>
        <w:top w:val="none" w:sz="0" w:space="0" w:color="auto"/>
        <w:left w:val="none" w:sz="0" w:space="0" w:color="auto"/>
        <w:bottom w:val="none" w:sz="0" w:space="0" w:color="auto"/>
        <w:right w:val="none" w:sz="0" w:space="0" w:color="auto"/>
      </w:divBdr>
    </w:div>
    <w:div w:id="665669468">
      <w:marLeft w:val="0"/>
      <w:marRight w:val="150"/>
      <w:marTop w:val="0"/>
      <w:marBottom w:val="0"/>
      <w:divBdr>
        <w:top w:val="none" w:sz="0" w:space="0" w:color="auto"/>
        <w:left w:val="none" w:sz="0" w:space="0" w:color="auto"/>
        <w:bottom w:val="none" w:sz="0" w:space="0" w:color="auto"/>
        <w:right w:val="none" w:sz="0" w:space="0" w:color="auto"/>
      </w:divBdr>
    </w:div>
    <w:div w:id="665936745">
      <w:marLeft w:val="0"/>
      <w:marRight w:val="150"/>
      <w:marTop w:val="0"/>
      <w:marBottom w:val="0"/>
      <w:divBdr>
        <w:top w:val="none" w:sz="0" w:space="0" w:color="auto"/>
        <w:left w:val="none" w:sz="0" w:space="0" w:color="auto"/>
        <w:bottom w:val="none" w:sz="0" w:space="0" w:color="auto"/>
        <w:right w:val="none" w:sz="0" w:space="0" w:color="auto"/>
      </w:divBdr>
      <w:divsChild>
        <w:div w:id="453911852">
          <w:marLeft w:val="0"/>
          <w:marRight w:val="150"/>
          <w:marTop w:val="0"/>
          <w:marBottom w:val="0"/>
          <w:divBdr>
            <w:top w:val="none" w:sz="0" w:space="0" w:color="auto"/>
            <w:left w:val="none" w:sz="0" w:space="0" w:color="auto"/>
            <w:bottom w:val="none" w:sz="0" w:space="0" w:color="auto"/>
            <w:right w:val="none" w:sz="0" w:space="0" w:color="auto"/>
          </w:divBdr>
        </w:div>
      </w:divsChild>
    </w:div>
    <w:div w:id="666910107">
      <w:marLeft w:val="0"/>
      <w:marRight w:val="0"/>
      <w:marTop w:val="0"/>
      <w:marBottom w:val="0"/>
      <w:divBdr>
        <w:top w:val="none" w:sz="0" w:space="0" w:color="auto"/>
        <w:left w:val="none" w:sz="0" w:space="0" w:color="auto"/>
        <w:bottom w:val="none" w:sz="0" w:space="0" w:color="auto"/>
        <w:right w:val="none" w:sz="0" w:space="0" w:color="auto"/>
      </w:divBdr>
    </w:div>
    <w:div w:id="667249065">
      <w:bodyDiv w:val="1"/>
      <w:marLeft w:val="0"/>
      <w:marRight w:val="0"/>
      <w:marTop w:val="0"/>
      <w:marBottom w:val="0"/>
      <w:divBdr>
        <w:top w:val="none" w:sz="0" w:space="0" w:color="auto"/>
        <w:left w:val="none" w:sz="0" w:space="0" w:color="auto"/>
        <w:bottom w:val="none" w:sz="0" w:space="0" w:color="auto"/>
        <w:right w:val="none" w:sz="0" w:space="0" w:color="auto"/>
      </w:divBdr>
      <w:divsChild>
        <w:div w:id="1304967690">
          <w:marLeft w:val="0"/>
          <w:marRight w:val="0"/>
          <w:marTop w:val="120"/>
          <w:marBottom w:val="120"/>
          <w:divBdr>
            <w:top w:val="none" w:sz="0" w:space="0" w:color="auto"/>
            <w:left w:val="none" w:sz="0" w:space="0" w:color="auto"/>
            <w:bottom w:val="none" w:sz="0" w:space="0" w:color="auto"/>
            <w:right w:val="none" w:sz="0" w:space="0" w:color="auto"/>
          </w:divBdr>
        </w:div>
      </w:divsChild>
    </w:div>
    <w:div w:id="669602122">
      <w:marLeft w:val="0"/>
      <w:marRight w:val="0"/>
      <w:marTop w:val="0"/>
      <w:marBottom w:val="0"/>
      <w:divBdr>
        <w:top w:val="none" w:sz="0" w:space="0" w:color="auto"/>
        <w:left w:val="none" w:sz="0" w:space="0" w:color="auto"/>
        <w:bottom w:val="none" w:sz="0" w:space="0" w:color="auto"/>
        <w:right w:val="none" w:sz="0" w:space="0" w:color="auto"/>
      </w:divBdr>
    </w:div>
    <w:div w:id="670375247">
      <w:marLeft w:val="640"/>
      <w:marRight w:val="0"/>
      <w:marTop w:val="0"/>
      <w:marBottom w:val="0"/>
      <w:divBdr>
        <w:top w:val="none" w:sz="0" w:space="0" w:color="auto"/>
        <w:left w:val="none" w:sz="0" w:space="0" w:color="auto"/>
        <w:bottom w:val="none" w:sz="0" w:space="0" w:color="auto"/>
        <w:right w:val="none" w:sz="0" w:space="0" w:color="auto"/>
      </w:divBdr>
    </w:div>
    <w:div w:id="671688897">
      <w:marLeft w:val="0"/>
      <w:marRight w:val="0"/>
      <w:marTop w:val="0"/>
      <w:marBottom w:val="0"/>
      <w:divBdr>
        <w:top w:val="none" w:sz="0" w:space="0" w:color="auto"/>
        <w:left w:val="none" w:sz="0" w:space="0" w:color="auto"/>
        <w:bottom w:val="none" w:sz="0" w:space="0" w:color="auto"/>
        <w:right w:val="none" w:sz="0" w:space="0" w:color="auto"/>
      </w:divBdr>
    </w:div>
    <w:div w:id="672731354">
      <w:marLeft w:val="640"/>
      <w:marRight w:val="0"/>
      <w:marTop w:val="0"/>
      <w:marBottom w:val="0"/>
      <w:divBdr>
        <w:top w:val="none" w:sz="0" w:space="0" w:color="auto"/>
        <w:left w:val="none" w:sz="0" w:space="0" w:color="auto"/>
        <w:bottom w:val="none" w:sz="0" w:space="0" w:color="auto"/>
        <w:right w:val="none" w:sz="0" w:space="0" w:color="auto"/>
      </w:divBdr>
    </w:div>
    <w:div w:id="673800245">
      <w:marLeft w:val="0"/>
      <w:marRight w:val="0"/>
      <w:marTop w:val="0"/>
      <w:marBottom w:val="0"/>
      <w:divBdr>
        <w:top w:val="none" w:sz="0" w:space="0" w:color="auto"/>
        <w:left w:val="none" w:sz="0" w:space="0" w:color="auto"/>
        <w:bottom w:val="none" w:sz="0" w:space="0" w:color="auto"/>
        <w:right w:val="none" w:sz="0" w:space="0" w:color="auto"/>
      </w:divBdr>
    </w:div>
    <w:div w:id="674499540">
      <w:marLeft w:val="640"/>
      <w:marRight w:val="0"/>
      <w:marTop w:val="0"/>
      <w:marBottom w:val="0"/>
      <w:divBdr>
        <w:top w:val="none" w:sz="0" w:space="0" w:color="auto"/>
        <w:left w:val="none" w:sz="0" w:space="0" w:color="auto"/>
        <w:bottom w:val="none" w:sz="0" w:space="0" w:color="auto"/>
        <w:right w:val="none" w:sz="0" w:space="0" w:color="auto"/>
      </w:divBdr>
    </w:div>
    <w:div w:id="674915153">
      <w:marLeft w:val="0"/>
      <w:marRight w:val="0"/>
      <w:marTop w:val="0"/>
      <w:marBottom w:val="0"/>
      <w:divBdr>
        <w:top w:val="none" w:sz="0" w:space="0" w:color="auto"/>
        <w:left w:val="none" w:sz="0" w:space="0" w:color="auto"/>
        <w:bottom w:val="none" w:sz="0" w:space="0" w:color="auto"/>
        <w:right w:val="none" w:sz="0" w:space="0" w:color="auto"/>
      </w:divBdr>
    </w:div>
    <w:div w:id="675036048">
      <w:marLeft w:val="0"/>
      <w:marRight w:val="0"/>
      <w:marTop w:val="0"/>
      <w:marBottom w:val="0"/>
      <w:divBdr>
        <w:top w:val="none" w:sz="0" w:space="0" w:color="auto"/>
        <w:left w:val="none" w:sz="0" w:space="0" w:color="auto"/>
        <w:bottom w:val="none" w:sz="0" w:space="0" w:color="auto"/>
        <w:right w:val="none" w:sz="0" w:space="0" w:color="auto"/>
      </w:divBdr>
    </w:div>
    <w:div w:id="675157573">
      <w:marLeft w:val="640"/>
      <w:marRight w:val="0"/>
      <w:marTop w:val="0"/>
      <w:marBottom w:val="0"/>
      <w:divBdr>
        <w:top w:val="none" w:sz="0" w:space="0" w:color="auto"/>
        <w:left w:val="none" w:sz="0" w:space="0" w:color="auto"/>
        <w:bottom w:val="none" w:sz="0" w:space="0" w:color="auto"/>
        <w:right w:val="none" w:sz="0" w:space="0" w:color="auto"/>
      </w:divBdr>
    </w:div>
    <w:div w:id="675350593">
      <w:marLeft w:val="0"/>
      <w:marRight w:val="0"/>
      <w:marTop w:val="0"/>
      <w:marBottom w:val="0"/>
      <w:divBdr>
        <w:top w:val="none" w:sz="0" w:space="0" w:color="auto"/>
        <w:left w:val="none" w:sz="0" w:space="0" w:color="auto"/>
        <w:bottom w:val="none" w:sz="0" w:space="0" w:color="auto"/>
        <w:right w:val="none" w:sz="0" w:space="0" w:color="auto"/>
      </w:divBdr>
    </w:div>
    <w:div w:id="675494753">
      <w:marLeft w:val="0"/>
      <w:marRight w:val="0"/>
      <w:marTop w:val="0"/>
      <w:marBottom w:val="0"/>
      <w:divBdr>
        <w:top w:val="none" w:sz="0" w:space="0" w:color="auto"/>
        <w:left w:val="none" w:sz="0" w:space="0" w:color="auto"/>
        <w:bottom w:val="none" w:sz="0" w:space="0" w:color="auto"/>
        <w:right w:val="none" w:sz="0" w:space="0" w:color="auto"/>
      </w:divBdr>
    </w:div>
    <w:div w:id="675882813">
      <w:marLeft w:val="0"/>
      <w:marRight w:val="0"/>
      <w:marTop w:val="0"/>
      <w:marBottom w:val="0"/>
      <w:divBdr>
        <w:top w:val="none" w:sz="0" w:space="0" w:color="auto"/>
        <w:left w:val="none" w:sz="0" w:space="0" w:color="auto"/>
        <w:bottom w:val="none" w:sz="0" w:space="0" w:color="auto"/>
        <w:right w:val="none" w:sz="0" w:space="0" w:color="auto"/>
      </w:divBdr>
    </w:div>
    <w:div w:id="676884182">
      <w:marLeft w:val="0"/>
      <w:marRight w:val="0"/>
      <w:marTop w:val="0"/>
      <w:marBottom w:val="0"/>
      <w:divBdr>
        <w:top w:val="none" w:sz="0" w:space="0" w:color="auto"/>
        <w:left w:val="none" w:sz="0" w:space="0" w:color="auto"/>
        <w:bottom w:val="none" w:sz="0" w:space="0" w:color="auto"/>
        <w:right w:val="none" w:sz="0" w:space="0" w:color="auto"/>
      </w:divBdr>
    </w:div>
    <w:div w:id="677272313">
      <w:marLeft w:val="0"/>
      <w:marRight w:val="0"/>
      <w:marTop w:val="0"/>
      <w:marBottom w:val="0"/>
      <w:divBdr>
        <w:top w:val="none" w:sz="0" w:space="0" w:color="auto"/>
        <w:left w:val="none" w:sz="0" w:space="0" w:color="auto"/>
        <w:bottom w:val="none" w:sz="0" w:space="0" w:color="auto"/>
        <w:right w:val="none" w:sz="0" w:space="0" w:color="auto"/>
      </w:divBdr>
    </w:div>
    <w:div w:id="677318176">
      <w:marLeft w:val="0"/>
      <w:marRight w:val="0"/>
      <w:marTop w:val="0"/>
      <w:marBottom w:val="0"/>
      <w:divBdr>
        <w:top w:val="none" w:sz="0" w:space="0" w:color="auto"/>
        <w:left w:val="none" w:sz="0" w:space="0" w:color="auto"/>
        <w:bottom w:val="none" w:sz="0" w:space="0" w:color="auto"/>
        <w:right w:val="none" w:sz="0" w:space="0" w:color="auto"/>
      </w:divBdr>
    </w:div>
    <w:div w:id="677774018">
      <w:marLeft w:val="0"/>
      <w:marRight w:val="0"/>
      <w:marTop w:val="0"/>
      <w:marBottom w:val="0"/>
      <w:divBdr>
        <w:top w:val="none" w:sz="0" w:space="0" w:color="auto"/>
        <w:left w:val="none" w:sz="0" w:space="0" w:color="auto"/>
        <w:bottom w:val="none" w:sz="0" w:space="0" w:color="auto"/>
        <w:right w:val="none" w:sz="0" w:space="0" w:color="auto"/>
      </w:divBdr>
    </w:div>
    <w:div w:id="677972006">
      <w:marLeft w:val="0"/>
      <w:marRight w:val="0"/>
      <w:marTop w:val="0"/>
      <w:marBottom w:val="0"/>
      <w:divBdr>
        <w:top w:val="none" w:sz="0" w:space="0" w:color="auto"/>
        <w:left w:val="none" w:sz="0" w:space="0" w:color="auto"/>
        <w:bottom w:val="none" w:sz="0" w:space="0" w:color="auto"/>
        <w:right w:val="none" w:sz="0" w:space="0" w:color="auto"/>
      </w:divBdr>
    </w:div>
    <w:div w:id="678046560">
      <w:marLeft w:val="640"/>
      <w:marRight w:val="0"/>
      <w:marTop w:val="0"/>
      <w:marBottom w:val="0"/>
      <w:divBdr>
        <w:top w:val="none" w:sz="0" w:space="0" w:color="auto"/>
        <w:left w:val="none" w:sz="0" w:space="0" w:color="auto"/>
        <w:bottom w:val="none" w:sz="0" w:space="0" w:color="auto"/>
        <w:right w:val="none" w:sz="0" w:space="0" w:color="auto"/>
      </w:divBdr>
    </w:div>
    <w:div w:id="678583316">
      <w:marLeft w:val="0"/>
      <w:marRight w:val="0"/>
      <w:marTop w:val="0"/>
      <w:marBottom w:val="0"/>
      <w:divBdr>
        <w:top w:val="none" w:sz="0" w:space="0" w:color="auto"/>
        <w:left w:val="none" w:sz="0" w:space="0" w:color="auto"/>
        <w:bottom w:val="none" w:sz="0" w:space="0" w:color="auto"/>
        <w:right w:val="none" w:sz="0" w:space="0" w:color="auto"/>
      </w:divBdr>
    </w:div>
    <w:div w:id="679351686">
      <w:marLeft w:val="0"/>
      <w:marRight w:val="150"/>
      <w:marTop w:val="0"/>
      <w:marBottom w:val="0"/>
      <w:divBdr>
        <w:top w:val="none" w:sz="0" w:space="0" w:color="auto"/>
        <w:left w:val="none" w:sz="0" w:space="0" w:color="auto"/>
        <w:bottom w:val="none" w:sz="0" w:space="0" w:color="auto"/>
        <w:right w:val="none" w:sz="0" w:space="0" w:color="auto"/>
      </w:divBdr>
      <w:divsChild>
        <w:div w:id="863633546">
          <w:marLeft w:val="0"/>
          <w:marRight w:val="150"/>
          <w:marTop w:val="0"/>
          <w:marBottom w:val="0"/>
          <w:divBdr>
            <w:top w:val="none" w:sz="0" w:space="0" w:color="auto"/>
            <w:left w:val="none" w:sz="0" w:space="0" w:color="auto"/>
            <w:bottom w:val="none" w:sz="0" w:space="0" w:color="auto"/>
            <w:right w:val="none" w:sz="0" w:space="0" w:color="auto"/>
          </w:divBdr>
        </w:div>
      </w:divsChild>
    </w:div>
    <w:div w:id="680133235">
      <w:bodyDiv w:val="1"/>
      <w:marLeft w:val="0"/>
      <w:marRight w:val="0"/>
      <w:marTop w:val="0"/>
      <w:marBottom w:val="0"/>
      <w:divBdr>
        <w:top w:val="none" w:sz="0" w:space="0" w:color="auto"/>
        <w:left w:val="none" w:sz="0" w:space="0" w:color="auto"/>
        <w:bottom w:val="none" w:sz="0" w:space="0" w:color="auto"/>
        <w:right w:val="none" w:sz="0" w:space="0" w:color="auto"/>
      </w:divBdr>
      <w:divsChild>
        <w:div w:id="66811348">
          <w:marLeft w:val="640"/>
          <w:marRight w:val="0"/>
          <w:marTop w:val="0"/>
          <w:marBottom w:val="0"/>
          <w:divBdr>
            <w:top w:val="none" w:sz="0" w:space="0" w:color="auto"/>
            <w:left w:val="none" w:sz="0" w:space="0" w:color="auto"/>
            <w:bottom w:val="none" w:sz="0" w:space="0" w:color="auto"/>
            <w:right w:val="none" w:sz="0" w:space="0" w:color="auto"/>
          </w:divBdr>
        </w:div>
        <w:div w:id="92744234">
          <w:marLeft w:val="640"/>
          <w:marRight w:val="0"/>
          <w:marTop w:val="0"/>
          <w:marBottom w:val="0"/>
          <w:divBdr>
            <w:top w:val="none" w:sz="0" w:space="0" w:color="auto"/>
            <w:left w:val="none" w:sz="0" w:space="0" w:color="auto"/>
            <w:bottom w:val="none" w:sz="0" w:space="0" w:color="auto"/>
            <w:right w:val="none" w:sz="0" w:space="0" w:color="auto"/>
          </w:divBdr>
        </w:div>
        <w:div w:id="364252874">
          <w:marLeft w:val="640"/>
          <w:marRight w:val="0"/>
          <w:marTop w:val="0"/>
          <w:marBottom w:val="0"/>
          <w:divBdr>
            <w:top w:val="none" w:sz="0" w:space="0" w:color="auto"/>
            <w:left w:val="none" w:sz="0" w:space="0" w:color="auto"/>
            <w:bottom w:val="none" w:sz="0" w:space="0" w:color="auto"/>
            <w:right w:val="none" w:sz="0" w:space="0" w:color="auto"/>
          </w:divBdr>
        </w:div>
        <w:div w:id="540551657">
          <w:marLeft w:val="640"/>
          <w:marRight w:val="0"/>
          <w:marTop w:val="0"/>
          <w:marBottom w:val="0"/>
          <w:divBdr>
            <w:top w:val="none" w:sz="0" w:space="0" w:color="auto"/>
            <w:left w:val="none" w:sz="0" w:space="0" w:color="auto"/>
            <w:bottom w:val="none" w:sz="0" w:space="0" w:color="auto"/>
            <w:right w:val="none" w:sz="0" w:space="0" w:color="auto"/>
          </w:divBdr>
        </w:div>
        <w:div w:id="552354347">
          <w:marLeft w:val="640"/>
          <w:marRight w:val="0"/>
          <w:marTop w:val="0"/>
          <w:marBottom w:val="0"/>
          <w:divBdr>
            <w:top w:val="none" w:sz="0" w:space="0" w:color="auto"/>
            <w:left w:val="none" w:sz="0" w:space="0" w:color="auto"/>
            <w:bottom w:val="none" w:sz="0" w:space="0" w:color="auto"/>
            <w:right w:val="none" w:sz="0" w:space="0" w:color="auto"/>
          </w:divBdr>
        </w:div>
        <w:div w:id="1244142736">
          <w:marLeft w:val="640"/>
          <w:marRight w:val="0"/>
          <w:marTop w:val="0"/>
          <w:marBottom w:val="0"/>
          <w:divBdr>
            <w:top w:val="none" w:sz="0" w:space="0" w:color="auto"/>
            <w:left w:val="none" w:sz="0" w:space="0" w:color="auto"/>
            <w:bottom w:val="none" w:sz="0" w:space="0" w:color="auto"/>
            <w:right w:val="none" w:sz="0" w:space="0" w:color="auto"/>
          </w:divBdr>
        </w:div>
        <w:div w:id="1395352170">
          <w:marLeft w:val="640"/>
          <w:marRight w:val="0"/>
          <w:marTop w:val="0"/>
          <w:marBottom w:val="0"/>
          <w:divBdr>
            <w:top w:val="none" w:sz="0" w:space="0" w:color="auto"/>
            <w:left w:val="none" w:sz="0" w:space="0" w:color="auto"/>
            <w:bottom w:val="none" w:sz="0" w:space="0" w:color="auto"/>
            <w:right w:val="none" w:sz="0" w:space="0" w:color="auto"/>
          </w:divBdr>
        </w:div>
        <w:div w:id="1851606927">
          <w:marLeft w:val="640"/>
          <w:marRight w:val="0"/>
          <w:marTop w:val="0"/>
          <w:marBottom w:val="0"/>
          <w:divBdr>
            <w:top w:val="none" w:sz="0" w:space="0" w:color="auto"/>
            <w:left w:val="none" w:sz="0" w:space="0" w:color="auto"/>
            <w:bottom w:val="none" w:sz="0" w:space="0" w:color="auto"/>
            <w:right w:val="none" w:sz="0" w:space="0" w:color="auto"/>
          </w:divBdr>
        </w:div>
        <w:div w:id="2079090116">
          <w:marLeft w:val="640"/>
          <w:marRight w:val="0"/>
          <w:marTop w:val="0"/>
          <w:marBottom w:val="0"/>
          <w:divBdr>
            <w:top w:val="none" w:sz="0" w:space="0" w:color="auto"/>
            <w:left w:val="none" w:sz="0" w:space="0" w:color="auto"/>
            <w:bottom w:val="none" w:sz="0" w:space="0" w:color="auto"/>
            <w:right w:val="none" w:sz="0" w:space="0" w:color="auto"/>
          </w:divBdr>
        </w:div>
        <w:div w:id="2100758782">
          <w:marLeft w:val="640"/>
          <w:marRight w:val="0"/>
          <w:marTop w:val="0"/>
          <w:marBottom w:val="0"/>
          <w:divBdr>
            <w:top w:val="none" w:sz="0" w:space="0" w:color="auto"/>
            <w:left w:val="none" w:sz="0" w:space="0" w:color="auto"/>
            <w:bottom w:val="none" w:sz="0" w:space="0" w:color="auto"/>
            <w:right w:val="none" w:sz="0" w:space="0" w:color="auto"/>
          </w:divBdr>
        </w:div>
      </w:divsChild>
    </w:div>
    <w:div w:id="681588090">
      <w:marLeft w:val="0"/>
      <w:marRight w:val="0"/>
      <w:marTop w:val="0"/>
      <w:marBottom w:val="0"/>
      <w:divBdr>
        <w:top w:val="none" w:sz="0" w:space="0" w:color="auto"/>
        <w:left w:val="none" w:sz="0" w:space="0" w:color="auto"/>
        <w:bottom w:val="none" w:sz="0" w:space="0" w:color="auto"/>
        <w:right w:val="none" w:sz="0" w:space="0" w:color="auto"/>
      </w:divBdr>
    </w:div>
    <w:div w:id="682970962">
      <w:marLeft w:val="0"/>
      <w:marRight w:val="0"/>
      <w:marTop w:val="0"/>
      <w:marBottom w:val="0"/>
      <w:divBdr>
        <w:top w:val="none" w:sz="0" w:space="0" w:color="auto"/>
        <w:left w:val="none" w:sz="0" w:space="0" w:color="auto"/>
        <w:bottom w:val="none" w:sz="0" w:space="0" w:color="auto"/>
        <w:right w:val="none" w:sz="0" w:space="0" w:color="auto"/>
      </w:divBdr>
    </w:div>
    <w:div w:id="683245066">
      <w:marLeft w:val="640"/>
      <w:marRight w:val="0"/>
      <w:marTop w:val="0"/>
      <w:marBottom w:val="0"/>
      <w:divBdr>
        <w:top w:val="none" w:sz="0" w:space="0" w:color="auto"/>
        <w:left w:val="none" w:sz="0" w:space="0" w:color="auto"/>
        <w:bottom w:val="none" w:sz="0" w:space="0" w:color="auto"/>
        <w:right w:val="none" w:sz="0" w:space="0" w:color="auto"/>
      </w:divBdr>
    </w:div>
    <w:div w:id="683480394">
      <w:marLeft w:val="640"/>
      <w:marRight w:val="0"/>
      <w:marTop w:val="0"/>
      <w:marBottom w:val="0"/>
      <w:divBdr>
        <w:top w:val="none" w:sz="0" w:space="0" w:color="auto"/>
        <w:left w:val="none" w:sz="0" w:space="0" w:color="auto"/>
        <w:bottom w:val="none" w:sz="0" w:space="0" w:color="auto"/>
        <w:right w:val="none" w:sz="0" w:space="0" w:color="auto"/>
      </w:divBdr>
    </w:div>
    <w:div w:id="683946688">
      <w:marLeft w:val="640"/>
      <w:marRight w:val="0"/>
      <w:marTop w:val="0"/>
      <w:marBottom w:val="0"/>
      <w:divBdr>
        <w:top w:val="none" w:sz="0" w:space="0" w:color="auto"/>
        <w:left w:val="none" w:sz="0" w:space="0" w:color="auto"/>
        <w:bottom w:val="none" w:sz="0" w:space="0" w:color="auto"/>
        <w:right w:val="none" w:sz="0" w:space="0" w:color="auto"/>
      </w:divBdr>
    </w:div>
    <w:div w:id="684555453">
      <w:marLeft w:val="0"/>
      <w:marRight w:val="0"/>
      <w:marTop w:val="0"/>
      <w:marBottom w:val="0"/>
      <w:divBdr>
        <w:top w:val="none" w:sz="0" w:space="0" w:color="auto"/>
        <w:left w:val="none" w:sz="0" w:space="0" w:color="auto"/>
        <w:bottom w:val="none" w:sz="0" w:space="0" w:color="auto"/>
        <w:right w:val="none" w:sz="0" w:space="0" w:color="auto"/>
      </w:divBdr>
    </w:div>
    <w:div w:id="685331689">
      <w:marLeft w:val="0"/>
      <w:marRight w:val="0"/>
      <w:marTop w:val="0"/>
      <w:marBottom w:val="0"/>
      <w:divBdr>
        <w:top w:val="none" w:sz="0" w:space="0" w:color="auto"/>
        <w:left w:val="none" w:sz="0" w:space="0" w:color="auto"/>
        <w:bottom w:val="none" w:sz="0" w:space="0" w:color="auto"/>
        <w:right w:val="none" w:sz="0" w:space="0" w:color="auto"/>
      </w:divBdr>
    </w:div>
    <w:div w:id="685792211">
      <w:marLeft w:val="0"/>
      <w:marRight w:val="0"/>
      <w:marTop w:val="0"/>
      <w:marBottom w:val="0"/>
      <w:divBdr>
        <w:top w:val="none" w:sz="0" w:space="0" w:color="auto"/>
        <w:left w:val="none" w:sz="0" w:space="0" w:color="auto"/>
        <w:bottom w:val="none" w:sz="0" w:space="0" w:color="auto"/>
        <w:right w:val="none" w:sz="0" w:space="0" w:color="auto"/>
      </w:divBdr>
    </w:div>
    <w:div w:id="687754780">
      <w:bodyDiv w:val="1"/>
      <w:marLeft w:val="0"/>
      <w:marRight w:val="0"/>
      <w:marTop w:val="0"/>
      <w:marBottom w:val="0"/>
      <w:divBdr>
        <w:top w:val="none" w:sz="0" w:space="0" w:color="auto"/>
        <w:left w:val="none" w:sz="0" w:space="0" w:color="auto"/>
        <w:bottom w:val="none" w:sz="0" w:space="0" w:color="auto"/>
        <w:right w:val="none" w:sz="0" w:space="0" w:color="auto"/>
      </w:divBdr>
      <w:divsChild>
        <w:div w:id="107921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02179">
      <w:marLeft w:val="640"/>
      <w:marRight w:val="0"/>
      <w:marTop w:val="0"/>
      <w:marBottom w:val="0"/>
      <w:divBdr>
        <w:top w:val="none" w:sz="0" w:space="0" w:color="auto"/>
        <w:left w:val="none" w:sz="0" w:space="0" w:color="auto"/>
        <w:bottom w:val="none" w:sz="0" w:space="0" w:color="auto"/>
        <w:right w:val="none" w:sz="0" w:space="0" w:color="auto"/>
      </w:divBdr>
    </w:div>
    <w:div w:id="687877146">
      <w:marLeft w:val="0"/>
      <w:marRight w:val="150"/>
      <w:marTop w:val="0"/>
      <w:marBottom w:val="0"/>
      <w:divBdr>
        <w:top w:val="none" w:sz="0" w:space="0" w:color="auto"/>
        <w:left w:val="none" w:sz="0" w:space="0" w:color="auto"/>
        <w:bottom w:val="none" w:sz="0" w:space="0" w:color="auto"/>
        <w:right w:val="none" w:sz="0" w:space="0" w:color="auto"/>
      </w:divBdr>
      <w:divsChild>
        <w:div w:id="285935804">
          <w:marLeft w:val="0"/>
          <w:marRight w:val="150"/>
          <w:marTop w:val="0"/>
          <w:marBottom w:val="0"/>
          <w:divBdr>
            <w:top w:val="none" w:sz="0" w:space="0" w:color="auto"/>
            <w:left w:val="none" w:sz="0" w:space="0" w:color="auto"/>
            <w:bottom w:val="none" w:sz="0" w:space="0" w:color="auto"/>
            <w:right w:val="none" w:sz="0" w:space="0" w:color="auto"/>
          </w:divBdr>
        </w:div>
      </w:divsChild>
    </w:div>
    <w:div w:id="688259413">
      <w:marLeft w:val="0"/>
      <w:marRight w:val="0"/>
      <w:marTop w:val="0"/>
      <w:marBottom w:val="0"/>
      <w:divBdr>
        <w:top w:val="none" w:sz="0" w:space="0" w:color="auto"/>
        <w:left w:val="none" w:sz="0" w:space="0" w:color="auto"/>
        <w:bottom w:val="none" w:sz="0" w:space="0" w:color="auto"/>
        <w:right w:val="none" w:sz="0" w:space="0" w:color="auto"/>
      </w:divBdr>
    </w:div>
    <w:div w:id="688608436">
      <w:marLeft w:val="0"/>
      <w:marRight w:val="0"/>
      <w:marTop w:val="0"/>
      <w:marBottom w:val="0"/>
      <w:divBdr>
        <w:top w:val="none" w:sz="0" w:space="0" w:color="auto"/>
        <w:left w:val="none" w:sz="0" w:space="0" w:color="auto"/>
        <w:bottom w:val="none" w:sz="0" w:space="0" w:color="auto"/>
        <w:right w:val="none" w:sz="0" w:space="0" w:color="auto"/>
      </w:divBdr>
    </w:div>
    <w:div w:id="689184825">
      <w:bodyDiv w:val="1"/>
      <w:marLeft w:val="0"/>
      <w:marRight w:val="0"/>
      <w:marTop w:val="0"/>
      <w:marBottom w:val="0"/>
      <w:divBdr>
        <w:top w:val="none" w:sz="0" w:space="0" w:color="auto"/>
        <w:left w:val="none" w:sz="0" w:space="0" w:color="auto"/>
        <w:bottom w:val="none" w:sz="0" w:space="0" w:color="auto"/>
        <w:right w:val="none" w:sz="0" w:space="0" w:color="auto"/>
      </w:divBdr>
      <w:divsChild>
        <w:div w:id="36662198">
          <w:marLeft w:val="640"/>
          <w:marRight w:val="0"/>
          <w:marTop w:val="0"/>
          <w:marBottom w:val="0"/>
          <w:divBdr>
            <w:top w:val="none" w:sz="0" w:space="0" w:color="auto"/>
            <w:left w:val="none" w:sz="0" w:space="0" w:color="auto"/>
            <w:bottom w:val="none" w:sz="0" w:space="0" w:color="auto"/>
            <w:right w:val="none" w:sz="0" w:space="0" w:color="auto"/>
          </w:divBdr>
        </w:div>
        <w:div w:id="895356536">
          <w:marLeft w:val="640"/>
          <w:marRight w:val="0"/>
          <w:marTop w:val="0"/>
          <w:marBottom w:val="0"/>
          <w:divBdr>
            <w:top w:val="none" w:sz="0" w:space="0" w:color="auto"/>
            <w:left w:val="none" w:sz="0" w:space="0" w:color="auto"/>
            <w:bottom w:val="none" w:sz="0" w:space="0" w:color="auto"/>
            <w:right w:val="none" w:sz="0" w:space="0" w:color="auto"/>
          </w:divBdr>
        </w:div>
        <w:div w:id="1360813670">
          <w:marLeft w:val="640"/>
          <w:marRight w:val="0"/>
          <w:marTop w:val="0"/>
          <w:marBottom w:val="0"/>
          <w:divBdr>
            <w:top w:val="none" w:sz="0" w:space="0" w:color="auto"/>
            <w:left w:val="none" w:sz="0" w:space="0" w:color="auto"/>
            <w:bottom w:val="none" w:sz="0" w:space="0" w:color="auto"/>
            <w:right w:val="none" w:sz="0" w:space="0" w:color="auto"/>
          </w:divBdr>
        </w:div>
      </w:divsChild>
    </w:div>
    <w:div w:id="689333691">
      <w:marLeft w:val="0"/>
      <w:marRight w:val="0"/>
      <w:marTop w:val="0"/>
      <w:marBottom w:val="0"/>
      <w:divBdr>
        <w:top w:val="none" w:sz="0" w:space="0" w:color="auto"/>
        <w:left w:val="none" w:sz="0" w:space="0" w:color="auto"/>
        <w:bottom w:val="none" w:sz="0" w:space="0" w:color="auto"/>
        <w:right w:val="none" w:sz="0" w:space="0" w:color="auto"/>
      </w:divBdr>
    </w:div>
    <w:div w:id="689914492">
      <w:marLeft w:val="0"/>
      <w:marRight w:val="0"/>
      <w:marTop w:val="0"/>
      <w:marBottom w:val="0"/>
      <w:divBdr>
        <w:top w:val="none" w:sz="0" w:space="0" w:color="auto"/>
        <w:left w:val="none" w:sz="0" w:space="0" w:color="auto"/>
        <w:bottom w:val="none" w:sz="0" w:space="0" w:color="auto"/>
        <w:right w:val="none" w:sz="0" w:space="0" w:color="auto"/>
      </w:divBdr>
    </w:div>
    <w:div w:id="690035334">
      <w:bodyDiv w:val="1"/>
      <w:marLeft w:val="0"/>
      <w:marRight w:val="0"/>
      <w:marTop w:val="0"/>
      <w:marBottom w:val="0"/>
      <w:divBdr>
        <w:top w:val="none" w:sz="0" w:space="0" w:color="auto"/>
        <w:left w:val="none" w:sz="0" w:space="0" w:color="auto"/>
        <w:bottom w:val="none" w:sz="0" w:space="0" w:color="auto"/>
        <w:right w:val="none" w:sz="0" w:space="0" w:color="auto"/>
      </w:divBdr>
    </w:div>
    <w:div w:id="690301864">
      <w:marLeft w:val="640"/>
      <w:marRight w:val="0"/>
      <w:marTop w:val="0"/>
      <w:marBottom w:val="0"/>
      <w:divBdr>
        <w:top w:val="none" w:sz="0" w:space="0" w:color="auto"/>
        <w:left w:val="none" w:sz="0" w:space="0" w:color="auto"/>
        <w:bottom w:val="none" w:sz="0" w:space="0" w:color="auto"/>
        <w:right w:val="none" w:sz="0" w:space="0" w:color="auto"/>
      </w:divBdr>
    </w:div>
    <w:div w:id="692849467">
      <w:marLeft w:val="0"/>
      <w:marRight w:val="0"/>
      <w:marTop w:val="0"/>
      <w:marBottom w:val="0"/>
      <w:divBdr>
        <w:top w:val="none" w:sz="0" w:space="0" w:color="auto"/>
        <w:left w:val="none" w:sz="0" w:space="0" w:color="auto"/>
        <w:bottom w:val="none" w:sz="0" w:space="0" w:color="auto"/>
        <w:right w:val="none" w:sz="0" w:space="0" w:color="auto"/>
      </w:divBdr>
    </w:div>
    <w:div w:id="693112846">
      <w:marLeft w:val="0"/>
      <w:marRight w:val="0"/>
      <w:marTop w:val="0"/>
      <w:marBottom w:val="0"/>
      <w:divBdr>
        <w:top w:val="none" w:sz="0" w:space="0" w:color="auto"/>
        <w:left w:val="none" w:sz="0" w:space="0" w:color="auto"/>
        <w:bottom w:val="none" w:sz="0" w:space="0" w:color="auto"/>
        <w:right w:val="none" w:sz="0" w:space="0" w:color="auto"/>
      </w:divBdr>
    </w:div>
    <w:div w:id="693921886">
      <w:marLeft w:val="0"/>
      <w:marRight w:val="0"/>
      <w:marTop w:val="0"/>
      <w:marBottom w:val="0"/>
      <w:divBdr>
        <w:top w:val="none" w:sz="0" w:space="0" w:color="auto"/>
        <w:left w:val="none" w:sz="0" w:space="0" w:color="auto"/>
        <w:bottom w:val="none" w:sz="0" w:space="0" w:color="auto"/>
        <w:right w:val="none" w:sz="0" w:space="0" w:color="auto"/>
      </w:divBdr>
    </w:div>
    <w:div w:id="695303985">
      <w:bodyDiv w:val="1"/>
      <w:marLeft w:val="0"/>
      <w:marRight w:val="0"/>
      <w:marTop w:val="0"/>
      <w:marBottom w:val="0"/>
      <w:divBdr>
        <w:top w:val="none" w:sz="0" w:space="0" w:color="auto"/>
        <w:left w:val="none" w:sz="0" w:space="0" w:color="auto"/>
        <w:bottom w:val="none" w:sz="0" w:space="0" w:color="auto"/>
        <w:right w:val="none" w:sz="0" w:space="0" w:color="auto"/>
      </w:divBdr>
    </w:div>
    <w:div w:id="695540648">
      <w:bodyDiv w:val="1"/>
      <w:marLeft w:val="0"/>
      <w:marRight w:val="0"/>
      <w:marTop w:val="0"/>
      <w:marBottom w:val="0"/>
      <w:divBdr>
        <w:top w:val="none" w:sz="0" w:space="0" w:color="auto"/>
        <w:left w:val="none" w:sz="0" w:space="0" w:color="auto"/>
        <w:bottom w:val="none" w:sz="0" w:space="0" w:color="auto"/>
        <w:right w:val="none" w:sz="0" w:space="0" w:color="auto"/>
      </w:divBdr>
      <w:divsChild>
        <w:div w:id="1276130499">
          <w:marLeft w:val="0"/>
          <w:marRight w:val="0"/>
          <w:marTop w:val="0"/>
          <w:marBottom w:val="0"/>
          <w:divBdr>
            <w:top w:val="none" w:sz="0" w:space="0" w:color="auto"/>
            <w:left w:val="none" w:sz="0" w:space="0" w:color="auto"/>
            <w:bottom w:val="none" w:sz="0" w:space="0" w:color="auto"/>
            <w:right w:val="none" w:sz="0" w:space="0" w:color="auto"/>
          </w:divBdr>
          <w:divsChild>
            <w:div w:id="1358388089">
              <w:marLeft w:val="0"/>
              <w:marRight w:val="0"/>
              <w:marTop w:val="0"/>
              <w:marBottom w:val="0"/>
              <w:divBdr>
                <w:top w:val="none" w:sz="0" w:space="0" w:color="auto"/>
                <w:left w:val="none" w:sz="0" w:space="0" w:color="auto"/>
                <w:bottom w:val="none" w:sz="0" w:space="0" w:color="auto"/>
                <w:right w:val="none" w:sz="0" w:space="0" w:color="auto"/>
              </w:divBdr>
              <w:divsChild>
                <w:div w:id="829904133">
                  <w:marLeft w:val="0"/>
                  <w:marRight w:val="0"/>
                  <w:marTop w:val="0"/>
                  <w:marBottom w:val="0"/>
                  <w:divBdr>
                    <w:top w:val="none" w:sz="0" w:space="0" w:color="auto"/>
                    <w:left w:val="none" w:sz="0" w:space="0" w:color="auto"/>
                    <w:bottom w:val="none" w:sz="0" w:space="0" w:color="auto"/>
                    <w:right w:val="none" w:sz="0" w:space="0" w:color="auto"/>
                  </w:divBdr>
                  <w:divsChild>
                    <w:div w:id="1461728958">
                      <w:marLeft w:val="0"/>
                      <w:marRight w:val="0"/>
                      <w:marTop w:val="0"/>
                      <w:marBottom w:val="0"/>
                      <w:divBdr>
                        <w:top w:val="none" w:sz="0" w:space="0" w:color="auto"/>
                        <w:left w:val="none" w:sz="0" w:space="0" w:color="auto"/>
                        <w:bottom w:val="none" w:sz="0" w:space="0" w:color="auto"/>
                        <w:right w:val="none" w:sz="0" w:space="0" w:color="auto"/>
                      </w:divBdr>
                      <w:divsChild>
                        <w:div w:id="1213031093">
                          <w:marLeft w:val="0"/>
                          <w:marRight w:val="0"/>
                          <w:marTop w:val="0"/>
                          <w:marBottom w:val="0"/>
                          <w:divBdr>
                            <w:top w:val="none" w:sz="0" w:space="0" w:color="auto"/>
                            <w:left w:val="none" w:sz="0" w:space="0" w:color="auto"/>
                            <w:bottom w:val="none" w:sz="0" w:space="0" w:color="auto"/>
                            <w:right w:val="none" w:sz="0" w:space="0" w:color="auto"/>
                          </w:divBdr>
                          <w:divsChild>
                            <w:div w:id="272786638">
                              <w:marLeft w:val="0"/>
                              <w:marRight w:val="0"/>
                              <w:marTop w:val="0"/>
                              <w:marBottom w:val="0"/>
                              <w:divBdr>
                                <w:top w:val="none" w:sz="0" w:space="0" w:color="auto"/>
                                <w:left w:val="none" w:sz="0" w:space="0" w:color="auto"/>
                                <w:bottom w:val="none" w:sz="0" w:space="0" w:color="auto"/>
                                <w:right w:val="none" w:sz="0" w:space="0" w:color="auto"/>
                              </w:divBdr>
                              <w:divsChild>
                                <w:div w:id="1014117347">
                                  <w:marLeft w:val="0"/>
                                  <w:marRight w:val="0"/>
                                  <w:marTop w:val="0"/>
                                  <w:marBottom w:val="0"/>
                                  <w:divBdr>
                                    <w:top w:val="none" w:sz="0" w:space="0" w:color="auto"/>
                                    <w:left w:val="none" w:sz="0" w:space="0" w:color="auto"/>
                                    <w:bottom w:val="none" w:sz="0" w:space="0" w:color="auto"/>
                                    <w:right w:val="none" w:sz="0" w:space="0" w:color="auto"/>
                                  </w:divBdr>
                                  <w:divsChild>
                                    <w:div w:id="14625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002289">
      <w:marLeft w:val="640"/>
      <w:marRight w:val="0"/>
      <w:marTop w:val="0"/>
      <w:marBottom w:val="0"/>
      <w:divBdr>
        <w:top w:val="none" w:sz="0" w:space="0" w:color="auto"/>
        <w:left w:val="none" w:sz="0" w:space="0" w:color="auto"/>
        <w:bottom w:val="none" w:sz="0" w:space="0" w:color="auto"/>
        <w:right w:val="none" w:sz="0" w:space="0" w:color="auto"/>
      </w:divBdr>
    </w:div>
    <w:div w:id="697121663">
      <w:marLeft w:val="0"/>
      <w:marRight w:val="150"/>
      <w:marTop w:val="0"/>
      <w:marBottom w:val="0"/>
      <w:divBdr>
        <w:top w:val="none" w:sz="0" w:space="0" w:color="auto"/>
        <w:left w:val="none" w:sz="0" w:space="0" w:color="auto"/>
        <w:bottom w:val="none" w:sz="0" w:space="0" w:color="auto"/>
        <w:right w:val="none" w:sz="0" w:space="0" w:color="auto"/>
      </w:divBdr>
      <w:divsChild>
        <w:div w:id="693503961">
          <w:marLeft w:val="0"/>
          <w:marRight w:val="150"/>
          <w:marTop w:val="0"/>
          <w:marBottom w:val="0"/>
          <w:divBdr>
            <w:top w:val="none" w:sz="0" w:space="0" w:color="auto"/>
            <w:left w:val="none" w:sz="0" w:space="0" w:color="auto"/>
            <w:bottom w:val="none" w:sz="0" w:space="0" w:color="auto"/>
            <w:right w:val="none" w:sz="0" w:space="0" w:color="auto"/>
          </w:divBdr>
        </w:div>
      </w:divsChild>
    </w:div>
    <w:div w:id="698047457">
      <w:marLeft w:val="0"/>
      <w:marRight w:val="0"/>
      <w:marTop w:val="0"/>
      <w:marBottom w:val="0"/>
      <w:divBdr>
        <w:top w:val="none" w:sz="0" w:space="0" w:color="auto"/>
        <w:left w:val="none" w:sz="0" w:space="0" w:color="auto"/>
        <w:bottom w:val="none" w:sz="0" w:space="0" w:color="auto"/>
        <w:right w:val="none" w:sz="0" w:space="0" w:color="auto"/>
      </w:divBdr>
    </w:div>
    <w:div w:id="699281962">
      <w:marLeft w:val="640"/>
      <w:marRight w:val="0"/>
      <w:marTop w:val="0"/>
      <w:marBottom w:val="0"/>
      <w:divBdr>
        <w:top w:val="none" w:sz="0" w:space="0" w:color="auto"/>
        <w:left w:val="none" w:sz="0" w:space="0" w:color="auto"/>
        <w:bottom w:val="none" w:sz="0" w:space="0" w:color="auto"/>
        <w:right w:val="none" w:sz="0" w:space="0" w:color="auto"/>
      </w:divBdr>
    </w:div>
    <w:div w:id="699403889">
      <w:marLeft w:val="0"/>
      <w:marRight w:val="0"/>
      <w:marTop w:val="0"/>
      <w:marBottom w:val="0"/>
      <w:divBdr>
        <w:top w:val="none" w:sz="0" w:space="0" w:color="auto"/>
        <w:left w:val="none" w:sz="0" w:space="0" w:color="auto"/>
        <w:bottom w:val="none" w:sz="0" w:space="0" w:color="auto"/>
        <w:right w:val="none" w:sz="0" w:space="0" w:color="auto"/>
      </w:divBdr>
    </w:div>
    <w:div w:id="699741359">
      <w:marLeft w:val="640"/>
      <w:marRight w:val="0"/>
      <w:marTop w:val="0"/>
      <w:marBottom w:val="0"/>
      <w:divBdr>
        <w:top w:val="none" w:sz="0" w:space="0" w:color="auto"/>
        <w:left w:val="none" w:sz="0" w:space="0" w:color="auto"/>
        <w:bottom w:val="none" w:sz="0" w:space="0" w:color="auto"/>
        <w:right w:val="none" w:sz="0" w:space="0" w:color="auto"/>
      </w:divBdr>
    </w:div>
    <w:div w:id="699745047">
      <w:marLeft w:val="0"/>
      <w:marRight w:val="0"/>
      <w:marTop w:val="0"/>
      <w:marBottom w:val="0"/>
      <w:divBdr>
        <w:top w:val="none" w:sz="0" w:space="0" w:color="auto"/>
        <w:left w:val="none" w:sz="0" w:space="0" w:color="auto"/>
        <w:bottom w:val="none" w:sz="0" w:space="0" w:color="auto"/>
        <w:right w:val="none" w:sz="0" w:space="0" w:color="auto"/>
      </w:divBdr>
    </w:div>
    <w:div w:id="699932950">
      <w:marLeft w:val="0"/>
      <w:marRight w:val="0"/>
      <w:marTop w:val="0"/>
      <w:marBottom w:val="0"/>
      <w:divBdr>
        <w:top w:val="none" w:sz="0" w:space="0" w:color="auto"/>
        <w:left w:val="none" w:sz="0" w:space="0" w:color="auto"/>
        <w:bottom w:val="none" w:sz="0" w:space="0" w:color="auto"/>
        <w:right w:val="none" w:sz="0" w:space="0" w:color="auto"/>
      </w:divBdr>
    </w:div>
    <w:div w:id="700210372">
      <w:marLeft w:val="640"/>
      <w:marRight w:val="0"/>
      <w:marTop w:val="0"/>
      <w:marBottom w:val="0"/>
      <w:divBdr>
        <w:top w:val="none" w:sz="0" w:space="0" w:color="auto"/>
        <w:left w:val="none" w:sz="0" w:space="0" w:color="auto"/>
        <w:bottom w:val="none" w:sz="0" w:space="0" w:color="auto"/>
        <w:right w:val="none" w:sz="0" w:space="0" w:color="auto"/>
      </w:divBdr>
    </w:div>
    <w:div w:id="702705341">
      <w:marLeft w:val="640"/>
      <w:marRight w:val="0"/>
      <w:marTop w:val="0"/>
      <w:marBottom w:val="0"/>
      <w:divBdr>
        <w:top w:val="none" w:sz="0" w:space="0" w:color="auto"/>
        <w:left w:val="none" w:sz="0" w:space="0" w:color="auto"/>
        <w:bottom w:val="none" w:sz="0" w:space="0" w:color="auto"/>
        <w:right w:val="none" w:sz="0" w:space="0" w:color="auto"/>
      </w:divBdr>
    </w:div>
    <w:div w:id="705838213">
      <w:marLeft w:val="640"/>
      <w:marRight w:val="0"/>
      <w:marTop w:val="0"/>
      <w:marBottom w:val="0"/>
      <w:divBdr>
        <w:top w:val="none" w:sz="0" w:space="0" w:color="auto"/>
        <w:left w:val="none" w:sz="0" w:space="0" w:color="auto"/>
        <w:bottom w:val="none" w:sz="0" w:space="0" w:color="auto"/>
        <w:right w:val="none" w:sz="0" w:space="0" w:color="auto"/>
      </w:divBdr>
    </w:div>
    <w:div w:id="706493934">
      <w:marLeft w:val="640"/>
      <w:marRight w:val="0"/>
      <w:marTop w:val="0"/>
      <w:marBottom w:val="0"/>
      <w:divBdr>
        <w:top w:val="none" w:sz="0" w:space="0" w:color="auto"/>
        <w:left w:val="none" w:sz="0" w:space="0" w:color="auto"/>
        <w:bottom w:val="none" w:sz="0" w:space="0" w:color="auto"/>
        <w:right w:val="none" w:sz="0" w:space="0" w:color="auto"/>
      </w:divBdr>
    </w:div>
    <w:div w:id="707098051">
      <w:bodyDiv w:val="1"/>
      <w:marLeft w:val="0"/>
      <w:marRight w:val="0"/>
      <w:marTop w:val="0"/>
      <w:marBottom w:val="0"/>
      <w:divBdr>
        <w:top w:val="none" w:sz="0" w:space="0" w:color="auto"/>
        <w:left w:val="none" w:sz="0" w:space="0" w:color="auto"/>
        <w:bottom w:val="none" w:sz="0" w:space="0" w:color="auto"/>
        <w:right w:val="none" w:sz="0" w:space="0" w:color="auto"/>
      </w:divBdr>
      <w:divsChild>
        <w:div w:id="21519431">
          <w:marLeft w:val="640"/>
          <w:marRight w:val="0"/>
          <w:marTop w:val="0"/>
          <w:marBottom w:val="0"/>
          <w:divBdr>
            <w:top w:val="none" w:sz="0" w:space="0" w:color="auto"/>
            <w:left w:val="none" w:sz="0" w:space="0" w:color="auto"/>
            <w:bottom w:val="none" w:sz="0" w:space="0" w:color="auto"/>
            <w:right w:val="none" w:sz="0" w:space="0" w:color="auto"/>
          </w:divBdr>
        </w:div>
        <w:div w:id="65077287">
          <w:marLeft w:val="640"/>
          <w:marRight w:val="0"/>
          <w:marTop w:val="0"/>
          <w:marBottom w:val="0"/>
          <w:divBdr>
            <w:top w:val="none" w:sz="0" w:space="0" w:color="auto"/>
            <w:left w:val="none" w:sz="0" w:space="0" w:color="auto"/>
            <w:bottom w:val="none" w:sz="0" w:space="0" w:color="auto"/>
            <w:right w:val="none" w:sz="0" w:space="0" w:color="auto"/>
          </w:divBdr>
        </w:div>
        <w:div w:id="73629623">
          <w:marLeft w:val="640"/>
          <w:marRight w:val="0"/>
          <w:marTop w:val="0"/>
          <w:marBottom w:val="0"/>
          <w:divBdr>
            <w:top w:val="none" w:sz="0" w:space="0" w:color="auto"/>
            <w:left w:val="none" w:sz="0" w:space="0" w:color="auto"/>
            <w:bottom w:val="none" w:sz="0" w:space="0" w:color="auto"/>
            <w:right w:val="none" w:sz="0" w:space="0" w:color="auto"/>
          </w:divBdr>
        </w:div>
        <w:div w:id="239604538">
          <w:marLeft w:val="640"/>
          <w:marRight w:val="0"/>
          <w:marTop w:val="0"/>
          <w:marBottom w:val="0"/>
          <w:divBdr>
            <w:top w:val="none" w:sz="0" w:space="0" w:color="auto"/>
            <w:left w:val="none" w:sz="0" w:space="0" w:color="auto"/>
            <w:bottom w:val="none" w:sz="0" w:space="0" w:color="auto"/>
            <w:right w:val="none" w:sz="0" w:space="0" w:color="auto"/>
          </w:divBdr>
        </w:div>
        <w:div w:id="248125063">
          <w:marLeft w:val="640"/>
          <w:marRight w:val="0"/>
          <w:marTop w:val="0"/>
          <w:marBottom w:val="0"/>
          <w:divBdr>
            <w:top w:val="none" w:sz="0" w:space="0" w:color="auto"/>
            <w:left w:val="none" w:sz="0" w:space="0" w:color="auto"/>
            <w:bottom w:val="none" w:sz="0" w:space="0" w:color="auto"/>
            <w:right w:val="none" w:sz="0" w:space="0" w:color="auto"/>
          </w:divBdr>
        </w:div>
        <w:div w:id="279804128">
          <w:marLeft w:val="640"/>
          <w:marRight w:val="0"/>
          <w:marTop w:val="0"/>
          <w:marBottom w:val="0"/>
          <w:divBdr>
            <w:top w:val="none" w:sz="0" w:space="0" w:color="auto"/>
            <w:left w:val="none" w:sz="0" w:space="0" w:color="auto"/>
            <w:bottom w:val="none" w:sz="0" w:space="0" w:color="auto"/>
            <w:right w:val="none" w:sz="0" w:space="0" w:color="auto"/>
          </w:divBdr>
        </w:div>
        <w:div w:id="302197018">
          <w:marLeft w:val="640"/>
          <w:marRight w:val="0"/>
          <w:marTop w:val="0"/>
          <w:marBottom w:val="0"/>
          <w:divBdr>
            <w:top w:val="none" w:sz="0" w:space="0" w:color="auto"/>
            <w:left w:val="none" w:sz="0" w:space="0" w:color="auto"/>
            <w:bottom w:val="none" w:sz="0" w:space="0" w:color="auto"/>
            <w:right w:val="none" w:sz="0" w:space="0" w:color="auto"/>
          </w:divBdr>
        </w:div>
        <w:div w:id="306588032">
          <w:marLeft w:val="640"/>
          <w:marRight w:val="0"/>
          <w:marTop w:val="0"/>
          <w:marBottom w:val="0"/>
          <w:divBdr>
            <w:top w:val="none" w:sz="0" w:space="0" w:color="auto"/>
            <w:left w:val="none" w:sz="0" w:space="0" w:color="auto"/>
            <w:bottom w:val="none" w:sz="0" w:space="0" w:color="auto"/>
            <w:right w:val="none" w:sz="0" w:space="0" w:color="auto"/>
          </w:divBdr>
        </w:div>
        <w:div w:id="330109624">
          <w:marLeft w:val="640"/>
          <w:marRight w:val="0"/>
          <w:marTop w:val="0"/>
          <w:marBottom w:val="0"/>
          <w:divBdr>
            <w:top w:val="none" w:sz="0" w:space="0" w:color="auto"/>
            <w:left w:val="none" w:sz="0" w:space="0" w:color="auto"/>
            <w:bottom w:val="none" w:sz="0" w:space="0" w:color="auto"/>
            <w:right w:val="none" w:sz="0" w:space="0" w:color="auto"/>
          </w:divBdr>
        </w:div>
        <w:div w:id="406003867">
          <w:marLeft w:val="640"/>
          <w:marRight w:val="0"/>
          <w:marTop w:val="0"/>
          <w:marBottom w:val="0"/>
          <w:divBdr>
            <w:top w:val="none" w:sz="0" w:space="0" w:color="auto"/>
            <w:left w:val="none" w:sz="0" w:space="0" w:color="auto"/>
            <w:bottom w:val="none" w:sz="0" w:space="0" w:color="auto"/>
            <w:right w:val="none" w:sz="0" w:space="0" w:color="auto"/>
          </w:divBdr>
        </w:div>
        <w:div w:id="406196483">
          <w:marLeft w:val="640"/>
          <w:marRight w:val="0"/>
          <w:marTop w:val="0"/>
          <w:marBottom w:val="0"/>
          <w:divBdr>
            <w:top w:val="none" w:sz="0" w:space="0" w:color="auto"/>
            <w:left w:val="none" w:sz="0" w:space="0" w:color="auto"/>
            <w:bottom w:val="none" w:sz="0" w:space="0" w:color="auto"/>
            <w:right w:val="none" w:sz="0" w:space="0" w:color="auto"/>
          </w:divBdr>
        </w:div>
        <w:div w:id="439568899">
          <w:marLeft w:val="640"/>
          <w:marRight w:val="0"/>
          <w:marTop w:val="0"/>
          <w:marBottom w:val="0"/>
          <w:divBdr>
            <w:top w:val="none" w:sz="0" w:space="0" w:color="auto"/>
            <w:left w:val="none" w:sz="0" w:space="0" w:color="auto"/>
            <w:bottom w:val="none" w:sz="0" w:space="0" w:color="auto"/>
            <w:right w:val="none" w:sz="0" w:space="0" w:color="auto"/>
          </w:divBdr>
        </w:div>
        <w:div w:id="443500942">
          <w:marLeft w:val="640"/>
          <w:marRight w:val="0"/>
          <w:marTop w:val="0"/>
          <w:marBottom w:val="0"/>
          <w:divBdr>
            <w:top w:val="none" w:sz="0" w:space="0" w:color="auto"/>
            <w:left w:val="none" w:sz="0" w:space="0" w:color="auto"/>
            <w:bottom w:val="none" w:sz="0" w:space="0" w:color="auto"/>
            <w:right w:val="none" w:sz="0" w:space="0" w:color="auto"/>
          </w:divBdr>
        </w:div>
        <w:div w:id="475029452">
          <w:marLeft w:val="640"/>
          <w:marRight w:val="0"/>
          <w:marTop w:val="0"/>
          <w:marBottom w:val="0"/>
          <w:divBdr>
            <w:top w:val="none" w:sz="0" w:space="0" w:color="auto"/>
            <w:left w:val="none" w:sz="0" w:space="0" w:color="auto"/>
            <w:bottom w:val="none" w:sz="0" w:space="0" w:color="auto"/>
            <w:right w:val="none" w:sz="0" w:space="0" w:color="auto"/>
          </w:divBdr>
        </w:div>
        <w:div w:id="529225126">
          <w:marLeft w:val="640"/>
          <w:marRight w:val="0"/>
          <w:marTop w:val="0"/>
          <w:marBottom w:val="0"/>
          <w:divBdr>
            <w:top w:val="none" w:sz="0" w:space="0" w:color="auto"/>
            <w:left w:val="none" w:sz="0" w:space="0" w:color="auto"/>
            <w:bottom w:val="none" w:sz="0" w:space="0" w:color="auto"/>
            <w:right w:val="none" w:sz="0" w:space="0" w:color="auto"/>
          </w:divBdr>
        </w:div>
        <w:div w:id="563487458">
          <w:marLeft w:val="640"/>
          <w:marRight w:val="0"/>
          <w:marTop w:val="0"/>
          <w:marBottom w:val="0"/>
          <w:divBdr>
            <w:top w:val="none" w:sz="0" w:space="0" w:color="auto"/>
            <w:left w:val="none" w:sz="0" w:space="0" w:color="auto"/>
            <w:bottom w:val="none" w:sz="0" w:space="0" w:color="auto"/>
            <w:right w:val="none" w:sz="0" w:space="0" w:color="auto"/>
          </w:divBdr>
        </w:div>
        <w:div w:id="571694277">
          <w:marLeft w:val="640"/>
          <w:marRight w:val="0"/>
          <w:marTop w:val="0"/>
          <w:marBottom w:val="0"/>
          <w:divBdr>
            <w:top w:val="none" w:sz="0" w:space="0" w:color="auto"/>
            <w:left w:val="none" w:sz="0" w:space="0" w:color="auto"/>
            <w:bottom w:val="none" w:sz="0" w:space="0" w:color="auto"/>
            <w:right w:val="none" w:sz="0" w:space="0" w:color="auto"/>
          </w:divBdr>
        </w:div>
        <w:div w:id="623779396">
          <w:marLeft w:val="640"/>
          <w:marRight w:val="0"/>
          <w:marTop w:val="0"/>
          <w:marBottom w:val="0"/>
          <w:divBdr>
            <w:top w:val="none" w:sz="0" w:space="0" w:color="auto"/>
            <w:left w:val="none" w:sz="0" w:space="0" w:color="auto"/>
            <w:bottom w:val="none" w:sz="0" w:space="0" w:color="auto"/>
            <w:right w:val="none" w:sz="0" w:space="0" w:color="auto"/>
          </w:divBdr>
        </w:div>
        <w:div w:id="637075466">
          <w:marLeft w:val="640"/>
          <w:marRight w:val="0"/>
          <w:marTop w:val="0"/>
          <w:marBottom w:val="0"/>
          <w:divBdr>
            <w:top w:val="none" w:sz="0" w:space="0" w:color="auto"/>
            <w:left w:val="none" w:sz="0" w:space="0" w:color="auto"/>
            <w:bottom w:val="none" w:sz="0" w:space="0" w:color="auto"/>
            <w:right w:val="none" w:sz="0" w:space="0" w:color="auto"/>
          </w:divBdr>
        </w:div>
        <w:div w:id="671178253">
          <w:marLeft w:val="640"/>
          <w:marRight w:val="0"/>
          <w:marTop w:val="0"/>
          <w:marBottom w:val="0"/>
          <w:divBdr>
            <w:top w:val="none" w:sz="0" w:space="0" w:color="auto"/>
            <w:left w:val="none" w:sz="0" w:space="0" w:color="auto"/>
            <w:bottom w:val="none" w:sz="0" w:space="0" w:color="auto"/>
            <w:right w:val="none" w:sz="0" w:space="0" w:color="auto"/>
          </w:divBdr>
        </w:div>
        <w:div w:id="673268119">
          <w:marLeft w:val="640"/>
          <w:marRight w:val="0"/>
          <w:marTop w:val="0"/>
          <w:marBottom w:val="0"/>
          <w:divBdr>
            <w:top w:val="none" w:sz="0" w:space="0" w:color="auto"/>
            <w:left w:val="none" w:sz="0" w:space="0" w:color="auto"/>
            <w:bottom w:val="none" w:sz="0" w:space="0" w:color="auto"/>
            <w:right w:val="none" w:sz="0" w:space="0" w:color="auto"/>
          </w:divBdr>
        </w:div>
        <w:div w:id="676005758">
          <w:marLeft w:val="640"/>
          <w:marRight w:val="0"/>
          <w:marTop w:val="0"/>
          <w:marBottom w:val="0"/>
          <w:divBdr>
            <w:top w:val="none" w:sz="0" w:space="0" w:color="auto"/>
            <w:left w:val="none" w:sz="0" w:space="0" w:color="auto"/>
            <w:bottom w:val="none" w:sz="0" w:space="0" w:color="auto"/>
            <w:right w:val="none" w:sz="0" w:space="0" w:color="auto"/>
          </w:divBdr>
        </w:div>
        <w:div w:id="710570927">
          <w:marLeft w:val="640"/>
          <w:marRight w:val="0"/>
          <w:marTop w:val="0"/>
          <w:marBottom w:val="0"/>
          <w:divBdr>
            <w:top w:val="none" w:sz="0" w:space="0" w:color="auto"/>
            <w:left w:val="none" w:sz="0" w:space="0" w:color="auto"/>
            <w:bottom w:val="none" w:sz="0" w:space="0" w:color="auto"/>
            <w:right w:val="none" w:sz="0" w:space="0" w:color="auto"/>
          </w:divBdr>
        </w:div>
        <w:div w:id="713970784">
          <w:marLeft w:val="640"/>
          <w:marRight w:val="0"/>
          <w:marTop w:val="0"/>
          <w:marBottom w:val="0"/>
          <w:divBdr>
            <w:top w:val="none" w:sz="0" w:space="0" w:color="auto"/>
            <w:left w:val="none" w:sz="0" w:space="0" w:color="auto"/>
            <w:bottom w:val="none" w:sz="0" w:space="0" w:color="auto"/>
            <w:right w:val="none" w:sz="0" w:space="0" w:color="auto"/>
          </w:divBdr>
        </w:div>
        <w:div w:id="729886986">
          <w:marLeft w:val="640"/>
          <w:marRight w:val="0"/>
          <w:marTop w:val="0"/>
          <w:marBottom w:val="0"/>
          <w:divBdr>
            <w:top w:val="none" w:sz="0" w:space="0" w:color="auto"/>
            <w:left w:val="none" w:sz="0" w:space="0" w:color="auto"/>
            <w:bottom w:val="none" w:sz="0" w:space="0" w:color="auto"/>
            <w:right w:val="none" w:sz="0" w:space="0" w:color="auto"/>
          </w:divBdr>
        </w:div>
        <w:div w:id="736704816">
          <w:marLeft w:val="640"/>
          <w:marRight w:val="0"/>
          <w:marTop w:val="0"/>
          <w:marBottom w:val="0"/>
          <w:divBdr>
            <w:top w:val="none" w:sz="0" w:space="0" w:color="auto"/>
            <w:left w:val="none" w:sz="0" w:space="0" w:color="auto"/>
            <w:bottom w:val="none" w:sz="0" w:space="0" w:color="auto"/>
            <w:right w:val="none" w:sz="0" w:space="0" w:color="auto"/>
          </w:divBdr>
        </w:div>
        <w:div w:id="835878087">
          <w:marLeft w:val="640"/>
          <w:marRight w:val="0"/>
          <w:marTop w:val="0"/>
          <w:marBottom w:val="0"/>
          <w:divBdr>
            <w:top w:val="none" w:sz="0" w:space="0" w:color="auto"/>
            <w:left w:val="none" w:sz="0" w:space="0" w:color="auto"/>
            <w:bottom w:val="none" w:sz="0" w:space="0" w:color="auto"/>
            <w:right w:val="none" w:sz="0" w:space="0" w:color="auto"/>
          </w:divBdr>
        </w:div>
        <w:div w:id="912542948">
          <w:marLeft w:val="640"/>
          <w:marRight w:val="0"/>
          <w:marTop w:val="0"/>
          <w:marBottom w:val="0"/>
          <w:divBdr>
            <w:top w:val="none" w:sz="0" w:space="0" w:color="auto"/>
            <w:left w:val="none" w:sz="0" w:space="0" w:color="auto"/>
            <w:bottom w:val="none" w:sz="0" w:space="0" w:color="auto"/>
            <w:right w:val="none" w:sz="0" w:space="0" w:color="auto"/>
          </w:divBdr>
        </w:div>
        <w:div w:id="957226765">
          <w:marLeft w:val="640"/>
          <w:marRight w:val="0"/>
          <w:marTop w:val="0"/>
          <w:marBottom w:val="0"/>
          <w:divBdr>
            <w:top w:val="none" w:sz="0" w:space="0" w:color="auto"/>
            <w:left w:val="none" w:sz="0" w:space="0" w:color="auto"/>
            <w:bottom w:val="none" w:sz="0" w:space="0" w:color="auto"/>
            <w:right w:val="none" w:sz="0" w:space="0" w:color="auto"/>
          </w:divBdr>
        </w:div>
        <w:div w:id="1009527252">
          <w:marLeft w:val="640"/>
          <w:marRight w:val="0"/>
          <w:marTop w:val="0"/>
          <w:marBottom w:val="0"/>
          <w:divBdr>
            <w:top w:val="none" w:sz="0" w:space="0" w:color="auto"/>
            <w:left w:val="none" w:sz="0" w:space="0" w:color="auto"/>
            <w:bottom w:val="none" w:sz="0" w:space="0" w:color="auto"/>
            <w:right w:val="none" w:sz="0" w:space="0" w:color="auto"/>
          </w:divBdr>
        </w:div>
        <w:div w:id="1043602681">
          <w:marLeft w:val="640"/>
          <w:marRight w:val="0"/>
          <w:marTop w:val="0"/>
          <w:marBottom w:val="0"/>
          <w:divBdr>
            <w:top w:val="none" w:sz="0" w:space="0" w:color="auto"/>
            <w:left w:val="none" w:sz="0" w:space="0" w:color="auto"/>
            <w:bottom w:val="none" w:sz="0" w:space="0" w:color="auto"/>
            <w:right w:val="none" w:sz="0" w:space="0" w:color="auto"/>
          </w:divBdr>
        </w:div>
        <w:div w:id="1058239209">
          <w:marLeft w:val="640"/>
          <w:marRight w:val="0"/>
          <w:marTop w:val="0"/>
          <w:marBottom w:val="0"/>
          <w:divBdr>
            <w:top w:val="none" w:sz="0" w:space="0" w:color="auto"/>
            <w:left w:val="none" w:sz="0" w:space="0" w:color="auto"/>
            <w:bottom w:val="none" w:sz="0" w:space="0" w:color="auto"/>
            <w:right w:val="none" w:sz="0" w:space="0" w:color="auto"/>
          </w:divBdr>
        </w:div>
        <w:div w:id="1071925135">
          <w:marLeft w:val="640"/>
          <w:marRight w:val="0"/>
          <w:marTop w:val="0"/>
          <w:marBottom w:val="0"/>
          <w:divBdr>
            <w:top w:val="none" w:sz="0" w:space="0" w:color="auto"/>
            <w:left w:val="none" w:sz="0" w:space="0" w:color="auto"/>
            <w:bottom w:val="none" w:sz="0" w:space="0" w:color="auto"/>
            <w:right w:val="none" w:sz="0" w:space="0" w:color="auto"/>
          </w:divBdr>
        </w:div>
        <w:div w:id="1098328254">
          <w:marLeft w:val="640"/>
          <w:marRight w:val="0"/>
          <w:marTop w:val="0"/>
          <w:marBottom w:val="0"/>
          <w:divBdr>
            <w:top w:val="none" w:sz="0" w:space="0" w:color="auto"/>
            <w:left w:val="none" w:sz="0" w:space="0" w:color="auto"/>
            <w:bottom w:val="none" w:sz="0" w:space="0" w:color="auto"/>
            <w:right w:val="none" w:sz="0" w:space="0" w:color="auto"/>
          </w:divBdr>
        </w:div>
        <w:div w:id="1116607023">
          <w:marLeft w:val="640"/>
          <w:marRight w:val="0"/>
          <w:marTop w:val="0"/>
          <w:marBottom w:val="0"/>
          <w:divBdr>
            <w:top w:val="none" w:sz="0" w:space="0" w:color="auto"/>
            <w:left w:val="none" w:sz="0" w:space="0" w:color="auto"/>
            <w:bottom w:val="none" w:sz="0" w:space="0" w:color="auto"/>
            <w:right w:val="none" w:sz="0" w:space="0" w:color="auto"/>
          </w:divBdr>
        </w:div>
        <w:div w:id="1124226474">
          <w:marLeft w:val="640"/>
          <w:marRight w:val="0"/>
          <w:marTop w:val="0"/>
          <w:marBottom w:val="0"/>
          <w:divBdr>
            <w:top w:val="none" w:sz="0" w:space="0" w:color="auto"/>
            <w:left w:val="none" w:sz="0" w:space="0" w:color="auto"/>
            <w:bottom w:val="none" w:sz="0" w:space="0" w:color="auto"/>
            <w:right w:val="none" w:sz="0" w:space="0" w:color="auto"/>
          </w:divBdr>
        </w:div>
        <w:div w:id="1157308899">
          <w:marLeft w:val="640"/>
          <w:marRight w:val="0"/>
          <w:marTop w:val="0"/>
          <w:marBottom w:val="0"/>
          <w:divBdr>
            <w:top w:val="none" w:sz="0" w:space="0" w:color="auto"/>
            <w:left w:val="none" w:sz="0" w:space="0" w:color="auto"/>
            <w:bottom w:val="none" w:sz="0" w:space="0" w:color="auto"/>
            <w:right w:val="none" w:sz="0" w:space="0" w:color="auto"/>
          </w:divBdr>
        </w:div>
        <w:div w:id="1189181695">
          <w:marLeft w:val="640"/>
          <w:marRight w:val="0"/>
          <w:marTop w:val="0"/>
          <w:marBottom w:val="0"/>
          <w:divBdr>
            <w:top w:val="none" w:sz="0" w:space="0" w:color="auto"/>
            <w:left w:val="none" w:sz="0" w:space="0" w:color="auto"/>
            <w:bottom w:val="none" w:sz="0" w:space="0" w:color="auto"/>
            <w:right w:val="none" w:sz="0" w:space="0" w:color="auto"/>
          </w:divBdr>
        </w:div>
        <w:div w:id="1209030337">
          <w:marLeft w:val="640"/>
          <w:marRight w:val="0"/>
          <w:marTop w:val="0"/>
          <w:marBottom w:val="0"/>
          <w:divBdr>
            <w:top w:val="none" w:sz="0" w:space="0" w:color="auto"/>
            <w:left w:val="none" w:sz="0" w:space="0" w:color="auto"/>
            <w:bottom w:val="none" w:sz="0" w:space="0" w:color="auto"/>
            <w:right w:val="none" w:sz="0" w:space="0" w:color="auto"/>
          </w:divBdr>
        </w:div>
        <w:div w:id="1214191425">
          <w:marLeft w:val="640"/>
          <w:marRight w:val="0"/>
          <w:marTop w:val="0"/>
          <w:marBottom w:val="0"/>
          <w:divBdr>
            <w:top w:val="none" w:sz="0" w:space="0" w:color="auto"/>
            <w:left w:val="none" w:sz="0" w:space="0" w:color="auto"/>
            <w:bottom w:val="none" w:sz="0" w:space="0" w:color="auto"/>
            <w:right w:val="none" w:sz="0" w:space="0" w:color="auto"/>
          </w:divBdr>
        </w:div>
        <w:div w:id="1249342401">
          <w:marLeft w:val="640"/>
          <w:marRight w:val="0"/>
          <w:marTop w:val="0"/>
          <w:marBottom w:val="0"/>
          <w:divBdr>
            <w:top w:val="none" w:sz="0" w:space="0" w:color="auto"/>
            <w:left w:val="none" w:sz="0" w:space="0" w:color="auto"/>
            <w:bottom w:val="none" w:sz="0" w:space="0" w:color="auto"/>
            <w:right w:val="none" w:sz="0" w:space="0" w:color="auto"/>
          </w:divBdr>
        </w:div>
        <w:div w:id="1299259178">
          <w:marLeft w:val="640"/>
          <w:marRight w:val="0"/>
          <w:marTop w:val="0"/>
          <w:marBottom w:val="0"/>
          <w:divBdr>
            <w:top w:val="none" w:sz="0" w:space="0" w:color="auto"/>
            <w:left w:val="none" w:sz="0" w:space="0" w:color="auto"/>
            <w:bottom w:val="none" w:sz="0" w:space="0" w:color="auto"/>
            <w:right w:val="none" w:sz="0" w:space="0" w:color="auto"/>
          </w:divBdr>
        </w:div>
        <w:div w:id="1457944461">
          <w:marLeft w:val="640"/>
          <w:marRight w:val="0"/>
          <w:marTop w:val="0"/>
          <w:marBottom w:val="0"/>
          <w:divBdr>
            <w:top w:val="none" w:sz="0" w:space="0" w:color="auto"/>
            <w:left w:val="none" w:sz="0" w:space="0" w:color="auto"/>
            <w:bottom w:val="none" w:sz="0" w:space="0" w:color="auto"/>
            <w:right w:val="none" w:sz="0" w:space="0" w:color="auto"/>
          </w:divBdr>
        </w:div>
        <w:div w:id="1484272817">
          <w:marLeft w:val="640"/>
          <w:marRight w:val="0"/>
          <w:marTop w:val="0"/>
          <w:marBottom w:val="0"/>
          <w:divBdr>
            <w:top w:val="none" w:sz="0" w:space="0" w:color="auto"/>
            <w:left w:val="none" w:sz="0" w:space="0" w:color="auto"/>
            <w:bottom w:val="none" w:sz="0" w:space="0" w:color="auto"/>
            <w:right w:val="none" w:sz="0" w:space="0" w:color="auto"/>
          </w:divBdr>
        </w:div>
        <w:div w:id="1504468822">
          <w:marLeft w:val="640"/>
          <w:marRight w:val="0"/>
          <w:marTop w:val="0"/>
          <w:marBottom w:val="0"/>
          <w:divBdr>
            <w:top w:val="none" w:sz="0" w:space="0" w:color="auto"/>
            <w:left w:val="none" w:sz="0" w:space="0" w:color="auto"/>
            <w:bottom w:val="none" w:sz="0" w:space="0" w:color="auto"/>
            <w:right w:val="none" w:sz="0" w:space="0" w:color="auto"/>
          </w:divBdr>
        </w:div>
        <w:div w:id="1511791806">
          <w:marLeft w:val="640"/>
          <w:marRight w:val="0"/>
          <w:marTop w:val="0"/>
          <w:marBottom w:val="0"/>
          <w:divBdr>
            <w:top w:val="none" w:sz="0" w:space="0" w:color="auto"/>
            <w:left w:val="none" w:sz="0" w:space="0" w:color="auto"/>
            <w:bottom w:val="none" w:sz="0" w:space="0" w:color="auto"/>
            <w:right w:val="none" w:sz="0" w:space="0" w:color="auto"/>
          </w:divBdr>
        </w:div>
        <w:div w:id="1682121423">
          <w:marLeft w:val="640"/>
          <w:marRight w:val="0"/>
          <w:marTop w:val="0"/>
          <w:marBottom w:val="0"/>
          <w:divBdr>
            <w:top w:val="none" w:sz="0" w:space="0" w:color="auto"/>
            <w:left w:val="none" w:sz="0" w:space="0" w:color="auto"/>
            <w:bottom w:val="none" w:sz="0" w:space="0" w:color="auto"/>
            <w:right w:val="none" w:sz="0" w:space="0" w:color="auto"/>
          </w:divBdr>
        </w:div>
        <w:div w:id="1744137025">
          <w:marLeft w:val="640"/>
          <w:marRight w:val="0"/>
          <w:marTop w:val="0"/>
          <w:marBottom w:val="0"/>
          <w:divBdr>
            <w:top w:val="none" w:sz="0" w:space="0" w:color="auto"/>
            <w:left w:val="none" w:sz="0" w:space="0" w:color="auto"/>
            <w:bottom w:val="none" w:sz="0" w:space="0" w:color="auto"/>
            <w:right w:val="none" w:sz="0" w:space="0" w:color="auto"/>
          </w:divBdr>
        </w:div>
        <w:div w:id="1751661057">
          <w:marLeft w:val="640"/>
          <w:marRight w:val="0"/>
          <w:marTop w:val="0"/>
          <w:marBottom w:val="0"/>
          <w:divBdr>
            <w:top w:val="none" w:sz="0" w:space="0" w:color="auto"/>
            <w:left w:val="none" w:sz="0" w:space="0" w:color="auto"/>
            <w:bottom w:val="none" w:sz="0" w:space="0" w:color="auto"/>
            <w:right w:val="none" w:sz="0" w:space="0" w:color="auto"/>
          </w:divBdr>
        </w:div>
        <w:div w:id="1809280618">
          <w:marLeft w:val="640"/>
          <w:marRight w:val="0"/>
          <w:marTop w:val="0"/>
          <w:marBottom w:val="0"/>
          <w:divBdr>
            <w:top w:val="none" w:sz="0" w:space="0" w:color="auto"/>
            <w:left w:val="none" w:sz="0" w:space="0" w:color="auto"/>
            <w:bottom w:val="none" w:sz="0" w:space="0" w:color="auto"/>
            <w:right w:val="none" w:sz="0" w:space="0" w:color="auto"/>
          </w:divBdr>
        </w:div>
        <w:div w:id="1823497528">
          <w:marLeft w:val="640"/>
          <w:marRight w:val="0"/>
          <w:marTop w:val="0"/>
          <w:marBottom w:val="0"/>
          <w:divBdr>
            <w:top w:val="none" w:sz="0" w:space="0" w:color="auto"/>
            <w:left w:val="none" w:sz="0" w:space="0" w:color="auto"/>
            <w:bottom w:val="none" w:sz="0" w:space="0" w:color="auto"/>
            <w:right w:val="none" w:sz="0" w:space="0" w:color="auto"/>
          </w:divBdr>
        </w:div>
        <w:div w:id="1844198712">
          <w:marLeft w:val="640"/>
          <w:marRight w:val="0"/>
          <w:marTop w:val="0"/>
          <w:marBottom w:val="0"/>
          <w:divBdr>
            <w:top w:val="none" w:sz="0" w:space="0" w:color="auto"/>
            <w:left w:val="none" w:sz="0" w:space="0" w:color="auto"/>
            <w:bottom w:val="none" w:sz="0" w:space="0" w:color="auto"/>
            <w:right w:val="none" w:sz="0" w:space="0" w:color="auto"/>
          </w:divBdr>
        </w:div>
        <w:div w:id="1882670183">
          <w:marLeft w:val="640"/>
          <w:marRight w:val="0"/>
          <w:marTop w:val="0"/>
          <w:marBottom w:val="0"/>
          <w:divBdr>
            <w:top w:val="none" w:sz="0" w:space="0" w:color="auto"/>
            <w:left w:val="none" w:sz="0" w:space="0" w:color="auto"/>
            <w:bottom w:val="none" w:sz="0" w:space="0" w:color="auto"/>
            <w:right w:val="none" w:sz="0" w:space="0" w:color="auto"/>
          </w:divBdr>
        </w:div>
        <w:div w:id="1886866836">
          <w:marLeft w:val="640"/>
          <w:marRight w:val="0"/>
          <w:marTop w:val="0"/>
          <w:marBottom w:val="0"/>
          <w:divBdr>
            <w:top w:val="none" w:sz="0" w:space="0" w:color="auto"/>
            <w:left w:val="none" w:sz="0" w:space="0" w:color="auto"/>
            <w:bottom w:val="none" w:sz="0" w:space="0" w:color="auto"/>
            <w:right w:val="none" w:sz="0" w:space="0" w:color="auto"/>
          </w:divBdr>
        </w:div>
        <w:div w:id="1896500722">
          <w:marLeft w:val="640"/>
          <w:marRight w:val="0"/>
          <w:marTop w:val="0"/>
          <w:marBottom w:val="0"/>
          <w:divBdr>
            <w:top w:val="none" w:sz="0" w:space="0" w:color="auto"/>
            <w:left w:val="none" w:sz="0" w:space="0" w:color="auto"/>
            <w:bottom w:val="none" w:sz="0" w:space="0" w:color="auto"/>
            <w:right w:val="none" w:sz="0" w:space="0" w:color="auto"/>
          </w:divBdr>
        </w:div>
        <w:div w:id="2006660207">
          <w:marLeft w:val="640"/>
          <w:marRight w:val="0"/>
          <w:marTop w:val="0"/>
          <w:marBottom w:val="0"/>
          <w:divBdr>
            <w:top w:val="none" w:sz="0" w:space="0" w:color="auto"/>
            <w:left w:val="none" w:sz="0" w:space="0" w:color="auto"/>
            <w:bottom w:val="none" w:sz="0" w:space="0" w:color="auto"/>
            <w:right w:val="none" w:sz="0" w:space="0" w:color="auto"/>
          </w:divBdr>
        </w:div>
        <w:div w:id="2009475568">
          <w:marLeft w:val="640"/>
          <w:marRight w:val="0"/>
          <w:marTop w:val="0"/>
          <w:marBottom w:val="0"/>
          <w:divBdr>
            <w:top w:val="none" w:sz="0" w:space="0" w:color="auto"/>
            <w:left w:val="none" w:sz="0" w:space="0" w:color="auto"/>
            <w:bottom w:val="none" w:sz="0" w:space="0" w:color="auto"/>
            <w:right w:val="none" w:sz="0" w:space="0" w:color="auto"/>
          </w:divBdr>
        </w:div>
        <w:div w:id="2009475938">
          <w:marLeft w:val="640"/>
          <w:marRight w:val="0"/>
          <w:marTop w:val="0"/>
          <w:marBottom w:val="0"/>
          <w:divBdr>
            <w:top w:val="none" w:sz="0" w:space="0" w:color="auto"/>
            <w:left w:val="none" w:sz="0" w:space="0" w:color="auto"/>
            <w:bottom w:val="none" w:sz="0" w:space="0" w:color="auto"/>
            <w:right w:val="none" w:sz="0" w:space="0" w:color="auto"/>
          </w:divBdr>
        </w:div>
        <w:div w:id="2056352069">
          <w:marLeft w:val="640"/>
          <w:marRight w:val="0"/>
          <w:marTop w:val="0"/>
          <w:marBottom w:val="0"/>
          <w:divBdr>
            <w:top w:val="none" w:sz="0" w:space="0" w:color="auto"/>
            <w:left w:val="none" w:sz="0" w:space="0" w:color="auto"/>
            <w:bottom w:val="none" w:sz="0" w:space="0" w:color="auto"/>
            <w:right w:val="none" w:sz="0" w:space="0" w:color="auto"/>
          </w:divBdr>
        </w:div>
        <w:div w:id="2067600864">
          <w:marLeft w:val="640"/>
          <w:marRight w:val="0"/>
          <w:marTop w:val="0"/>
          <w:marBottom w:val="0"/>
          <w:divBdr>
            <w:top w:val="none" w:sz="0" w:space="0" w:color="auto"/>
            <w:left w:val="none" w:sz="0" w:space="0" w:color="auto"/>
            <w:bottom w:val="none" w:sz="0" w:space="0" w:color="auto"/>
            <w:right w:val="none" w:sz="0" w:space="0" w:color="auto"/>
          </w:divBdr>
        </w:div>
        <w:div w:id="2124644005">
          <w:marLeft w:val="640"/>
          <w:marRight w:val="0"/>
          <w:marTop w:val="0"/>
          <w:marBottom w:val="0"/>
          <w:divBdr>
            <w:top w:val="none" w:sz="0" w:space="0" w:color="auto"/>
            <w:left w:val="none" w:sz="0" w:space="0" w:color="auto"/>
            <w:bottom w:val="none" w:sz="0" w:space="0" w:color="auto"/>
            <w:right w:val="none" w:sz="0" w:space="0" w:color="auto"/>
          </w:divBdr>
        </w:div>
        <w:div w:id="2139296301">
          <w:marLeft w:val="640"/>
          <w:marRight w:val="0"/>
          <w:marTop w:val="0"/>
          <w:marBottom w:val="0"/>
          <w:divBdr>
            <w:top w:val="none" w:sz="0" w:space="0" w:color="auto"/>
            <w:left w:val="none" w:sz="0" w:space="0" w:color="auto"/>
            <w:bottom w:val="none" w:sz="0" w:space="0" w:color="auto"/>
            <w:right w:val="none" w:sz="0" w:space="0" w:color="auto"/>
          </w:divBdr>
        </w:div>
        <w:div w:id="2144811191">
          <w:marLeft w:val="640"/>
          <w:marRight w:val="0"/>
          <w:marTop w:val="0"/>
          <w:marBottom w:val="0"/>
          <w:divBdr>
            <w:top w:val="none" w:sz="0" w:space="0" w:color="auto"/>
            <w:left w:val="none" w:sz="0" w:space="0" w:color="auto"/>
            <w:bottom w:val="none" w:sz="0" w:space="0" w:color="auto"/>
            <w:right w:val="none" w:sz="0" w:space="0" w:color="auto"/>
          </w:divBdr>
        </w:div>
      </w:divsChild>
    </w:div>
    <w:div w:id="707222412">
      <w:bodyDiv w:val="1"/>
      <w:marLeft w:val="0"/>
      <w:marRight w:val="0"/>
      <w:marTop w:val="0"/>
      <w:marBottom w:val="0"/>
      <w:divBdr>
        <w:top w:val="none" w:sz="0" w:space="0" w:color="auto"/>
        <w:left w:val="none" w:sz="0" w:space="0" w:color="auto"/>
        <w:bottom w:val="none" w:sz="0" w:space="0" w:color="auto"/>
        <w:right w:val="none" w:sz="0" w:space="0" w:color="auto"/>
      </w:divBdr>
    </w:div>
    <w:div w:id="707296760">
      <w:marLeft w:val="640"/>
      <w:marRight w:val="0"/>
      <w:marTop w:val="0"/>
      <w:marBottom w:val="0"/>
      <w:divBdr>
        <w:top w:val="none" w:sz="0" w:space="0" w:color="auto"/>
        <w:left w:val="none" w:sz="0" w:space="0" w:color="auto"/>
        <w:bottom w:val="none" w:sz="0" w:space="0" w:color="auto"/>
        <w:right w:val="none" w:sz="0" w:space="0" w:color="auto"/>
      </w:divBdr>
    </w:div>
    <w:div w:id="707340221">
      <w:marLeft w:val="0"/>
      <w:marRight w:val="0"/>
      <w:marTop w:val="0"/>
      <w:marBottom w:val="0"/>
      <w:divBdr>
        <w:top w:val="none" w:sz="0" w:space="0" w:color="auto"/>
        <w:left w:val="none" w:sz="0" w:space="0" w:color="auto"/>
        <w:bottom w:val="none" w:sz="0" w:space="0" w:color="auto"/>
        <w:right w:val="none" w:sz="0" w:space="0" w:color="auto"/>
      </w:divBdr>
    </w:div>
    <w:div w:id="708839821">
      <w:marLeft w:val="0"/>
      <w:marRight w:val="0"/>
      <w:marTop w:val="0"/>
      <w:marBottom w:val="0"/>
      <w:divBdr>
        <w:top w:val="none" w:sz="0" w:space="0" w:color="auto"/>
        <w:left w:val="none" w:sz="0" w:space="0" w:color="auto"/>
        <w:bottom w:val="none" w:sz="0" w:space="0" w:color="auto"/>
        <w:right w:val="none" w:sz="0" w:space="0" w:color="auto"/>
      </w:divBdr>
    </w:div>
    <w:div w:id="709230979">
      <w:marLeft w:val="0"/>
      <w:marRight w:val="0"/>
      <w:marTop w:val="0"/>
      <w:marBottom w:val="0"/>
      <w:divBdr>
        <w:top w:val="none" w:sz="0" w:space="0" w:color="auto"/>
        <w:left w:val="none" w:sz="0" w:space="0" w:color="auto"/>
        <w:bottom w:val="none" w:sz="0" w:space="0" w:color="auto"/>
        <w:right w:val="none" w:sz="0" w:space="0" w:color="auto"/>
      </w:divBdr>
    </w:div>
    <w:div w:id="710345997">
      <w:marLeft w:val="0"/>
      <w:marRight w:val="150"/>
      <w:marTop w:val="0"/>
      <w:marBottom w:val="0"/>
      <w:divBdr>
        <w:top w:val="none" w:sz="0" w:space="0" w:color="auto"/>
        <w:left w:val="none" w:sz="0" w:space="0" w:color="auto"/>
        <w:bottom w:val="none" w:sz="0" w:space="0" w:color="auto"/>
        <w:right w:val="none" w:sz="0" w:space="0" w:color="auto"/>
      </w:divBdr>
      <w:divsChild>
        <w:div w:id="649334716">
          <w:marLeft w:val="0"/>
          <w:marRight w:val="150"/>
          <w:marTop w:val="0"/>
          <w:marBottom w:val="0"/>
          <w:divBdr>
            <w:top w:val="none" w:sz="0" w:space="0" w:color="auto"/>
            <w:left w:val="none" w:sz="0" w:space="0" w:color="auto"/>
            <w:bottom w:val="none" w:sz="0" w:space="0" w:color="auto"/>
            <w:right w:val="none" w:sz="0" w:space="0" w:color="auto"/>
          </w:divBdr>
        </w:div>
      </w:divsChild>
    </w:div>
    <w:div w:id="712121562">
      <w:marLeft w:val="640"/>
      <w:marRight w:val="0"/>
      <w:marTop w:val="0"/>
      <w:marBottom w:val="0"/>
      <w:divBdr>
        <w:top w:val="none" w:sz="0" w:space="0" w:color="auto"/>
        <w:left w:val="none" w:sz="0" w:space="0" w:color="auto"/>
        <w:bottom w:val="none" w:sz="0" w:space="0" w:color="auto"/>
        <w:right w:val="none" w:sz="0" w:space="0" w:color="auto"/>
      </w:divBdr>
    </w:div>
    <w:div w:id="713848662">
      <w:marLeft w:val="0"/>
      <w:marRight w:val="0"/>
      <w:marTop w:val="0"/>
      <w:marBottom w:val="0"/>
      <w:divBdr>
        <w:top w:val="none" w:sz="0" w:space="0" w:color="auto"/>
        <w:left w:val="none" w:sz="0" w:space="0" w:color="auto"/>
        <w:bottom w:val="none" w:sz="0" w:space="0" w:color="auto"/>
        <w:right w:val="none" w:sz="0" w:space="0" w:color="auto"/>
      </w:divBdr>
    </w:div>
    <w:div w:id="713965774">
      <w:marLeft w:val="0"/>
      <w:marRight w:val="0"/>
      <w:marTop w:val="0"/>
      <w:marBottom w:val="0"/>
      <w:divBdr>
        <w:top w:val="none" w:sz="0" w:space="0" w:color="auto"/>
        <w:left w:val="none" w:sz="0" w:space="0" w:color="auto"/>
        <w:bottom w:val="none" w:sz="0" w:space="0" w:color="auto"/>
        <w:right w:val="none" w:sz="0" w:space="0" w:color="auto"/>
      </w:divBdr>
    </w:div>
    <w:div w:id="715160449">
      <w:marLeft w:val="640"/>
      <w:marRight w:val="0"/>
      <w:marTop w:val="0"/>
      <w:marBottom w:val="0"/>
      <w:divBdr>
        <w:top w:val="none" w:sz="0" w:space="0" w:color="auto"/>
        <w:left w:val="none" w:sz="0" w:space="0" w:color="auto"/>
        <w:bottom w:val="none" w:sz="0" w:space="0" w:color="auto"/>
        <w:right w:val="none" w:sz="0" w:space="0" w:color="auto"/>
      </w:divBdr>
    </w:div>
    <w:div w:id="717895595">
      <w:marLeft w:val="0"/>
      <w:marRight w:val="0"/>
      <w:marTop w:val="0"/>
      <w:marBottom w:val="0"/>
      <w:divBdr>
        <w:top w:val="none" w:sz="0" w:space="0" w:color="auto"/>
        <w:left w:val="none" w:sz="0" w:space="0" w:color="auto"/>
        <w:bottom w:val="none" w:sz="0" w:space="0" w:color="auto"/>
        <w:right w:val="none" w:sz="0" w:space="0" w:color="auto"/>
      </w:divBdr>
    </w:div>
    <w:div w:id="718750067">
      <w:marLeft w:val="0"/>
      <w:marRight w:val="0"/>
      <w:marTop w:val="0"/>
      <w:marBottom w:val="0"/>
      <w:divBdr>
        <w:top w:val="none" w:sz="0" w:space="0" w:color="auto"/>
        <w:left w:val="none" w:sz="0" w:space="0" w:color="auto"/>
        <w:bottom w:val="none" w:sz="0" w:space="0" w:color="auto"/>
        <w:right w:val="none" w:sz="0" w:space="0" w:color="auto"/>
      </w:divBdr>
    </w:div>
    <w:div w:id="719861354">
      <w:marLeft w:val="0"/>
      <w:marRight w:val="0"/>
      <w:marTop w:val="0"/>
      <w:marBottom w:val="0"/>
      <w:divBdr>
        <w:top w:val="none" w:sz="0" w:space="0" w:color="auto"/>
        <w:left w:val="none" w:sz="0" w:space="0" w:color="auto"/>
        <w:bottom w:val="none" w:sz="0" w:space="0" w:color="auto"/>
        <w:right w:val="none" w:sz="0" w:space="0" w:color="auto"/>
      </w:divBdr>
    </w:div>
    <w:div w:id="722950670">
      <w:marLeft w:val="640"/>
      <w:marRight w:val="0"/>
      <w:marTop w:val="0"/>
      <w:marBottom w:val="0"/>
      <w:divBdr>
        <w:top w:val="none" w:sz="0" w:space="0" w:color="auto"/>
        <w:left w:val="none" w:sz="0" w:space="0" w:color="auto"/>
        <w:bottom w:val="none" w:sz="0" w:space="0" w:color="auto"/>
        <w:right w:val="none" w:sz="0" w:space="0" w:color="auto"/>
      </w:divBdr>
    </w:div>
    <w:div w:id="723869907">
      <w:marLeft w:val="640"/>
      <w:marRight w:val="0"/>
      <w:marTop w:val="0"/>
      <w:marBottom w:val="0"/>
      <w:divBdr>
        <w:top w:val="none" w:sz="0" w:space="0" w:color="auto"/>
        <w:left w:val="none" w:sz="0" w:space="0" w:color="auto"/>
        <w:bottom w:val="none" w:sz="0" w:space="0" w:color="auto"/>
        <w:right w:val="none" w:sz="0" w:space="0" w:color="auto"/>
      </w:divBdr>
    </w:div>
    <w:div w:id="724792067">
      <w:marLeft w:val="640"/>
      <w:marRight w:val="0"/>
      <w:marTop w:val="0"/>
      <w:marBottom w:val="0"/>
      <w:divBdr>
        <w:top w:val="none" w:sz="0" w:space="0" w:color="auto"/>
        <w:left w:val="none" w:sz="0" w:space="0" w:color="auto"/>
        <w:bottom w:val="none" w:sz="0" w:space="0" w:color="auto"/>
        <w:right w:val="none" w:sz="0" w:space="0" w:color="auto"/>
      </w:divBdr>
    </w:div>
    <w:div w:id="725029839">
      <w:bodyDiv w:val="1"/>
      <w:marLeft w:val="0"/>
      <w:marRight w:val="0"/>
      <w:marTop w:val="0"/>
      <w:marBottom w:val="0"/>
      <w:divBdr>
        <w:top w:val="none" w:sz="0" w:space="0" w:color="auto"/>
        <w:left w:val="none" w:sz="0" w:space="0" w:color="auto"/>
        <w:bottom w:val="none" w:sz="0" w:space="0" w:color="auto"/>
        <w:right w:val="none" w:sz="0" w:space="0" w:color="auto"/>
      </w:divBdr>
    </w:div>
    <w:div w:id="725564961">
      <w:marLeft w:val="0"/>
      <w:marRight w:val="0"/>
      <w:marTop w:val="0"/>
      <w:marBottom w:val="0"/>
      <w:divBdr>
        <w:top w:val="none" w:sz="0" w:space="0" w:color="auto"/>
        <w:left w:val="none" w:sz="0" w:space="0" w:color="auto"/>
        <w:bottom w:val="none" w:sz="0" w:space="0" w:color="auto"/>
        <w:right w:val="none" w:sz="0" w:space="0" w:color="auto"/>
      </w:divBdr>
    </w:div>
    <w:div w:id="725566428">
      <w:marLeft w:val="0"/>
      <w:marRight w:val="0"/>
      <w:marTop w:val="0"/>
      <w:marBottom w:val="0"/>
      <w:divBdr>
        <w:top w:val="none" w:sz="0" w:space="0" w:color="auto"/>
        <w:left w:val="none" w:sz="0" w:space="0" w:color="auto"/>
        <w:bottom w:val="none" w:sz="0" w:space="0" w:color="auto"/>
        <w:right w:val="none" w:sz="0" w:space="0" w:color="auto"/>
      </w:divBdr>
    </w:div>
    <w:div w:id="725882633">
      <w:bodyDiv w:val="1"/>
      <w:marLeft w:val="0"/>
      <w:marRight w:val="0"/>
      <w:marTop w:val="0"/>
      <w:marBottom w:val="0"/>
      <w:divBdr>
        <w:top w:val="none" w:sz="0" w:space="0" w:color="auto"/>
        <w:left w:val="none" w:sz="0" w:space="0" w:color="auto"/>
        <w:bottom w:val="none" w:sz="0" w:space="0" w:color="auto"/>
        <w:right w:val="none" w:sz="0" w:space="0" w:color="auto"/>
      </w:divBdr>
      <w:divsChild>
        <w:div w:id="825632999">
          <w:marLeft w:val="640"/>
          <w:marRight w:val="0"/>
          <w:marTop w:val="0"/>
          <w:marBottom w:val="0"/>
          <w:divBdr>
            <w:top w:val="none" w:sz="0" w:space="0" w:color="auto"/>
            <w:left w:val="none" w:sz="0" w:space="0" w:color="auto"/>
            <w:bottom w:val="none" w:sz="0" w:space="0" w:color="auto"/>
            <w:right w:val="none" w:sz="0" w:space="0" w:color="auto"/>
          </w:divBdr>
        </w:div>
        <w:div w:id="1967925863">
          <w:marLeft w:val="640"/>
          <w:marRight w:val="0"/>
          <w:marTop w:val="0"/>
          <w:marBottom w:val="0"/>
          <w:divBdr>
            <w:top w:val="none" w:sz="0" w:space="0" w:color="auto"/>
            <w:left w:val="none" w:sz="0" w:space="0" w:color="auto"/>
            <w:bottom w:val="none" w:sz="0" w:space="0" w:color="auto"/>
            <w:right w:val="none" w:sz="0" w:space="0" w:color="auto"/>
          </w:divBdr>
        </w:div>
      </w:divsChild>
    </w:div>
    <w:div w:id="728891495">
      <w:marLeft w:val="0"/>
      <w:marRight w:val="0"/>
      <w:marTop w:val="0"/>
      <w:marBottom w:val="0"/>
      <w:divBdr>
        <w:top w:val="none" w:sz="0" w:space="0" w:color="auto"/>
        <w:left w:val="none" w:sz="0" w:space="0" w:color="auto"/>
        <w:bottom w:val="none" w:sz="0" w:space="0" w:color="auto"/>
        <w:right w:val="none" w:sz="0" w:space="0" w:color="auto"/>
      </w:divBdr>
    </w:div>
    <w:div w:id="728965761">
      <w:marLeft w:val="640"/>
      <w:marRight w:val="0"/>
      <w:marTop w:val="0"/>
      <w:marBottom w:val="0"/>
      <w:divBdr>
        <w:top w:val="none" w:sz="0" w:space="0" w:color="auto"/>
        <w:left w:val="none" w:sz="0" w:space="0" w:color="auto"/>
        <w:bottom w:val="none" w:sz="0" w:space="0" w:color="auto"/>
        <w:right w:val="none" w:sz="0" w:space="0" w:color="auto"/>
      </w:divBdr>
    </w:div>
    <w:div w:id="731201374">
      <w:marLeft w:val="640"/>
      <w:marRight w:val="0"/>
      <w:marTop w:val="0"/>
      <w:marBottom w:val="0"/>
      <w:divBdr>
        <w:top w:val="none" w:sz="0" w:space="0" w:color="auto"/>
        <w:left w:val="none" w:sz="0" w:space="0" w:color="auto"/>
        <w:bottom w:val="none" w:sz="0" w:space="0" w:color="auto"/>
        <w:right w:val="none" w:sz="0" w:space="0" w:color="auto"/>
      </w:divBdr>
    </w:div>
    <w:div w:id="731464173">
      <w:marLeft w:val="0"/>
      <w:marRight w:val="0"/>
      <w:marTop w:val="0"/>
      <w:marBottom w:val="0"/>
      <w:divBdr>
        <w:top w:val="none" w:sz="0" w:space="0" w:color="auto"/>
        <w:left w:val="none" w:sz="0" w:space="0" w:color="auto"/>
        <w:bottom w:val="none" w:sz="0" w:space="0" w:color="auto"/>
        <w:right w:val="none" w:sz="0" w:space="0" w:color="auto"/>
      </w:divBdr>
    </w:div>
    <w:div w:id="731585283">
      <w:marLeft w:val="0"/>
      <w:marRight w:val="0"/>
      <w:marTop w:val="0"/>
      <w:marBottom w:val="0"/>
      <w:divBdr>
        <w:top w:val="none" w:sz="0" w:space="0" w:color="auto"/>
        <w:left w:val="none" w:sz="0" w:space="0" w:color="auto"/>
        <w:bottom w:val="none" w:sz="0" w:space="0" w:color="auto"/>
        <w:right w:val="none" w:sz="0" w:space="0" w:color="auto"/>
      </w:divBdr>
    </w:div>
    <w:div w:id="731998515">
      <w:bodyDiv w:val="1"/>
      <w:marLeft w:val="0"/>
      <w:marRight w:val="0"/>
      <w:marTop w:val="0"/>
      <w:marBottom w:val="0"/>
      <w:divBdr>
        <w:top w:val="none" w:sz="0" w:space="0" w:color="auto"/>
        <w:left w:val="none" w:sz="0" w:space="0" w:color="auto"/>
        <w:bottom w:val="none" w:sz="0" w:space="0" w:color="auto"/>
        <w:right w:val="none" w:sz="0" w:space="0" w:color="auto"/>
      </w:divBdr>
      <w:divsChild>
        <w:div w:id="178403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325480">
      <w:marLeft w:val="640"/>
      <w:marRight w:val="0"/>
      <w:marTop w:val="0"/>
      <w:marBottom w:val="0"/>
      <w:divBdr>
        <w:top w:val="none" w:sz="0" w:space="0" w:color="auto"/>
        <w:left w:val="none" w:sz="0" w:space="0" w:color="auto"/>
        <w:bottom w:val="none" w:sz="0" w:space="0" w:color="auto"/>
        <w:right w:val="none" w:sz="0" w:space="0" w:color="auto"/>
      </w:divBdr>
    </w:div>
    <w:div w:id="736897541">
      <w:marLeft w:val="0"/>
      <w:marRight w:val="0"/>
      <w:marTop w:val="0"/>
      <w:marBottom w:val="0"/>
      <w:divBdr>
        <w:top w:val="none" w:sz="0" w:space="0" w:color="auto"/>
        <w:left w:val="none" w:sz="0" w:space="0" w:color="auto"/>
        <w:bottom w:val="none" w:sz="0" w:space="0" w:color="auto"/>
        <w:right w:val="none" w:sz="0" w:space="0" w:color="auto"/>
      </w:divBdr>
    </w:div>
    <w:div w:id="737092776">
      <w:bodyDiv w:val="1"/>
      <w:marLeft w:val="0"/>
      <w:marRight w:val="0"/>
      <w:marTop w:val="0"/>
      <w:marBottom w:val="0"/>
      <w:divBdr>
        <w:top w:val="none" w:sz="0" w:space="0" w:color="auto"/>
        <w:left w:val="none" w:sz="0" w:space="0" w:color="auto"/>
        <w:bottom w:val="none" w:sz="0" w:space="0" w:color="auto"/>
        <w:right w:val="none" w:sz="0" w:space="0" w:color="auto"/>
      </w:divBdr>
    </w:div>
    <w:div w:id="737436320">
      <w:marLeft w:val="0"/>
      <w:marRight w:val="0"/>
      <w:marTop w:val="0"/>
      <w:marBottom w:val="0"/>
      <w:divBdr>
        <w:top w:val="none" w:sz="0" w:space="0" w:color="auto"/>
        <w:left w:val="none" w:sz="0" w:space="0" w:color="auto"/>
        <w:bottom w:val="none" w:sz="0" w:space="0" w:color="auto"/>
        <w:right w:val="none" w:sz="0" w:space="0" w:color="auto"/>
      </w:divBdr>
    </w:div>
    <w:div w:id="737750001">
      <w:marLeft w:val="0"/>
      <w:marRight w:val="0"/>
      <w:marTop w:val="0"/>
      <w:marBottom w:val="0"/>
      <w:divBdr>
        <w:top w:val="none" w:sz="0" w:space="0" w:color="auto"/>
        <w:left w:val="none" w:sz="0" w:space="0" w:color="auto"/>
        <w:bottom w:val="none" w:sz="0" w:space="0" w:color="auto"/>
        <w:right w:val="none" w:sz="0" w:space="0" w:color="auto"/>
      </w:divBdr>
    </w:div>
    <w:div w:id="739212384">
      <w:bodyDiv w:val="1"/>
      <w:marLeft w:val="0"/>
      <w:marRight w:val="0"/>
      <w:marTop w:val="0"/>
      <w:marBottom w:val="0"/>
      <w:divBdr>
        <w:top w:val="none" w:sz="0" w:space="0" w:color="auto"/>
        <w:left w:val="none" w:sz="0" w:space="0" w:color="auto"/>
        <w:bottom w:val="none" w:sz="0" w:space="0" w:color="auto"/>
        <w:right w:val="none" w:sz="0" w:space="0" w:color="auto"/>
      </w:divBdr>
      <w:divsChild>
        <w:div w:id="1686324483">
          <w:marLeft w:val="0"/>
          <w:marRight w:val="0"/>
          <w:marTop w:val="0"/>
          <w:marBottom w:val="0"/>
          <w:divBdr>
            <w:top w:val="none" w:sz="0" w:space="0" w:color="auto"/>
            <w:left w:val="none" w:sz="0" w:space="0" w:color="auto"/>
            <w:bottom w:val="none" w:sz="0" w:space="0" w:color="auto"/>
            <w:right w:val="none" w:sz="0" w:space="0" w:color="auto"/>
          </w:divBdr>
          <w:divsChild>
            <w:div w:id="1392920897">
              <w:marLeft w:val="0"/>
              <w:marRight w:val="0"/>
              <w:marTop w:val="0"/>
              <w:marBottom w:val="0"/>
              <w:divBdr>
                <w:top w:val="none" w:sz="0" w:space="0" w:color="auto"/>
                <w:left w:val="none" w:sz="0" w:space="0" w:color="auto"/>
                <w:bottom w:val="none" w:sz="0" w:space="0" w:color="auto"/>
                <w:right w:val="none" w:sz="0" w:space="0" w:color="auto"/>
              </w:divBdr>
              <w:divsChild>
                <w:div w:id="1197815987">
                  <w:marLeft w:val="0"/>
                  <w:marRight w:val="150"/>
                  <w:marTop w:val="0"/>
                  <w:marBottom w:val="0"/>
                  <w:divBdr>
                    <w:top w:val="none" w:sz="0" w:space="0" w:color="auto"/>
                    <w:left w:val="none" w:sz="0" w:space="0" w:color="auto"/>
                    <w:bottom w:val="none" w:sz="0" w:space="0" w:color="auto"/>
                    <w:right w:val="none" w:sz="0" w:space="0" w:color="auto"/>
                  </w:divBdr>
                  <w:divsChild>
                    <w:div w:id="14684005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0264">
      <w:bodyDiv w:val="1"/>
      <w:marLeft w:val="0"/>
      <w:marRight w:val="0"/>
      <w:marTop w:val="0"/>
      <w:marBottom w:val="0"/>
      <w:divBdr>
        <w:top w:val="none" w:sz="0" w:space="0" w:color="auto"/>
        <w:left w:val="none" w:sz="0" w:space="0" w:color="auto"/>
        <w:bottom w:val="none" w:sz="0" w:space="0" w:color="auto"/>
        <w:right w:val="none" w:sz="0" w:space="0" w:color="auto"/>
      </w:divBdr>
    </w:div>
    <w:div w:id="740256825">
      <w:marLeft w:val="0"/>
      <w:marRight w:val="0"/>
      <w:marTop w:val="0"/>
      <w:marBottom w:val="0"/>
      <w:divBdr>
        <w:top w:val="none" w:sz="0" w:space="0" w:color="auto"/>
        <w:left w:val="none" w:sz="0" w:space="0" w:color="auto"/>
        <w:bottom w:val="none" w:sz="0" w:space="0" w:color="auto"/>
        <w:right w:val="none" w:sz="0" w:space="0" w:color="auto"/>
      </w:divBdr>
    </w:div>
    <w:div w:id="741676535">
      <w:marLeft w:val="640"/>
      <w:marRight w:val="0"/>
      <w:marTop w:val="0"/>
      <w:marBottom w:val="0"/>
      <w:divBdr>
        <w:top w:val="none" w:sz="0" w:space="0" w:color="auto"/>
        <w:left w:val="none" w:sz="0" w:space="0" w:color="auto"/>
        <w:bottom w:val="none" w:sz="0" w:space="0" w:color="auto"/>
        <w:right w:val="none" w:sz="0" w:space="0" w:color="auto"/>
      </w:divBdr>
    </w:div>
    <w:div w:id="741833917">
      <w:marLeft w:val="0"/>
      <w:marRight w:val="0"/>
      <w:marTop w:val="0"/>
      <w:marBottom w:val="0"/>
      <w:divBdr>
        <w:top w:val="none" w:sz="0" w:space="0" w:color="auto"/>
        <w:left w:val="none" w:sz="0" w:space="0" w:color="auto"/>
        <w:bottom w:val="none" w:sz="0" w:space="0" w:color="auto"/>
        <w:right w:val="none" w:sz="0" w:space="0" w:color="auto"/>
      </w:divBdr>
    </w:div>
    <w:div w:id="742533192">
      <w:marLeft w:val="0"/>
      <w:marRight w:val="0"/>
      <w:marTop w:val="0"/>
      <w:marBottom w:val="0"/>
      <w:divBdr>
        <w:top w:val="none" w:sz="0" w:space="0" w:color="auto"/>
        <w:left w:val="none" w:sz="0" w:space="0" w:color="auto"/>
        <w:bottom w:val="none" w:sz="0" w:space="0" w:color="auto"/>
        <w:right w:val="none" w:sz="0" w:space="0" w:color="auto"/>
      </w:divBdr>
    </w:div>
    <w:div w:id="743799419">
      <w:marLeft w:val="0"/>
      <w:marRight w:val="0"/>
      <w:marTop w:val="0"/>
      <w:marBottom w:val="0"/>
      <w:divBdr>
        <w:top w:val="none" w:sz="0" w:space="0" w:color="auto"/>
        <w:left w:val="none" w:sz="0" w:space="0" w:color="auto"/>
        <w:bottom w:val="none" w:sz="0" w:space="0" w:color="auto"/>
        <w:right w:val="none" w:sz="0" w:space="0" w:color="auto"/>
      </w:divBdr>
    </w:div>
    <w:div w:id="744257144">
      <w:marLeft w:val="0"/>
      <w:marRight w:val="0"/>
      <w:marTop w:val="0"/>
      <w:marBottom w:val="0"/>
      <w:divBdr>
        <w:top w:val="none" w:sz="0" w:space="0" w:color="auto"/>
        <w:left w:val="none" w:sz="0" w:space="0" w:color="auto"/>
        <w:bottom w:val="none" w:sz="0" w:space="0" w:color="auto"/>
        <w:right w:val="none" w:sz="0" w:space="0" w:color="auto"/>
      </w:divBdr>
    </w:div>
    <w:div w:id="746070047">
      <w:marLeft w:val="0"/>
      <w:marRight w:val="0"/>
      <w:marTop w:val="0"/>
      <w:marBottom w:val="0"/>
      <w:divBdr>
        <w:top w:val="none" w:sz="0" w:space="0" w:color="auto"/>
        <w:left w:val="none" w:sz="0" w:space="0" w:color="auto"/>
        <w:bottom w:val="none" w:sz="0" w:space="0" w:color="auto"/>
        <w:right w:val="none" w:sz="0" w:space="0" w:color="auto"/>
      </w:divBdr>
    </w:div>
    <w:div w:id="747507136">
      <w:marLeft w:val="640"/>
      <w:marRight w:val="0"/>
      <w:marTop w:val="0"/>
      <w:marBottom w:val="0"/>
      <w:divBdr>
        <w:top w:val="none" w:sz="0" w:space="0" w:color="auto"/>
        <w:left w:val="none" w:sz="0" w:space="0" w:color="auto"/>
        <w:bottom w:val="none" w:sz="0" w:space="0" w:color="auto"/>
        <w:right w:val="none" w:sz="0" w:space="0" w:color="auto"/>
      </w:divBdr>
    </w:div>
    <w:div w:id="748237452">
      <w:marLeft w:val="0"/>
      <w:marRight w:val="0"/>
      <w:marTop w:val="0"/>
      <w:marBottom w:val="0"/>
      <w:divBdr>
        <w:top w:val="none" w:sz="0" w:space="0" w:color="auto"/>
        <w:left w:val="none" w:sz="0" w:space="0" w:color="auto"/>
        <w:bottom w:val="none" w:sz="0" w:space="0" w:color="auto"/>
        <w:right w:val="none" w:sz="0" w:space="0" w:color="auto"/>
      </w:divBdr>
    </w:div>
    <w:div w:id="748775300">
      <w:marLeft w:val="0"/>
      <w:marRight w:val="150"/>
      <w:marTop w:val="0"/>
      <w:marBottom w:val="0"/>
      <w:divBdr>
        <w:top w:val="none" w:sz="0" w:space="0" w:color="auto"/>
        <w:left w:val="none" w:sz="0" w:space="0" w:color="auto"/>
        <w:bottom w:val="none" w:sz="0" w:space="0" w:color="auto"/>
        <w:right w:val="none" w:sz="0" w:space="0" w:color="auto"/>
      </w:divBdr>
      <w:divsChild>
        <w:div w:id="476797062">
          <w:marLeft w:val="0"/>
          <w:marRight w:val="150"/>
          <w:marTop w:val="0"/>
          <w:marBottom w:val="0"/>
          <w:divBdr>
            <w:top w:val="none" w:sz="0" w:space="0" w:color="auto"/>
            <w:left w:val="none" w:sz="0" w:space="0" w:color="auto"/>
            <w:bottom w:val="none" w:sz="0" w:space="0" w:color="auto"/>
            <w:right w:val="none" w:sz="0" w:space="0" w:color="auto"/>
          </w:divBdr>
        </w:div>
      </w:divsChild>
    </w:div>
    <w:div w:id="749422020">
      <w:marLeft w:val="0"/>
      <w:marRight w:val="0"/>
      <w:marTop w:val="0"/>
      <w:marBottom w:val="0"/>
      <w:divBdr>
        <w:top w:val="none" w:sz="0" w:space="0" w:color="auto"/>
        <w:left w:val="none" w:sz="0" w:space="0" w:color="auto"/>
        <w:bottom w:val="none" w:sz="0" w:space="0" w:color="auto"/>
        <w:right w:val="none" w:sz="0" w:space="0" w:color="auto"/>
      </w:divBdr>
    </w:div>
    <w:div w:id="749548291">
      <w:marLeft w:val="640"/>
      <w:marRight w:val="0"/>
      <w:marTop w:val="0"/>
      <w:marBottom w:val="0"/>
      <w:divBdr>
        <w:top w:val="none" w:sz="0" w:space="0" w:color="auto"/>
        <w:left w:val="none" w:sz="0" w:space="0" w:color="auto"/>
        <w:bottom w:val="none" w:sz="0" w:space="0" w:color="auto"/>
        <w:right w:val="none" w:sz="0" w:space="0" w:color="auto"/>
      </w:divBdr>
    </w:div>
    <w:div w:id="750277185">
      <w:marLeft w:val="0"/>
      <w:marRight w:val="0"/>
      <w:marTop w:val="0"/>
      <w:marBottom w:val="0"/>
      <w:divBdr>
        <w:top w:val="none" w:sz="0" w:space="0" w:color="auto"/>
        <w:left w:val="none" w:sz="0" w:space="0" w:color="auto"/>
        <w:bottom w:val="none" w:sz="0" w:space="0" w:color="auto"/>
        <w:right w:val="none" w:sz="0" w:space="0" w:color="auto"/>
      </w:divBdr>
    </w:div>
    <w:div w:id="751194930">
      <w:marLeft w:val="0"/>
      <w:marRight w:val="0"/>
      <w:marTop w:val="0"/>
      <w:marBottom w:val="0"/>
      <w:divBdr>
        <w:top w:val="none" w:sz="0" w:space="0" w:color="auto"/>
        <w:left w:val="none" w:sz="0" w:space="0" w:color="auto"/>
        <w:bottom w:val="none" w:sz="0" w:space="0" w:color="auto"/>
        <w:right w:val="none" w:sz="0" w:space="0" w:color="auto"/>
      </w:divBdr>
    </w:div>
    <w:div w:id="751853009">
      <w:marLeft w:val="0"/>
      <w:marRight w:val="150"/>
      <w:marTop w:val="0"/>
      <w:marBottom w:val="0"/>
      <w:divBdr>
        <w:top w:val="none" w:sz="0" w:space="0" w:color="auto"/>
        <w:left w:val="none" w:sz="0" w:space="0" w:color="auto"/>
        <w:bottom w:val="none" w:sz="0" w:space="0" w:color="auto"/>
        <w:right w:val="none" w:sz="0" w:space="0" w:color="auto"/>
      </w:divBdr>
    </w:div>
    <w:div w:id="751897375">
      <w:marLeft w:val="640"/>
      <w:marRight w:val="0"/>
      <w:marTop w:val="0"/>
      <w:marBottom w:val="0"/>
      <w:divBdr>
        <w:top w:val="none" w:sz="0" w:space="0" w:color="auto"/>
        <w:left w:val="none" w:sz="0" w:space="0" w:color="auto"/>
        <w:bottom w:val="none" w:sz="0" w:space="0" w:color="auto"/>
        <w:right w:val="none" w:sz="0" w:space="0" w:color="auto"/>
      </w:divBdr>
    </w:div>
    <w:div w:id="751975767">
      <w:marLeft w:val="0"/>
      <w:marRight w:val="0"/>
      <w:marTop w:val="0"/>
      <w:marBottom w:val="0"/>
      <w:divBdr>
        <w:top w:val="none" w:sz="0" w:space="0" w:color="auto"/>
        <w:left w:val="none" w:sz="0" w:space="0" w:color="auto"/>
        <w:bottom w:val="none" w:sz="0" w:space="0" w:color="auto"/>
        <w:right w:val="none" w:sz="0" w:space="0" w:color="auto"/>
      </w:divBdr>
    </w:div>
    <w:div w:id="753209640">
      <w:marLeft w:val="0"/>
      <w:marRight w:val="0"/>
      <w:marTop w:val="0"/>
      <w:marBottom w:val="0"/>
      <w:divBdr>
        <w:top w:val="none" w:sz="0" w:space="0" w:color="auto"/>
        <w:left w:val="none" w:sz="0" w:space="0" w:color="auto"/>
        <w:bottom w:val="none" w:sz="0" w:space="0" w:color="auto"/>
        <w:right w:val="none" w:sz="0" w:space="0" w:color="auto"/>
      </w:divBdr>
    </w:div>
    <w:div w:id="753749004">
      <w:marLeft w:val="640"/>
      <w:marRight w:val="0"/>
      <w:marTop w:val="0"/>
      <w:marBottom w:val="0"/>
      <w:divBdr>
        <w:top w:val="none" w:sz="0" w:space="0" w:color="auto"/>
        <w:left w:val="none" w:sz="0" w:space="0" w:color="auto"/>
        <w:bottom w:val="none" w:sz="0" w:space="0" w:color="auto"/>
        <w:right w:val="none" w:sz="0" w:space="0" w:color="auto"/>
      </w:divBdr>
    </w:div>
    <w:div w:id="753817075">
      <w:marLeft w:val="0"/>
      <w:marRight w:val="0"/>
      <w:marTop w:val="0"/>
      <w:marBottom w:val="0"/>
      <w:divBdr>
        <w:top w:val="none" w:sz="0" w:space="0" w:color="auto"/>
        <w:left w:val="none" w:sz="0" w:space="0" w:color="auto"/>
        <w:bottom w:val="none" w:sz="0" w:space="0" w:color="auto"/>
        <w:right w:val="none" w:sz="0" w:space="0" w:color="auto"/>
      </w:divBdr>
    </w:div>
    <w:div w:id="755176529">
      <w:marLeft w:val="640"/>
      <w:marRight w:val="0"/>
      <w:marTop w:val="0"/>
      <w:marBottom w:val="0"/>
      <w:divBdr>
        <w:top w:val="none" w:sz="0" w:space="0" w:color="auto"/>
        <w:left w:val="none" w:sz="0" w:space="0" w:color="auto"/>
        <w:bottom w:val="none" w:sz="0" w:space="0" w:color="auto"/>
        <w:right w:val="none" w:sz="0" w:space="0" w:color="auto"/>
      </w:divBdr>
    </w:div>
    <w:div w:id="755983335">
      <w:marLeft w:val="0"/>
      <w:marRight w:val="0"/>
      <w:marTop w:val="0"/>
      <w:marBottom w:val="0"/>
      <w:divBdr>
        <w:top w:val="none" w:sz="0" w:space="0" w:color="auto"/>
        <w:left w:val="none" w:sz="0" w:space="0" w:color="auto"/>
        <w:bottom w:val="none" w:sz="0" w:space="0" w:color="auto"/>
        <w:right w:val="none" w:sz="0" w:space="0" w:color="auto"/>
      </w:divBdr>
    </w:div>
    <w:div w:id="757024885">
      <w:marLeft w:val="640"/>
      <w:marRight w:val="0"/>
      <w:marTop w:val="0"/>
      <w:marBottom w:val="0"/>
      <w:divBdr>
        <w:top w:val="none" w:sz="0" w:space="0" w:color="auto"/>
        <w:left w:val="none" w:sz="0" w:space="0" w:color="auto"/>
        <w:bottom w:val="none" w:sz="0" w:space="0" w:color="auto"/>
        <w:right w:val="none" w:sz="0" w:space="0" w:color="auto"/>
      </w:divBdr>
    </w:div>
    <w:div w:id="759182131">
      <w:marLeft w:val="0"/>
      <w:marRight w:val="0"/>
      <w:marTop w:val="0"/>
      <w:marBottom w:val="0"/>
      <w:divBdr>
        <w:top w:val="none" w:sz="0" w:space="0" w:color="auto"/>
        <w:left w:val="none" w:sz="0" w:space="0" w:color="auto"/>
        <w:bottom w:val="none" w:sz="0" w:space="0" w:color="auto"/>
        <w:right w:val="none" w:sz="0" w:space="0" w:color="auto"/>
      </w:divBdr>
    </w:div>
    <w:div w:id="760100496">
      <w:marLeft w:val="640"/>
      <w:marRight w:val="0"/>
      <w:marTop w:val="0"/>
      <w:marBottom w:val="0"/>
      <w:divBdr>
        <w:top w:val="none" w:sz="0" w:space="0" w:color="auto"/>
        <w:left w:val="none" w:sz="0" w:space="0" w:color="auto"/>
        <w:bottom w:val="none" w:sz="0" w:space="0" w:color="auto"/>
        <w:right w:val="none" w:sz="0" w:space="0" w:color="auto"/>
      </w:divBdr>
    </w:div>
    <w:div w:id="760178017">
      <w:marLeft w:val="0"/>
      <w:marRight w:val="0"/>
      <w:marTop w:val="0"/>
      <w:marBottom w:val="0"/>
      <w:divBdr>
        <w:top w:val="none" w:sz="0" w:space="0" w:color="auto"/>
        <w:left w:val="none" w:sz="0" w:space="0" w:color="auto"/>
        <w:bottom w:val="none" w:sz="0" w:space="0" w:color="auto"/>
        <w:right w:val="none" w:sz="0" w:space="0" w:color="auto"/>
      </w:divBdr>
    </w:div>
    <w:div w:id="761756113">
      <w:marLeft w:val="0"/>
      <w:marRight w:val="0"/>
      <w:marTop w:val="0"/>
      <w:marBottom w:val="0"/>
      <w:divBdr>
        <w:top w:val="none" w:sz="0" w:space="0" w:color="auto"/>
        <w:left w:val="none" w:sz="0" w:space="0" w:color="auto"/>
        <w:bottom w:val="none" w:sz="0" w:space="0" w:color="auto"/>
        <w:right w:val="none" w:sz="0" w:space="0" w:color="auto"/>
      </w:divBdr>
    </w:div>
    <w:div w:id="762800265">
      <w:marLeft w:val="0"/>
      <w:marRight w:val="0"/>
      <w:marTop w:val="0"/>
      <w:marBottom w:val="0"/>
      <w:divBdr>
        <w:top w:val="none" w:sz="0" w:space="0" w:color="auto"/>
        <w:left w:val="none" w:sz="0" w:space="0" w:color="auto"/>
        <w:bottom w:val="none" w:sz="0" w:space="0" w:color="auto"/>
        <w:right w:val="none" w:sz="0" w:space="0" w:color="auto"/>
      </w:divBdr>
    </w:div>
    <w:div w:id="765885261">
      <w:marLeft w:val="640"/>
      <w:marRight w:val="0"/>
      <w:marTop w:val="0"/>
      <w:marBottom w:val="0"/>
      <w:divBdr>
        <w:top w:val="none" w:sz="0" w:space="0" w:color="auto"/>
        <w:left w:val="none" w:sz="0" w:space="0" w:color="auto"/>
        <w:bottom w:val="none" w:sz="0" w:space="0" w:color="auto"/>
        <w:right w:val="none" w:sz="0" w:space="0" w:color="auto"/>
      </w:divBdr>
    </w:div>
    <w:div w:id="766848945">
      <w:marLeft w:val="0"/>
      <w:marRight w:val="0"/>
      <w:marTop w:val="0"/>
      <w:marBottom w:val="0"/>
      <w:divBdr>
        <w:top w:val="none" w:sz="0" w:space="0" w:color="auto"/>
        <w:left w:val="none" w:sz="0" w:space="0" w:color="auto"/>
        <w:bottom w:val="none" w:sz="0" w:space="0" w:color="auto"/>
        <w:right w:val="none" w:sz="0" w:space="0" w:color="auto"/>
      </w:divBdr>
    </w:div>
    <w:div w:id="767309828">
      <w:marLeft w:val="0"/>
      <w:marRight w:val="0"/>
      <w:marTop w:val="0"/>
      <w:marBottom w:val="0"/>
      <w:divBdr>
        <w:top w:val="none" w:sz="0" w:space="0" w:color="auto"/>
        <w:left w:val="none" w:sz="0" w:space="0" w:color="auto"/>
        <w:bottom w:val="none" w:sz="0" w:space="0" w:color="auto"/>
        <w:right w:val="none" w:sz="0" w:space="0" w:color="auto"/>
      </w:divBdr>
    </w:div>
    <w:div w:id="769472363">
      <w:marLeft w:val="640"/>
      <w:marRight w:val="0"/>
      <w:marTop w:val="0"/>
      <w:marBottom w:val="0"/>
      <w:divBdr>
        <w:top w:val="none" w:sz="0" w:space="0" w:color="auto"/>
        <w:left w:val="none" w:sz="0" w:space="0" w:color="auto"/>
        <w:bottom w:val="none" w:sz="0" w:space="0" w:color="auto"/>
        <w:right w:val="none" w:sz="0" w:space="0" w:color="auto"/>
      </w:divBdr>
    </w:div>
    <w:div w:id="769937725">
      <w:marLeft w:val="0"/>
      <w:marRight w:val="150"/>
      <w:marTop w:val="0"/>
      <w:marBottom w:val="0"/>
      <w:divBdr>
        <w:top w:val="none" w:sz="0" w:space="0" w:color="auto"/>
        <w:left w:val="none" w:sz="0" w:space="0" w:color="auto"/>
        <w:bottom w:val="none" w:sz="0" w:space="0" w:color="auto"/>
        <w:right w:val="none" w:sz="0" w:space="0" w:color="auto"/>
      </w:divBdr>
      <w:divsChild>
        <w:div w:id="616327854">
          <w:marLeft w:val="0"/>
          <w:marRight w:val="150"/>
          <w:marTop w:val="0"/>
          <w:marBottom w:val="0"/>
          <w:divBdr>
            <w:top w:val="none" w:sz="0" w:space="0" w:color="auto"/>
            <w:left w:val="none" w:sz="0" w:space="0" w:color="auto"/>
            <w:bottom w:val="none" w:sz="0" w:space="0" w:color="auto"/>
            <w:right w:val="none" w:sz="0" w:space="0" w:color="auto"/>
          </w:divBdr>
        </w:div>
      </w:divsChild>
    </w:div>
    <w:div w:id="771441579">
      <w:marLeft w:val="0"/>
      <w:marRight w:val="0"/>
      <w:marTop w:val="0"/>
      <w:marBottom w:val="0"/>
      <w:divBdr>
        <w:top w:val="none" w:sz="0" w:space="0" w:color="auto"/>
        <w:left w:val="none" w:sz="0" w:space="0" w:color="auto"/>
        <w:bottom w:val="none" w:sz="0" w:space="0" w:color="auto"/>
        <w:right w:val="none" w:sz="0" w:space="0" w:color="auto"/>
      </w:divBdr>
    </w:div>
    <w:div w:id="772552750">
      <w:marLeft w:val="0"/>
      <w:marRight w:val="0"/>
      <w:marTop w:val="0"/>
      <w:marBottom w:val="0"/>
      <w:divBdr>
        <w:top w:val="none" w:sz="0" w:space="0" w:color="auto"/>
        <w:left w:val="none" w:sz="0" w:space="0" w:color="auto"/>
        <w:bottom w:val="none" w:sz="0" w:space="0" w:color="auto"/>
        <w:right w:val="none" w:sz="0" w:space="0" w:color="auto"/>
      </w:divBdr>
    </w:div>
    <w:div w:id="774401395">
      <w:marLeft w:val="0"/>
      <w:marRight w:val="0"/>
      <w:marTop w:val="0"/>
      <w:marBottom w:val="0"/>
      <w:divBdr>
        <w:top w:val="none" w:sz="0" w:space="0" w:color="auto"/>
        <w:left w:val="none" w:sz="0" w:space="0" w:color="auto"/>
        <w:bottom w:val="none" w:sz="0" w:space="0" w:color="auto"/>
        <w:right w:val="none" w:sz="0" w:space="0" w:color="auto"/>
      </w:divBdr>
    </w:div>
    <w:div w:id="775639991">
      <w:marLeft w:val="0"/>
      <w:marRight w:val="0"/>
      <w:marTop w:val="0"/>
      <w:marBottom w:val="0"/>
      <w:divBdr>
        <w:top w:val="none" w:sz="0" w:space="0" w:color="auto"/>
        <w:left w:val="none" w:sz="0" w:space="0" w:color="auto"/>
        <w:bottom w:val="none" w:sz="0" w:space="0" w:color="auto"/>
        <w:right w:val="none" w:sz="0" w:space="0" w:color="auto"/>
      </w:divBdr>
    </w:div>
    <w:div w:id="776027653">
      <w:bodyDiv w:val="1"/>
      <w:marLeft w:val="0"/>
      <w:marRight w:val="0"/>
      <w:marTop w:val="0"/>
      <w:marBottom w:val="0"/>
      <w:divBdr>
        <w:top w:val="none" w:sz="0" w:space="0" w:color="auto"/>
        <w:left w:val="none" w:sz="0" w:space="0" w:color="auto"/>
        <w:bottom w:val="none" w:sz="0" w:space="0" w:color="auto"/>
        <w:right w:val="none" w:sz="0" w:space="0" w:color="auto"/>
      </w:divBdr>
      <w:divsChild>
        <w:div w:id="9649873">
          <w:marLeft w:val="640"/>
          <w:marRight w:val="0"/>
          <w:marTop w:val="0"/>
          <w:marBottom w:val="0"/>
          <w:divBdr>
            <w:top w:val="none" w:sz="0" w:space="0" w:color="auto"/>
            <w:left w:val="none" w:sz="0" w:space="0" w:color="auto"/>
            <w:bottom w:val="none" w:sz="0" w:space="0" w:color="auto"/>
            <w:right w:val="none" w:sz="0" w:space="0" w:color="auto"/>
          </w:divBdr>
        </w:div>
        <w:div w:id="194315735">
          <w:marLeft w:val="640"/>
          <w:marRight w:val="0"/>
          <w:marTop w:val="0"/>
          <w:marBottom w:val="0"/>
          <w:divBdr>
            <w:top w:val="none" w:sz="0" w:space="0" w:color="auto"/>
            <w:left w:val="none" w:sz="0" w:space="0" w:color="auto"/>
            <w:bottom w:val="none" w:sz="0" w:space="0" w:color="auto"/>
            <w:right w:val="none" w:sz="0" w:space="0" w:color="auto"/>
          </w:divBdr>
        </w:div>
        <w:div w:id="275065928">
          <w:marLeft w:val="640"/>
          <w:marRight w:val="0"/>
          <w:marTop w:val="0"/>
          <w:marBottom w:val="0"/>
          <w:divBdr>
            <w:top w:val="none" w:sz="0" w:space="0" w:color="auto"/>
            <w:left w:val="none" w:sz="0" w:space="0" w:color="auto"/>
            <w:bottom w:val="none" w:sz="0" w:space="0" w:color="auto"/>
            <w:right w:val="none" w:sz="0" w:space="0" w:color="auto"/>
          </w:divBdr>
        </w:div>
        <w:div w:id="525290123">
          <w:marLeft w:val="640"/>
          <w:marRight w:val="0"/>
          <w:marTop w:val="0"/>
          <w:marBottom w:val="0"/>
          <w:divBdr>
            <w:top w:val="none" w:sz="0" w:space="0" w:color="auto"/>
            <w:left w:val="none" w:sz="0" w:space="0" w:color="auto"/>
            <w:bottom w:val="none" w:sz="0" w:space="0" w:color="auto"/>
            <w:right w:val="none" w:sz="0" w:space="0" w:color="auto"/>
          </w:divBdr>
        </w:div>
        <w:div w:id="612859857">
          <w:marLeft w:val="640"/>
          <w:marRight w:val="0"/>
          <w:marTop w:val="0"/>
          <w:marBottom w:val="0"/>
          <w:divBdr>
            <w:top w:val="none" w:sz="0" w:space="0" w:color="auto"/>
            <w:left w:val="none" w:sz="0" w:space="0" w:color="auto"/>
            <w:bottom w:val="none" w:sz="0" w:space="0" w:color="auto"/>
            <w:right w:val="none" w:sz="0" w:space="0" w:color="auto"/>
          </w:divBdr>
        </w:div>
        <w:div w:id="697243851">
          <w:marLeft w:val="640"/>
          <w:marRight w:val="0"/>
          <w:marTop w:val="0"/>
          <w:marBottom w:val="0"/>
          <w:divBdr>
            <w:top w:val="none" w:sz="0" w:space="0" w:color="auto"/>
            <w:left w:val="none" w:sz="0" w:space="0" w:color="auto"/>
            <w:bottom w:val="none" w:sz="0" w:space="0" w:color="auto"/>
            <w:right w:val="none" w:sz="0" w:space="0" w:color="auto"/>
          </w:divBdr>
        </w:div>
        <w:div w:id="1114329114">
          <w:marLeft w:val="640"/>
          <w:marRight w:val="0"/>
          <w:marTop w:val="0"/>
          <w:marBottom w:val="0"/>
          <w:divBdr>
            <w:top w:val="none" w:sz="0" w:space="0" w:color="auto"/>
            <w:left w:val="none" w:sz="0" w:space="0" w:color="auto"/>
            <w:bottom w:val="none" w:sz="0" w:space="0" w:color="auto"/>
            <w:right w:val="none" w:sz="0" w:space="0" w:color="auto"/>
          </w:divBdr>
        </w:div>
        <w:div w:id="1304387609">
          <w:marLeft w:val="640"/>
          <w:marRight w:val="0"/>
          <w:marTop w:val="0"/>
          <w:marBottom w:val="0"/>
          <w:divBdr>
            <w:top w:val="none" w:sz="0" w:space="0" w:color="auto"/>
            <w:left w:val="none" w:sz="0" w:space="0" w:color="auto"/>
            <w:bottom w:val="none" w:sz="0" w:space="0" w:color="auto"/>
            <w:right w:val="none" w:sz="0" w:space="0" w:color="auto"/>
          </w:divBdr>
        </w:div>
        <w:div w:id="1399475792">
          <w:marLeft w:val="640"/>
          <w:marRight w:val="0"/>
          <w:marTop w:val="0"/>
          <w:marBottom w:val="0"/>
          <w:divBdr>
            <w:top w:val="none" w:sz="0" w:space="0" w:color="auto"/>
            <w:left w:val="none" w:sz="0" w:space="0" w:color="auto"/>
            <w:bottom w:val="none" w:sz="0" w:space="0" w:color="auto"/>
            <w:right w:val="none" w:sz="0" w:space="0" w:color="auto"/>
          </w:divBdr>
        </w:div>
        <w:div w:id="1422948137">
          <w:marLeft w:val="640"/>
          <w:marRight w:val="0"/>
          <w:marTop w:val="0"/>
          <w:marBottom w:val="0"/>
          <w:divBdr>
            <w:top w:val="none" w:sz="0" w:space="0" w:color="auto"/>
            <w:left w:val="none" w:sz="0" w:space="0" w:color="auto"/>
            <w:bottom w:val="none" w:sz="0" w:space="0" w:color="auto"/>
            <w:right w:val="none" w:sz="0" w:space="0" w:color="auto"/>
          </w:divBdr>
        </w:div>
        <w:div w:id="1462378318">
          <w:marLeft w:val="640"/>
          <w:marRight w:val="0"/>
          <w:marTop w:val="0"/>
          <w:marBottom w:val="0"/>
          <w:divBdr>
            <w:top w:val="none" w:sz="0" w:space="0" w:color="auto"/>
            <w:left w:val="none" w:sz="0" w:space="0" w:color="auto"/>
            <w:bottom w:val="none" w:sz="0" w:space="0" w:color="auto"/>
            <w:right w:val="none" w:sz="0" w:space="0" w:color="auto"/>
          </w:divBdr>
        </w:div>
        <w:div w:id="1645768876">
          <w:marLeft w:val="640"/>
          <w:marRight w:val="0"/>
          <w:marTop w:val="0"/>
          <w:marBottom w:val="0"/>
          <w:divBdr>
            <w:top w:val="none" w:sz="0" w:space="0" w:color="auto"/>
            <w:left w:val="none" w:sz="0" w:space="0" w:color="auto"/>
            <w:bottom w:val="none" w:sz="0" w:space="0" w:color="auto"/>
            <w:right w:val="none" w:sz="0" w:space="0" w:color="auto"/>
          </w:divBdr>
        </w:div>
        <w:div w:id="1904438673">
          <w:marLeft w:val="640"/>
          <w:marRight w:val="0"/>
          <w:marTop w:val="0"/>
          <w:marBottom w:val="0"/>
          <w:divBdr>
            <w:top w:val="none" w:sz="0" w:space="0" w:color="auto"/>
            <w:left w:val="none" w:sz="0" w:space="0" w:color="auto"/>
            <w:bottom w:val="none" w:sz="0" w:space="0" w:color="auto"/>
            <w:right w:val="none" w:sz="0" w:space="0" w:color="auto"/>
          </w:divBdr>
        </w:div>
      </w:divsChild>
    </w:div>
    <w:div w:id="776560225">
      <w:bodyDiv w:val="1"/>
      <w:marLeft w:val="0"/>
      <w:marRight w:val="0"/>
      <w:marTop w:val="0"/>
      <w:marBottom w:val="0"/>
      <w:divBdr>
        <w:top w:val="none" w:sz="0" w:space="0" w:color="auto"/>
        <w:left w:val="none" w:sz="0" w:space="0" w:color="auto"/>
        <w:bottom w:val="none" w:sz="0" w:space="0" w:color="auto"/>
        <w:right w:val="none" w:sz="0" w:space="0" w:color="auto"/>
      </w:divBdr>
    </w:div>
    <w:div w:id="776870694">
      <w:marLeft w:val="640"/>
      <w:marRight w:val="0"/>
      <w:marTop w:val="0"/>
      <w:marBottom w:val="0"/>
      <w:divBdr>
        <w:top w:val="none" w:sz="0" w:space="0" w:color="auto"/>
        <w:left w:val="none" w:sz="0" w:space="0" w:color="auto"/>
        <w:bottom w:val="none" w:sz="0" w:space="0" w:color="auto"/>
        <w:right w:val="none" w:sz="0" w:space="0" w:color="auto"/>
      </w:divBdr>
    </w:div>
    <w:div w:id="776874942">
      <w:marLeft w:val="0"/>
      <w:marRight w:val="0"/>
      <w:marTop w:val="0"/>
      <w:marBottom w:val="0"/>
      <w:divBdr>
        <w:top w:val="none" w:sz="0" w:space="0" w:color="auto"/>
        <w:left w:val="none" w:sz="0" w:space="0" w:color="auto"/>
        <w:bottom w:val="none" w:sz="0" w:space="0" w:color="auto"/>
        <w:right w:val="none" w:sz="0" w:space="0" w:color="auto"/>
      </w:divBdr>
    </w:div>
    <w:div w:id="777918964">
      <w:marLeft w:val="0"/>
      <w:marRight w:val="0"/>
      <w:marTop w:val="0"/>
      <w:marBottom w:val="0"/>
      <w:divBdr>
        <w:top w:val="none" w:sz="0" w:space="0" w:color="auto"/>
        <w:left w:val="none" w:sz="0" w:space="0" w:color="auto"/>
        <w:bottom w:val="none" w:sz="0" w:space="0" w:color="auto"/>
        <w:right w:val="none" w:sz="0" w:space="0" w:color="auto"/>
      </w:divBdr>
    </w:div>
    <w:div w:id="778182068">
      <w:bodyDiv w:val="1"/>
      <w:marLeft w:val="0"/>
      <w:marRight w:val="0"/>
      <w:marTop w:val="0"/>
      <w:marBottom w:val="0"/>
      <w:divBdr>
        <w:top w:val="none" w:sz="0" w:space="0" w:color="auto"/>
        <w:left w:val="none" w:sz="0" w:space="0" w:color="auto"/>
        <w:bottom w:val="none" w:sz="0" w:space="0" w:color="auto"/>
        <w:right w:val="none" w:sz="0" w:space="0" w:color="auto"/>
      </w:divBdr>
      <w:divsChild>
        <w:div w:id="788087207">
          <w:marLeft w:val="0"/>
          <w:marRight w:val="0"/>
          <w:marTop w:val="0"/>
          <w:marBottom w:val="0"/>
          <w:divBdr>
            <w:top w:val="none" w:sz="0" w:space="0" w:color="auto"/>
            <w:left w:val="none" w:sz="0" w:space="0" w:color="auto"/>
            <w:bottom w:val="none" w:sz="0" w:space="0" w:color="auto"/>
            <w:right w:val="none" w:sz="0" w:space="0" w:color="auto"/>
          </w:divBdr>
          <w:divsChild>
            <w:div w:id="1587766550">
              <w:marLeft w:val="0"/>
              <w:marRight w:val="0"/>
              <w:marTop w:val="0"/>
              <w:marBottom w:val="0"/>
              <w:divBdr>
                <w:top w:val="none" w:sz="0" w:space="0" w:color="auto"/>
                <w:left w:val="none" w:sz="0" w:space="0" w:color="auto"/>
                <w:bottom w:val="none" w:sz="0" w:space="0" w:color="auto"/>
                <w:right w:val="none" w:sz="0" w:space="0" w:color="auto"/>
              </w:divBdr>
              <w:divsChild>
                <w:div w:id="655377288">
                  <w:marLeft w:val="0"/>
                  <w:marRight w:val="0"/>
                  <w:marTop w:val="0"/>
                  <w:marBottom w:val="0"/>
                  <w:divBdr>
                    <w:top w:val="none" w:sz="0" w:space="0" w:color="auto"/>
                    <w:left w:val="none" w:sz="0" w:space="0" w:color="auto"/>
                    <w:bottom w:val="none" w:sz="0" w:space="0" w:color="auto"/>
                    <w:right w:val="none" w:sz="0" w:space="0" w:color="auto"/>
                  </w:divBdr>
                  <w:divsChild>
                    <w:div w:id="1702895863">
                      <w:marLeft w:val="0"/>
                      <w:marRight w:val="0"/>
                      <w:marTop w:val="0"/>
                      <w:marBottom w:val="0"/>
                      <w:divBdr>
                        <w:top w:val="none" w:sz="0" w:space="0" w:color="auto"/>
                        <w:left w:val="none" w:sz="0" w:space="0" w:color="auto"/>
                        <w:bottom w:val="none" w:sz="0" w:space="0" w:color="auto"/>
                        <w:right w:val="none" w:sz="0" w:space="0" w:color="auto"/>
                      </w:divBdr>
                      <w:divsChild>
                        <w:div w:id="2032800041">
                          <w:marLeft w:val="0"/>
                          <w:marRight w:val="0"/>
                          <w:marTop w:val="0"/>
                          <w:marBottom w:val="0"/>
                          <w:divBdr>
                            <w:top w:val="none" w:sz="0" w:space="0" w:color="auto"/>
                            <w:left w:val="none" w:sz="0" w:space="0" w:color="auto"/>
                            <w:bottom w:val="none" w:sz="0" w:space="0" w:color="auto"/>
                            <w:right w:val="none" w:sz="0" w:space="0" w:color="auto"/>
                          </w:divBdr>
                          <w:divsChild>
                            <w:div w:id="1520386666">
                              <w:marLeft w:val="0"/>
                              <w:marRight w:val="0"/>
                              <w:marTop w:val="0"/>
                              <w:marBottom w:val="0"/>
                              <w:divBdr>
                                <w:top w:val="none" w:sz="0" w:space="0" w:color="auto"/>
                                <w:left w:val="none" w:sz="0" w:space="0" w:color="auto"/>
                                <w:bottom w:val="none" w:sz="0" w:space="0" w:color="auto"/>
                                <w:right w:val="none" w:sz="0" w:space="0" w:color="auto"/>
                              </w:divBdr>
                              <w:divsChild>
                                <w:div w:id="393167395">
                                  <w:marLeft w:val="0"/>
                                  <w:marRight w:val="0"/>
                                  <w:marTop w:val="0"/>
                                  <w:marBottom w:val="0"/>
                                  <w:divBdr>
                                    <w:top w:val="none" w:sz="0" w:space="0" w:color="auto"/>
                                    <w:left w:val="none" w:sz="0" w:space="0" w:color="auto"/>
                                    <w:bottom w:val="none" w:sz="0" w:space="0" w:color="auto"/>
                                    <w:right w:val="none" w:sz="0" w:space="0" w:color="auto"/>
                                  </w:divBdr>
                                  <w:divsChild>
                                    <w:div w:id="226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723958">
      <w:bodyDiv w:val="1"/>
      <w:marLeft w:val="0"/>
      <w:marRight w:val="0"/>
      <w:marTop w:val="0"/>
      <w:marBottom w:val="0"/>
      <w:divBdr>
        <w:top w:val="none" w:sz="0" w:space="0" w:color="auto"/>
        <w:left w:val="none" w:sz="0" w:space="0" w:color="auto"/>
        <w:bottom w:val="none" w:sz="0" w:space="0" w:color="auto"/>
        <w:right w:val="none" w:sz="0" w:space="0" w:color="auto"/>
      </w:divBdr>
      <w:divsChild>
        <w:div w:id="974676166">
          <w:marLeft w:val="0"/>
          <w:marRight w:val="0"/>
          <w:marTop w:val="0"/>
          <w:marBottom w:val="0"/>
          <w:divBdr>
            <w:top w:val="none" w:sz="0" w:space="0" w:color="auto"/>
            <w:left w:val="none" w:sz="0" w:space="0" w:color="auto"/>
            <w:bottom w:val="none" w:sz="0" w:space="0" w:color="auto"/>
            <w:right w:val="none" w:sz="0" w:space="0" w:color="auto"/>
          </w:divBdr>
          <w:divsChild>
            <w:div w:id="1268350182">
              <w:marLeft w:val="0"/>
              <w:marRight w:val="0"/>
              <w:marTop w:val="0"/>
              <w:marBottom w:val="0"/>
              <w:divBdr>
                <w:top w:val="none" w:sz="0" w:space="0" w:color="auto"/>
                <w:left w:val="none" w:sz="0" w:space="0" w:color="auto"/>
                <w:bottom w:val="none" w:sz="0" w:space="0" w:color="auto"/>
                <w:right w:val="none" w:sz="0" w:space="0" w:color="auto"/>
              </w:divBdr>
              <w:divsChild>
                <w:div w:id="388649922">
                  <w:marLeft w:val="0"/>
                  <w:marRight w:val="0"/>
                  <w:marTop w:val="0"/>
                  <w:marBottom w:val="0"/>
                  <w:divBdr>
                    <w:top w:val="none" w:sz="0" w:space="0" w:color="auto"/>
                    <w:left w:val="none" w:sz="0" w:space="0" w:color="auto"/>
                    <w:bottom w:val="none" w:sz="0" w:space="0" w:color="auto"/>
                    <w:right w:val="none" w:sz="0" w:space="0" w:color="auto"/>
                  </w:divBdr>
                  <w:divsChild>
                    <w:div w:id="882524345">
                      <w:marLeft w:val="0"/>
                      <w:marRight w:val="0"/>
                      <w:marTop w:val="0"/>
                      <w:marBottom w:val="0"/>
                      <w:divBdr>
                        <w:top w:val="none" w:sz="0" w:space="0" w:color="auto"/>
                        <w:left w:val="none" w:sz="0" w:space="0" w:color="auto"/>
                        <w:bottom w:val="none" w:sz="0" w:space="0" w:color="auto"/>
                        <w:right w:val="none" w:sz="0" w:space="0" w:color="auto"/>
                      </w:divBdr>
                      <w:divsChild>
                        <w:div w:id="33624630">
                          <w:marLeft w:val="0"/>
                          <w:marRight w:val="0"/>
                          <w:marTop w:val="0"/>
                          <w:marBottom w:val="0"/>
                          <w:divBdr>
                            <w:top w:val="none" w:sz="0" w:space="0" w:color="auto"/>
                            <w:left w:val="none" w:sz="0" w:space="0" w:color="auto"/>
                            <w:bottom w:val="none" w:sz="0" w:space="0" w:color="auto"/>
                            <w:right w:val="none" w:sz="0" w:space="0" w:color="auto"/>
                          </w:divBdr>
                          <w:divsChild>
                            <w:div w:id="343827817">
                              <w:marLeft w:val="0"/>
                              <w:marRight w:val="0"/>
                              <w:marTop w:val="0"/>
                              <w:marBottom w:val="0"/>
                              <w:divBdr>
                                <w:top w:val="none" w:sz="0" w:space="0" w:color="auto"/>
                                <w:left w:val="none" w:sz="0" w:space="0" w:color="auto"/>
                                <w:bottom w:val="none" w:sz="0" w:space="0" w:color="auto"/>
                                <w:right w:val="none" w:sz="0" w:space="0" w:color="auto"/>
                              </w:divBdr>
                              <w:divsChild>
                                <w:div w:id="1267229884">
                                  <w:marLeft w:val="0"/>
                                  <w:marRight w:val="0"/>
                                  <w:marTop w:val="0"/>
                                  <w:marBottom w:val="0"/>
                                  <w:divBdr>
                                    <w:top w:val="none" w:sz="0" w:space="0" w:color="auto"/>
                                    <w:left w:val="none" w:sz="0" w:space="0" w:color="auto"/>
                                    <w:bottom w:val="none" w:sz="0" w:space="0" w:color="auto"/>
                                    <w:right w:val="none" w:sz="0" w:space="0" w:color="auto"/>
                                  </w:divBdr>
                                  <w:divsChild>
                                    <w:div w:id="18601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9228">
      <w:marLeft w:val="0"/>
      <w:marRight w:val="0"/>
      <w:marTop w:val="0"/>
      <w:marBottom w:val="0"/>
      <w:divBdr>
        <w:top w:val="none" w:sz="0" w:space="0" w:color="auto"/>
        <w:left w:val="none" w:sz="0" w:space="0" w:color="auto"/>
        <w:bottom w:val="none" w:sz="0" w:space="0" w:color="auto"/>
        <w:right w:val="none" w:sz="0" w:space="0" w:color="auto"/>
      </w:divBdr>
    </w:div>
    <w:div w:id="780413531">
      <w:marLeft w:val="640"/>
      <w:marRight w:val="0"/>
      <w:marTop w:val="0"/>
      <w:marBottom w:val="0"/>
      <w:divBdr>
        <w:top w:val="none" w:sz="0" w:space="0" w:color="auto"/>
        <w:left w:val="none" w:sz="0" w:space="0" w:color="auto"/>
        <w:bottom w:val="none" w:sz="0" w:space="0" w:color="auto"/>
        <w:right w:val="none" w:sz="0" w:space="0" w:color="auto"/>
      </w:divBdr>
    </w:div>
    <w:div w:id="780883594">
      <w:marLeft w:val="0"/>
      <w:marRight w:val="0"/>
      <w:marTop w:val="0"/>
      <w:marBottom w:val="0"/>
      <w:divBdr>
        <w:top w:val="none" w:sz="0" w:space="0" w:color="auto"/>
        <w:left w:val="none" w:sz="0" w:space="0" w:color="auto"/>
        <w:bottom w:val="none" w:sz="0" w:space="0" w:color="auto"/>
        <w:right w:val="none" w:sz="0" w:space="0" w:color="auto"/>
      </w:divBdr>
    </w:div>
    <w:div w:id="781657089">
      <w:marLeft w:val="640"/>
      <w:marRight w:val="0"/>
      <w:marTop w:val="0"/>
      <w:marBottom w:val="0"/>
      <w:divBdr>
        <w:top w:val="none" w:sz="0" w:space="0" w:color="auto"/>
        <w:left w:val="none" w:sz="0" w:space="0" w:color="auto"/>
        <w:bottom w:val="none" w:sz="0" w:space="0" w:color="auto"/>
        <w:right w:val="none" w:sz="0" w:space="0" w:color="auto"/>
      </w:divBdr>
    </w:div>
    <w:div w:id="781728483">
      <w:marLeft w:val="640"/>
      <w:marRight w:val="0"/>
      <w:marTop w:val="0"/>
      <w:marBottom w:val="0"/>
      <w:divBdr>
        <w:top w:val="none" w:sz="0" w:space="0" w:color="auto"/>
        <w:left w:val="none" w:sz="0" w:space="0" w:color="auto"/>
        <w:bottom w:val="none" w:sz="0" w:space="0" w:color="auto"/>
        <w:right w:val="none" w:sz="0" w:space="0" w:color="auto"/>
      </w:divBdr>
    </w:div>
    <w:div w:id="782069298">
      <w:marLeft w:val="0"/>
      <w:marRight w:val="0"/>
      <w:marTop w:val="0"/>
      <w:marBottom w:val="0"/>
      <w:divBdr>
        <w:top w:val="none" w:sz="0" w:space="0" w:color="auto"/>
        <w:left w:val="none" w:sz="0" w:space="0" w:color="auto"/>
        <w:bottom w:val="none" w:sz="0" w:space="0" w:color="auto"/>
        <w:right w:val="none" w:sz="0" w:space="0" w:color="auto"/>
      </w:divBdr>
    </w:div>
    <w:div w:id="783115641">
      <w:bodyDiv w:val="1"/>
      <w:marLeft w:val="0"/>
      <w:marRight w:val="0"/>
      <w:marTop w:val="0"/>
      <w:marBottom w:val="0"/>
      <w:divBdr>
        <w:top w:val="none" w:sz="0" w:space="0" w:color="auto"/>
        <w:left w:val="none" w:sz="0" w:space="0" w:color="auto"/>
        <w:bottom w:val="none" w:sz="0" w:space="0" w:color="auto"/>
        <w:right w:val="none" w:sz="0" w:space="0" w:color="auto"/>
      </w:divBdr>
    </w:div>
    <w:div w:id="783816540">
      <w:marLeft w:val="0"/>
      <w:marRight w:val="0"/>
      <w:marTop w:val="0"/>
      <w:marBottom w:val="0"/>
      <w:divBdr>
        <w:top w:val="none" w:sz="0" w:space="0" w:color="auto"/>
        <w:left w:val="none" w:sz="0" w:space="0" w:color="auto"/>
        <w:bottom w:val="none" w:sz="0" w:space="0" w:color="auto"/>
        <w:right w:val="none" w:sz="0" w:space="0" w:color="auto"/>
      </w:divBdr>
    </w:div>
    <w:div w:id="784076105">
      <w:bodyDiv w:val="1"/>
      <w:marLeft w:val="0"/>
      <w:marRight w:val="0"/>
      <w:marTop w:val="0"/>
      <w:marBottom w:val="0"/>
      <w:divBdr>
        <w:top w:val="none" w:sz="0" w:space="0" w:color="auto"/>
        <w:left w:val="none" w:sz="0" w:space="0" w:color="auto"/>
        <w:bottom w:val="none" w:sz="0" w:space="0" w:color="auto"/>
        <w:right w:val="none" w:sz="0" w:space="0" w:color="auto"/>
      </w:divBdr>
    </w:div>
    <w:div w:id="784428745">
      <w:marLeft w:val="0"/>
      <w:marRight w:val="0"/>
      <w:marTop w:val="0"/>
      <w:marBottom w:val="0"/>
      <w:divBdr>
        <w:top w:val="none" w:sz="0" w:space="0" w:color="auto"/>
        <w:left w:val="none" w:sz="0" w:space="0" w:color="auto"/>
        <w:bottom w:val="none" w:sz="0" w:space="0" w:color="auto"/>
        <w:right w:val="none" w:sz="0" w:space="0" w:color="auto"/>
      </w:divBdr>
    </w:div>
    <w:div w:id="785081133">
      <w:marLeft w:val="0"/>
      <w:marRight w:val="0"/>
      <w:marTop w:val="0"/>
      <w:marBottom w:val="0"/>
      <w:divBdr>
        <w:top w:val="none" w:sz="0" w:space="0" w:color="auto"/>
        <w:left w:val="none" w:sz="0" w:space="0" w:color="auto"/>
        <w:bottom w:val="none" w:sz="0" w:space="0" w:color="auto"/>
        <w:right w:val="none" w:sz="0" w:space="0" w:color="auto"/>
      </w:divBdr>
    </w:div>
    <w:div w:id="785583423">
      <w:marLeft w:val="640"/>
      <w:marRight w:val="0"/>
      <w:marTop w:val="0"/>
      <w:marBottom w:val="0"/>
      <w:divBdr>
        <w:top w:val="none" w:sz="0" w:space="0" w:color="auto"/>
        <w:left w:val="none" w:sz="0" w:space="0" w:color="auto"/>
        <w:bottom w:val="none" w:sz="0" w:space="0" w:color="auto"/>
        <w:right w:val="none" w:sz="0" w:space="0" w:color="auto"/>
      </w:divBdr>
    </w:div>
    <w:div w:id="785739832">
      <w:marLeft w:val="0"/>
      <w:marRight w:val="150"/>
      <w:marTop w:val="0"/>
      <w:marBottom w:val="0"/>
      <w:divBdr>
        <w:top w:val="none" w:sz="0" w:space="0" w:color="auto"/>
        <w:left w:val="none" w:sz="0" w:space="0" w:color="auto"/>
        <w:bottom w:val="none" w:sz="0" w:space="0" w:color="auto"/>
        <w:right w:val="none" w:sz="0" w:space="0" w:color="auto"/>
      </w:divBdr>
      <w:divsChild>
        <w:div w:id="1563784024">
          <w:marLeft w:val="0"/>
          <w:marRight w:val="150"/>
          <w:marTop w:val="0"/>
          <w:marBottom w:val="0"/>
          <w:divBdr>
            <w:top w:val="none" w:sz="0" w:space="0" w:color="auto"/>
            <w:left w:val="none" w:sz="0" w:space="0" w:color="auto"/>
            <w:bottom w:val="none" w:sz="0" w:space="0" w:color="auto"/>
            <w:right w:val="none" w:sz="0" w:space="0" w:color="auto"/>
          </w:divBdr>
        </w:div>
      </w:divsChild>
    </w:div>
    <w:div w:id="786970126">
      <w:marLeft w:val="0"/>
      <w:marRight w:val="0"/>
      <w:marTop w:val="0"/>
      <w:marBottom w:val="0"/>
      <w:divBdr>
        <w:top w:val="none" w:sz="0" w:space="0" w:color="auto"/>
        <w:left w:val="none" w:sz="0" w:space="0" w:color="auto"/>
        <w:bottom w:val="none" w:sz="0" w:space="0" w:color="auto"/>
        <w:right w:val="none" w:sz="0" w:space="0" w:color="auto"/>
      </w:divBdr>
    </w:div>
    <w:div w:id="790057381">
      <w:marLeft w:val="0"/>
      <w:marRight w:val="0"/>
      <w:marTop w:val="0"/>
      <w:marBottom w:val="0"/>
      <w:divBdr>
        <w:top w:val="none" w:sz="0" w:space="0" w:color="auto"/>
        <w:left w:val="none" w:sz="0" w:space="0" w:color="auto"/>
        <w:bottom w:val="none" w:sz="0" w:space="0" w:color="auto"/>
        <w:right w:val="none" w:sz="0" w:space="0" w:color="auto"/>
      </w:divBdr>
    </w:div>
    <w:div w:id="790592233">
      <w:marLeft w:val="0"/>
      <w:marRight w:val="0"/>
      <w:marTop w:val="0"/>
      <w:marBottom w:val="0"/>
      <w:divBdr>
        <w:top w:val="none" w:sz="0" w:space="0" w:color="auto"/>
        <w:left w:val="none" w:sz="0" w:space="0" w:color="auto"/>
        <w:bottom w:val="none" w:sz="0" w:space="0" w:color="auto"/>
        <w:right w:val="none" w:sz="0" w:space="0" w:color="auto"/>
      </w:divBdr>
    </w:div>
    <w:div w:id="793714767">
      <w:marLeft w:val="0"/>
      <w:marRight w:val="0"/>
      <w:marTop w:val="0"/>
      <w:marBottom w:val="0"/>
      <w:divBdr>
        <w:top w:val="none" w:sz="0" w:space="0" w:color="auto"/>
        <w:left w:val="none" w:sz="0" w:space="0" w:color="auto"/>
        <w:bottom w:val="none" w:sz="0" w:space="0" w:color="auto"/>
        <w:right w:val="none" w:sz="0" w:space="0" w:color="auto"/>
      </w:divBdr>
    </w:div>
    <w:div w:id="795102421">
      <w:marLeft w:val="0"/>
      <w:marRight w:val="0"/>
      <w:marTop w:val="0"/>
      <w:marBottom w:val="0"/>
      <w:divBdr>
        <w:top w:val="none" w:sz="0" w:space="0" w:color="auto"/>
        <w:left w:val="none" w:sz="0" w:space="0" w:color="auto"/>
        <w:bottom w:val="none" w:sz="0" w:space="0" w:color="auto"/>
        <w:right w:val="none" w:sz="0" w:space="0" w:color="auto"/>
      </w:divBdr>
    </w:div>
    <w:div w:id="796483784">
      <w:marLeft w:val="0"/>
      <w:marRight w:val="0"/>
      <w:marTop w:val="0"/>
      <w:marBottom w:val="0"/>
      <w:divBdr>
        <w:top w:val="none" w:sz="0" w:space="0" w:color="auto"/>
        <w:left w:val="none" w:sz="0" w:space="0" w:color="auto"/>
        <w:bottom w:val="none" w:sz="0" w:space="0" w:color="auto"/>
        <w:right w:val="none" w:sz="0" w:space="0" w:color="auto"/>
      </w:divBdr>
    </w:div>
    <w:div w:id="796874459">
      <w:marLeft w:val="640"/>
      <w:marRight w:val="0"/>
      <w:marTop w:val="0"/>
      <w:marBottom w:val="0"/>
      <w:divBdr>
        <w:top w:val="none" w:sz="0" w:space="0" w:color="auto"/>
        <w:left w:val="none" w:sz="0" w:space="0" w:color="auto"/>
        <w:bottom w:val="none" w:sz="0" w:space="0" w:color="auto"/>
        <w:right w:val="none" w:sz="0" w:space="0" w:color="auto"/>
      </w:divBdr>
    </w:div>
    <w:div w:id="797794628">
      <w:marLeft w:val="640"/>
      <w:marRight w:val="0"/>
      <w:marTop w:val="0"/>
      <w:marBottom w:val="0"/>
      <w:divBdr>
        <w:top w:val="none" w:sz="0" w:space="0" w:color="auto"/>
        <w:left w:val="none" w:sz="0" w:space="0" w:color="auto"/>
        <w:bottom w:val="none" w:sz="0" w:space="0" w:color="auto"/>
        <w:right w:val="none" w:sz="0" w:space="0" w:color="auto"/>
      </w:divBdr>
    </w:div>
    <w:div w:id="798255858">
      <w:marLeft w:val="0"/>
      <w:marRight w:val="0"/>
      <w:marTop w:val="0"/>
      <w:marBottom w:val="0"/>
      <w:divBdr>
        <w:top w:val="none" w:sz="0" w:space="0" w:color="auto"/>
        <w:left w:val="none" w:sz="0" w:space="0" w:color="auto"/>
        <w:bottom w:val="none" w:sz="0" w:space="0" w:color="auto"/>
        <w:right w:val="none" w:sz="0" w:space="0" w:color="auto"/>
      </w:divBdr>
    </w:div>
    <w:div w:id="798497646">
      <w:marLeft w:val="640"/>
      <w:marRight w:val="0"/>
      <w:marTop w:val="0"/>
      <w:marBottom w:val="0"/>
      <w:divBdr>
        <w:top w:val="none" w:sz="0" w:space="0" w:color="auto"/>
        <w:left w:val="none" w:sz="0" w:space="0" w:color="auto"/>
        <w:bottom w:val="none" w:sz="0" w:space="0" w:color="auto"/>
        <w:right w:val="none" w:sz="0" w:space="0" w:color="auto"/>
      </w:divBdr>
    </w:div>
    <w:div w:id="799153250">
      <w:marLeft w:val="0"/>
      <w:marRight w:val="0"/>
      <w:marTop w:val="0"/>
      <w:marBottom w:val="0"/>
      <w:divBdr>
        <w:top w:val="none" w:sz="0" w:space="0" w:color="auto"/>
        <w:left w:val="none" w:sz="0" w:space="0" w:color="auto"/>
        <w:bottom w:val="none" w:sz="0" w:space="0" w:color="auto"/>
        <w:right w:val="none" w:sz="0" w:space="0" w:color="auto"/>
      </w:divBdr>
    </w:div>
    <w:div w:id="800196442">
      <w:bodyDiv w:val="1"/>
      <w:marLeft w:val="0"/>
      <w:marRight w:val="0"/>
      <w:marTop w:val="0"/>
      <w:marBottom w:val="0"/>
      <w:divBdr>
        <w:top w:val="none" w:sz="0" w:space="0" w:color="auto"/>
        <w:left w:val="none" w:sz="0" w:space="0" w:color="auto"/>
        <w:bottom w:val="none" w:sz="0" w:space="0" w:color="auto"/>
        <w:right w:val="none" w:sz="0" w:space="0" w:color="auto"/>
      </w:divBdr>
    </w:div>
    <w:div w:id="800347609">
      <w:marLeft w:val="0"/>
      <w:marRight w:val="0"/>
      <w:marTop w:val="0"/>
      <w:marBottom w:val="0"/>
      <w:divBdr>
        <w:top w:val="none" w:sz="0" w:space="0" w:color="auto"/>
        <w:left w:val="none" w:sz="0" w:space="0" w:color="auto"/>
        <w:bottom w:val="none" w:sz="0" w:space="0" w:color="auto"/>
        <w:right w:val="none" w:sz="0" w:space="0" w:color="auto"/>
      </w:divBdr>
    </w:div>
    <w:div w:id="800461623">
      <w:marLeft w:val="0"/>
      <w:marRight w:val="0"/>
      <w:marTop w:val="0"/>
      <w:marBottom w:val="0"/>
      <w:divBdr>
        <w:top w:val="none" w:sz="0" w:space="0" w:color="auto"/>
        <w:left w:val="none" w:sz="0" w:space="0" w:color="auto"/>
        <w:bottom w:val="none" w:sz="0" w:space="0" w:color="auto"/>
        <w:right w:val="none" w:sz="0" w:space="0" w:color="auto"/>
      </w:divBdr>
    </w:div>
    <w:div w:id="802189071">
      <w:bodyDiv w:val="1"/>
      <w:marLeft w:val="0"/>
      <w:marRight w:val="0"/>
      <w:marTop w:val="0"/>
      <w:marBottom w:val="0"/>
      <w:divBdr>
        <w:top w:val="none" w:sz="0" w:space="0" w:color="auto"/>
        <w:left w:val="none" w:sz="0" w:space="0" w:color="auto"/>
        <w:bottom w:val="none" w:sz="0" w:space="0" w:color="auto"/>
        <w:right w:val="none" w:sz="0" w:space="0" w:color="auto"/>
      </w:divBdr>
    </w:div>
    <w:div w:id="803043455">
      <w:marLeft w:val="0"/>
      <w:marRight w:val="0"/>
      <w:marTop w:val="0"/>
      <w:marBottom w:val="0"/>
      <w:divBdr>
        <w:top w:val="none" w:sz="0" w:space="0" w:color="auto"/>
        <w:left w:val="none" w:sz="0" w:space="0" w:color="auto"/>
        <w:bottom w:val="none" w:sz="0" w:space="0" w:color="auto"/>
        <w:right w:val="none" w:sz="0" w:space="0" w:color="auto"/>
      </w:divBdr>
    </w:div>
    <w:div w:id="804852791">
      <w:marLeft w:val="640"/>
      <w:marRight w:val="0"/>
      <w:marTop w:val="0"/>
      <w:marBottom w:val="0"/>
      <w:divBdr>
        <w:top w:val="none" w:sz="0" w:space="0" w:color="auto"/>
        <w:left w:val="none" w:sz="0" w:space="0" w:color="auto"/>
        <w:bottom w:val="none" w:sz="0" w:space="0" w:color="auto"/>
        <w:right w:val="none" w:sz="0" w:space="0" w:color="auto"/>
      </w:divBdr>
    </w:div>
    <w:div w:id="805201274">
      <w:marLeft w:val="640"/>
      <w:marRight w:val="0"/>
      <w:marTop w:val="0"/>
      <w:marBottom w:val="0"/>
      <w:divBdr>
        <w:top w:val="none" w:sz="0" w:space="0" w:color="auto"/>
        <w:left w:val="none" w:sz="0" w:space="0" w:color="auto"/>
        <w:bottom w:val="none" w:sz="0" w:space="0" w:color="auto"/>
        <w:right w:val="none" w:sz="0" w:space="0" w:color="auto"/>
      </w:divBdr>
    </w:div>
    <w:div w:id="805512063">
      <w:marLeft w:val="640"/>
      <w:marRight w:val="0"/>
      <w:marTop w:val="0"/>
      <w:marBottom w:val="0"/>
      <w:divBdr>
        <w:top w:val="none" w:sz="0" w:space="0" w:color="auto"/>
        <w:left w:val="none" w:sz="0" w:space="0" w:color="auto"/>
        <w:bottom w:val="none" w:sz="0" w:space="0" w:color="auto"/>
        <w:right w:val="none" w:sz="0" w:space="0" w:color="auto"/>
      </w:divBdr>
    </w:div>
    <w:div w:id="806892866">
      <w:marLeft w:val="0"/>
      <w:marRight w:val="0"/>
      <w:marTop w:val="0"/>
      <w:marBottom w:val="0"/>
      <w:divBdr>
        <w:top w:val="none" w:sz="0" w:space="0" w:color="auto"/>
        <w:left w:val="none" w:sz="0" w:space="0" w:color="auto"/>
        <w:bottom w:val="none" w:sz="0" w:space="0" w:color="auto"/>
        <w:right w:val="none" w:sz="0" w:space="0" w:color="auto"/>
      </w:divBdr>
    </w:div>
    <w:div w:id="807361202">
      <w:marLeft w:val="0"/>
      <w:marRight w:val="0"/>
      <w:marTop w:val="0"/>
      <w:marBottom w:val="0"/>
      <w:divBdr>
        <w:top w:val="none" w:sz="0" w:space="0" w:color="auto"/>
        <w:left w:val="none" w:sz="0" w:space="0" w:color="auto"/>
        <w:bottom w:val="none" w:sz="0" w:space="0" w:color="auto"/>
        <w:right w:val="none" w:sz="0" w:space="0" w:color="auto"/>
      </w:divBdr>
    </w:div>
    <w:div w:id="808131858">
      <w:marLeft w:val="640"/>
      <w:marRight w:val="0"/>
      <w:marTop w:val="0"/>
      <w:marBottom w:val="0"/>
      <w:divBdr>
        <w:top w:val="none" w:sz="0" w:space="0" w:color="auto"/>
        <w:left w:val="none" w:sz="0" w:space="0" w:color="auto"/>
        <w:bottom w:val="none" w:sz="0" w:space="0" w:color="auto"/>
        <w:right w:val="none" w:sz="0" w:space="0" w:color="auto"/>
      </w:divBdr>
    </w:div>
    <w:div w:id="808550017">
      <w:marLeft w:val="640"/>
      <w:marRight w:val="0"/>
      <w:marTop w:val="0"/>
      <w:marBottom w:val="0"/>
      <w:divBdr>
        <w:top w:val="none" w:sz="0" w:space="0" w:color="auto"/>
        <w:left w:val="none" w:sz="0" w:space="0" w:color="auto"/>
        <w:bottom w:val="none" w:sz="0" w:space="0" w:color="auto"/>
        <w:right w:val="none" w:sz="0" w:space="0" w:color="auto"/>
      </w:divBdr>
    </w:div>
    <w:div w:id="810050862">
      <w:marLeft w:val="0"/>
      <w:marRight w:val="0"/>
      <w:marTop w:val="0"/>
      <w:marBottom w:val="0"/>
      <w:divBdr>
        <w:top w:val="none" w:sz="0" w:space="0" w:color="auto"/>
        <w:left w:val="none" w:sz="0" w:space="0" w:color="auto"/>
        <w:bottom w:val="none" w:sz="0" w:space="0" w:color="auto"/>
        <w:right w:val="none" w:sz="0" w:space="0" w:color="auto"/>
      </w:divBdr>
    </w:div>
    <w:div w:id="810757435">
      <w:marLeft w:val="0"/>
      <w:marRight w:val="0"/>
      <w:marTop w:val="0"/>
      <w:marBottom w:val="0"/>
      <w:divBdr>
        <w:top w:val="none" w:sz="0" w:space="0" w:color="auto"/>
        <w:left w:val="none" w:sz="0" w:space="0" w:color="auto"/>
        <w:bottom w:val="none" w:sz="0" w:space="0" w:color="auto"/>
        <w:right w:val="none" w:sz="0" w:space="0" w:color="auto"/>
      </w:divBdr>
    </w:div>
    <w:div w:id="813105330">
      <w:marLeft w:val="0"/>
      <w:marRight w:val="0"/>
      <w:marTop w:val="0"/>
      <w:marBottom w:val="0"/>
      <w:divBdr>
        <w:top w:val="none" w:sz="0" w:space="0" w:color="auto"/>
        <w:left w:val="none" w:sz="0" w:space="0" w:color="auto"/>
        <w:bottom w:val="none" w:sz="0" w:space="0" w:color="auto"/>
        <w:right w:val="none" w:sz="0" w:space="0" w:color="auto"/>
      </w:divBdr>
    </w:div>
    <w:div w:id="813259592">
      <w:marLeft w:val="0"/>
      <w:marRight w:val="0"/>
      <w:marTop w:val="0"/>
      <w:marBottom w:val="0"/>
      <w:divBdr>
        <w:top w:val="none" w:sz="0" w:space="0" w:color="auto"/>
        <w:left w:val="none" w:sz="0" w:space="0" w:color="auto"/>
        <w:bottom w:val="none" w:sz="0" w:space="0" w:color="auto"/>
        <w:right w:val="none" w:sz="0" w:space="0" w:color="auto"/>
      </w:divBdr>
    </w:div>
    <w:div w:id="813523558">
      <w:marLeft w:val="640"/>
      <w:marRight w:val="0"/>
      <w:marTop w:val="0"/>
      <w:marBottom w:val="0"/>
      <w:divBdr>
        <w:top w:val="none" w:sz="0" w:space="0" w:color="auto"/>
        <w:left w:val="none" w:sz="0" w:space="0" w:color="auto"/>
        <w:bottom w:val="none" w:sz="0" w:space="0" w:color="auto"/>
        <w:right w:val="none" w:sz="0" w:space="0" w:color="auto"/>
      </w:divBdr>
    </w:div>
    <w:div w:id="813719640">
      <w:bodyDiv w:val="1"/>
      <w:marLeft w:val="0"/>
      <w:marRight w:val="0"/>
      <w:marTop w:val="0"/>
      <w:marBottom w:val="0"/>
      <w:divBdr>
        <w:top w:val="none" w:sz="0" w:space="0" w:color="auto"/>
        <w:left w:val="none" w:sz="0" w:space="0" w:color="auto"/>
        <w:bottom w:val="none" w:sz="0" w:space="0" w:color="auto"/>
        <w:right w:val="none" w:sz="0" w:space="0" w:color="auto"/>
      </w:divBdr>
    </w:div>
    <w:div w:id="814492464">
      <w:marLeft w:val="0"/>
      <w:marRight w:val="0"/>
      <w:marTop w:val="0"/>
      <w:marBottom w:val="0"/>
      <w:divBdr>
        <w:top w:val="none" w:sz="0" w:space="0" w:color="auto"/>
        <w:left w:val="none" w:sz="0" w:space="0" w:color="auto"/>
        <w:bottom w:val="none" w:sz="0" w:space="0" w:color="auto"/>
        <w:right w:val="none" w:sz="0" w:space="0" w:color="auto"/>
      </w:divBdr>
    </w:div>
    <w:div w:id="814641989">
      <w:marLeft w:val="0"/>
      <w:marRight w:val="0"/>
      <w:marTop w:val="0"/>
      <w:marBottom w:val="0"/>
      <w:divBdr>
        <w:top w:val="none" w:sz="0" w:space="0" w:color="auto"/>
        <w:left w:val="none" w:sz="0" w:space="0" w:color="auto"/>
        <w:bottom w:val="none" w:sz="0" w:space="0" w:color="auto"/>
        <w:right w:val="none" w:sz="0" w:space="0" w:color="auto"/>
      </w:divBdr>
    </w:div>
    <w:div w:id="815298501">
      <w:bodyDiv w:val="1"/>
      <w:marLeft w:val="0"/>
      <w:marRight w:val="0"/>
      <w:marTop w:val="0"/>
      <w:marBottom w:val="0"/>
      <w:divBdr>
        <w:top w:val="none" w:sz="0" w:space="0" w:color="auto"/>
        <w:left w:val="none" w:sz="0" w:space="0" w:color="auto"/>
        <w:bottom w:val="none" w:sz="0" w:space="0" w:color="auto"/>
        <w:right w:val="none" w:sz="0" w:space="0" w:color="auto"/>
      </w:divBdr>
      <w:divsChild>
        <w:div w:id="512451769">
          <w:marLeft w:val="640"/>
          <w:marRight w:val="0"/>
          <w:marTop w:val="0"/>
          <w:marBottom w:val="0"/>
          <w:divBdr>
            <w:top w:val="none" w:sz="0" w:space="0" w:color="auto"/>
            <w:left w:val="none" w:sz="0" w:space="0" w:color="auto"/>
            <w:bottom w:val="none" w:sz="0" w:space="0" w:color="auto"/>
            <w:right w:val="none" w:sz="0" w:space="0" w:color="auto"/>
          </w:divBdr>
        </w:div>
      </w:divsChild>
    </w:div>
    <w:div w:id="815414407">
      <w:marLeft w:val="0"/>
      <w:marRight w:val="0"/>
      <w:marTop w:val="0"/>
      <w:marBottom w:val="0"/>
      <w:divBdr>
        <w:top w:val="none" w:sz="0" w:space="0" w:color="auto"/>
        <w:left w:val="none" w:sz="0" w:space="0" w:color="auto"/>
        <w:bottom w:val="none" w:sz="0" w:space="0" w:color="auto"/>
        <w:right w:val="none" w:sz="0" w:space="0" w:color="auto"/>
      </w:divBdr>
    </w:div>
    <w:div w:id="815536494">
      <w:marLeft w:val="0"/>
      <w:marRight w:val="0"/>
      <w:marTop w:val="0"/>
      <w:marBottom w:val="0"/>
      <w:divBdr>
        <w:top w:val="none" w:sz="0" w:space="0" w:color="auto"/>
        <w:left w:val="none" w:sz="0" w:space="0" w:color="auto"/>
        <w:bottom w:val="none" w:sz="0" w:space="0" w:color="auto"/>
        <w:right w:val="none" w:sz="0" w:space="0" w:color="auto"/>
      </w:divBdr>
    </w:div>
    <w:div w:id="816067762">
      <w:marLeft w:val="640"/>
      <w:marRight w:val="0"/>
      <w:marTop w:val="0"/>
      <w:marBottom w:val="0"/>
      <w:divBdr>
        <w:top w:val="none" w:sz="0" w:space="0" w:color="auto"/>
        <w:left w:val="none" w:sz="0" w:space="0" w:color="auto"/>
        <w:bottom w:val="none" w:sz="0" w:space="0" w:color="auto"/>
        <w:right w:val="none" w:sz="0" w:space="0" w:color="auto"/>
      </w:divBdr>
    </w:div>
    <w:div w:id="816263991">
      <w:marLeft w:val="0"/>
      <w:marRight w:val="0"/>
      <w:marTop w:val="0"/>
      <w:marBottom w:val="0"/>
      <w:divBdr>
        <w:top w:val="none" w:sz="0" w:space="0" w:color="auto"/>
        <w:left w:val="none" w:sz="0" w:space="0" w:color="auto"/>
        <w:bottom w:val="none" w:sz="0" w:space="0" w:color="auto"/>
        <w:right w:val="none" w:sz="0" w:space="0" w:color="auto"/>
      </w:divBdr>
    </w:div>
    <w:div w:id="816385778">
      <w:marLeft w:val="0"/>
      <w:marRight w:val="0"/>
      <w:marTop w:val="0"/>
      <w:marBottom w:val="0"/>
      <w:divBdr>
        <w:top w:val="none" w:sz="0" w:space="0" w:color="auto"/>
        <w:left w:val="none" w:sz="0" w:space="0" w:color="auto"/>
        <w:bottom w:val="none" w:sz="0" w:space="0" w:color="auto"/>
        <w:right w:val="none" w:sz="0" w:space="0" w:color="auto"/>
      </w:divBdr>
    </w:div>
    <w:div w:id="817183577">
      <w:marLeft w:val="0"/>
      <w:marRight w:val="150"/>
      <w:marTop w:val="0"/>
      <w:marBottom w:val="0"/>
      <w:divBdr>
        <w:top w:val="none" w:sz="0" w:space="0" w:color="auto"/>
        <w:left w:val="none" w:sz="0" w:space="0" w:color="auto"/>
        <w:bottom w:val="none" w:sz="0" w:space="0" w:color="auto"/>
        <w:right w:val="none" w:sz="0" w:space="0" w:color="auto"/>
      </w:divBdr>
      <w:divsChild>
        <w:div w:id="843934425">
          <w:marLeft w:val="0"/>
          <w:marRight w:val="150"/>
          <w:marTop w:val="0"/>
          <w:marBottom w:val="0"/>
          <w:divBdr>
            <w:top w:val="none" w:sz="0" w:space="0" w:color="auto"/>
            <w:left w:val="none" w:sz="0" w:space="0" w:color="auto"/>
            <w:bottom w:val="none" w:sz="0" w:space="0" w:color="auto"/>
            <w:right w:val="none" w:sz="0" w:space="0" w:color="auto"/>
          </w:divBdr>
        </w:div>
      </w:divsChild>
    </w:div>
    <w:div w:id="818034714">
      <w:marLeft w:val="640"/>
      <w:marRight w:val="0"/>
      <w:marTop w:val="0"/>
      <w:marBottom w:val="0"/>
      <w:divBdr>
        <w:top w:val="none" w:sz="0" w:space="0" w:color="auto"/>
        <w:left w:val="none" w:sz="0" w:space="0" w:color="auto"/>
        <w:bottom w:val="none" w:sz="0" w:space="0" w:color="auto"/>
        <w:right w:val="none" w:sz="0" w:space="0" w:color="auto"/>
      </w:divBdr>
    </w:div>
    <w:div w:id="818379278">
      <w:marLeft w:val="640"/>
      <w:marRight w:val="0"/>
      <w:marTop w:val="0"/>
      <w:marBottom w:val="0"/>
      <w:divBdr>
        <w:top w:val="none" w:sz="0" w:space="0" w:color="auto"/>
        <w:left w:val="none" w:sz="0" w:space="0" w:color="auto"/>
        <w:bottom w:val="none" w:sz="0" w:space="0" w:color="auto"/>
        <w:right w:val="none" w:sz="0" w:space="0" w:color="auto"/>
      </w:divBdr>
    </w:div>
    <w:div w:id="820852602">
      <w:marLeft w:val="0"/>
      <w:marRight w:val="0"/>
      <w:marTop w:val="0"/>
      <w:marBottom w:val="0"/>
      <w:divBdr>
        <w:top w:val="none" w:sz="0" w:space="0" w:color="auto"/>
        <w:left w:val="none" w:sz="0" w:space="0" w:color="auto"/>
        <w:bottom w:val="none" w:sz="0" w:space="0" w:color="auto"/>
        <w:right w:val="none" w:sz="0" w:space="0" w:color="auto"/>
      </w:divBdr>
    </w:div>
    <w:div w:id="821048082">
      <w:marLeft w:val="0"/>
      <w:marRight w:val="0"/>
      <w:marTop w:val="0"/>
      <w:marBottom w:val="0"/>
      <w:divBdr>
        <w:top w:val="none" w:sz="0" w:space="0" w:color="auto"/>
        <w:left w:val="none" w:sz="0" w:space="0" w:color="auto"/>
        <w:bottom w:val="none" w:sz="0" w:space="0" w:color="auto"/>
        <w:right w:val="none" w:sz="0" w:space="0" w:color="auto"/>
      </w:divBdr>
    </w:div>
    <w:div w:id="821963650">
      <w:marLeft w:val="0"/>
      <w:marRight w:val="0"/>
      <w:marTop w:val="0"/>
      <w:marBottom w:val="0"/>
      <w:divBdr>
        <w:top w:val="none" w:sz="0" w:space="0" w:color="auto"/>
        <w:left w:val="none" w:sz="0" w:space="0" w:color="auto"/>
        <w:bottom w:val="none" w:sz="0" w:space="0" w:color="auto"/>
        <w:right w:val="none" w:sz="0" w:space="0" w:color="auto"/>
      </w:divBdr>
    </w:div>
    <w:div w:id="822312803">
      <w:marLeft w:val="0"/>
      <w:marRight w:val="0"/>
      <w:marTop w:val="0"/>
      <w:marBottom w:val="0"/>
      <w:divBdr>
        <w:top w:val="none" w:sz="0" w:space="0" w:color="auto"/>
        <w:left w:val="none" w:sz="0" w:space="0" w:color="auto"/>
        <w:bottom w:val="none" w:sz="0" w:space="0" w:color="auto"/>
        <w:right w:val="none" w:sz="0" w:space="0" w:color="auto"/>
      </w:divBdr>
    </w:div>
    <w:div w:id="822350415">
      <w:marLeft w:val="0"/>
      <w:marRight w:val="0"/>
      <w:marTop w:val="0"/>
      <w:marBottom w:val="0"/>
      <w:divBdr>
        <w:top w:val="none" w:sz="0" w:space="0" w:color="auto"/>
        <w:left w:val="none" w:sz="0" w:space="0" w:color="auto"/>
        <w:bottom w:val="none" w:sz="0" w:space="0" w:color="auto"/>
        <w:right w:val="none" w:sz="0" w:space="0" w:color="auto"/>
      </w:divBdr>
    </w:div>
    <w:div w:id="822814109">
      <w:marLeft w:val="640"/>
      <w:marRight w:val="0"/>
      <w:marTop w:val="0"/>
      <w:marBottom w:val="0"/>
      <w:divBdr>
        <w:top w:val="none" w:sz="0" w:space="0" w:color="auto"/>
        <w:left w:val="none" w:sz="0" w:space="0" w:color="auto"/>
        <w:bottom w:val="none" w:sz="0" w:space="0" w:color="auto"/>
        <w:right w:val="none" w:sz="0" w:space="0" w:color="auto"/>
      </w:divBdr>
    </w:div>
    <w:div w:id="822890949">
      <w:marLeft w:val="0"/>
      <w:marRight w:val="0"/>
      <w:marTop w:val="0"/>
      <w:marBottom w:val="0"/>
      <w:divBdr>
        <w:top w:val="none" w:sz="0" w:space="0" w:color="auto"/>
        <w:left w:val="none" w:sz="0" w:space="0" w:color="auto"/>
        <w:bottom w:val="none" w:sz="0" w:space="0" w:color="auto"/>
        <w:right w:val="none" w:sz="0" w:space="0" w:color="auto"/>
      </w:divBdr>
    </w:div>
    <w:div w:id="824012415">
      <w:marLeft w:val="640"/>
      <w:marRight w:val="0"/>
      <w:marTop w:val="0"/>
      <w:marBottom w:val="0"/>
      <w:divBdr>
        <w:top w:val="none" w:sz="0" w:space="0" w:color="auto"/>
        <w:left w:val="none" w:sz="0" w:space="0" w:color="auto"/>
        <w:bottom w:val="none" w:sz="0" w:space="0" w:color="auto"/>
        <w:right w:val="none" w:sz="0" w:space="0" w:color="auto"/>
      </w:divBdr>
    </w:div>
    <w:div w:id="824708367">
      <w:bodyDiv w:val="1"/>
      <w:marLeft w:val="0"/>
      <w:marRight w:val="0"/>
      <w:marTop w:val="0"/>
      <w:marBottom w:val="0"/>
      <w:divBdr>
        <w:top w:val="none" w:sz="0" w:space="0" w:color="auto"/>
        <w:left w:val="none" w:sz="0" w:space="0" w:color="auto"/>
        <w:bottom w:val="none" w:sz="0" w:space="0" w:color="auto"/>
        <w:right w:val="none" w:sz="0" w:space="0" w:color="auto"/>
      </w:divBdr>
    </w:div>
    <w:div w:id="824861485">
      <w:marLeft w:val="0"/>
      <w:marRight w:val="15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 w:id="825631654">
      <w:marLeft w:val="0"/>
      <w:marRight w:val="0"/>
      <w:marTop w:val="0"/>
      <w:marBottom w:val="0"/>
      <w:divBdr>
        <w:top w:val="none" w:sz="0" w:space="0" w:color="auto"/>
        <w:left w:val="none" w:sz="0" w:space="0" w:color="auto"/>
        <w:bottom w:val="none" w:sz="0" w:space="0" w:color="auto"/>
        <w:right w:val="none" w:sz="0" w:space="0" w:color="auto"/>
      </w:divBdr>
    </w:div>
    <w:div w:id="826289341">
      <w:marLeft w:val="640"/>
      <w:marRight w:val="0"/>
      <w:marTop w:val="0"/>
      <w:marBottom w:val="0"/>
      <w:divBdr>
        <w:top w:val="none" w:sz="0" w:space="0" w:color="auto"/>
        <w:left w:val="none" w:sz="0" w:space="0" w:color="auto"/>
        <w:bottom w:val="none" w:sz="0" w:space="0" w:color="auto"/>
        <w:right w:val="none" w:sz="0" w:space="0" w:color="auto"/>
      </w:divBdr>
    </w:div>
    <w:div w:id="826362859">
      <w:marLeft w:val="0"/>
      <w:marRight w:val="0"/>
      <w:marTop w:val="0"/>
      <w:marBottom w:val="0"/>
      <w:divBdr>
        <w:top w:val="none" w:sz="0" w:space="0" w:color="auto"/>
        <w:left w:val="none" w:sz="0" w:space="0" w:color="auto"/>
        <w:bottom w:val="none" w:sz="0" w:space="0" w:color="auto"/>
        <w:right w:val="none" w:sz="0" w:space="0" w:color="auto"/>
      </w:divBdr>
    </w:div>
    <w:div w:id="826363878">
      <w:marLeft w:val="0"/>
      <w:marRight w:val="0"/>
      <w:marTop w:val="0"/>
      <w:marBottom w:val="0"/>
      <w:divBdr>
        <w:top w:val="none" w:sz="0" w:space="0" w:color="auto"/>
        <w:left w:val="none" w:sz="0" w:space="0" w:color="auto"/>
        <w:bottom w:val="none" w:sz="0" w:space="0" w:color="auto"/>
        <w:right w:val="none" w:sz="0" w:space="0" w:color="auto"/>
      </w:divBdr>
    </w:div>
    <w:div w:id="827287730">
      <w:marLeft w:val="0"/>
      <w:marRight w:val="0"/>
      <w:marTop w:val="0"/>
      <w:marBottom w:val="0"/>
      <w:divBdr>
        <w:top w:val="none" w:sz="0" w:space="0" w:color="auto"/>
        <w:left w:val="none" w:sz="0" w:space="0" w:color="auto"/>
        <w:bottom w:val="none" w:sz="0" w:space="0" w:color="auto"/>
        <w:right w:val="none" w:sz="0" w:space="0" w:color="auto"/>
      </w:divBdr>
    </w:div>
    <w:div w:id="827330094">
      <w:marLeft w:val="0"/>
      <w:marRight w:val="0"/>
      <w:marTop w:val="0"/>
      <w:marBottom w:val="0"/>
      <w:divBdr>
        <w:top w:val="none" w:sz="0" w:space="0" w:color="auto"/>
        <w:left w:val="none" w:sz="0" w:space="0" w:color="auto"/>
        <w:bottom w:val="none" w:sz="0" w:space="0" w:color="auto"/>
        <w:right w:val="none" w:sz="0" w:space="0" w:color="auto"/>
      </w:divBdr>
    </w:div>
    <w:div w:id="827673174">
      <w:marLeft w:val="0"/>
      <w:marRight w:val="0"/>
      <w:marTop w:val="0"/>
      <w:marBottom w:val="0"/>
      <w:divBdr>
        <w:top w:val="none" w:sz="0" w:space="0" w:color="auto"/>
        <w:left w:val="none" w:sz="0" w:space="0" w:color="auto"/>
        <w:bottom w:val="none" w:sz="0" w:space="0" w:color="auto"/>
        <w:right w:val="none" w:sz="0" w:space="0" w:color="auto"/>
      </w:divBdr>
    </w:div>
    <w:div w:id="830828822">
      <w:marLeft w:val="0"/>
      <w:marRight w:val="0"/>
      <w:marTop w:val="0"/>
      <w:marBottom w:val="0"/>
      <w:divBdr>
        <w:top w:val="none" w:sz="0" w:space="0" w:color="auto"/>
        <w:left w:val="none" w:sz="0" w:space="0" w:color="auto"/>
        <w:bottom w:val="none" w:sz="0" w:space="0" w:color="auto"/>
        <w:right w:val="none" w:sz="0" w:space="0" w:color="auto"/>
      </w:divBdr>
    </w:div>
    <w:div w:id="832136610">
      <w:bodyDiv w:val="1"/>
      <w:marLeft w:val="0"/>
      <w:marRight w:val="0"/>
      <w:marTop w:val="0"/>
      <w:marBottom w:val="0"/>
      <w:divBdr>
        <w:top w:val="none" w:sz="0" w:space="0" w:color="auto"/>
        <w:left w:val="none" w:sz="0" w:space="0" w:color="auto"/>
        <w:bottom w:val="none" w:sz="0" w:space="0" w:color="auto"/>
        <w:right w:val="none" w:sz="0" w:space="0" w:color="auto"/>
      </w:divBdr>
      <w:divsChild>
        <w:div w:id="1840348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953955">
      <w:marLeft w:val="0"/>
      <w:marRight w:val="0"/>
      <w:marTop w:val="0"/>
      <w:marBottom w:val="0"/>
      <w:divBdr>
        <w:top w:val="none" w:sz="0" w:space="0" w:color="auto"/>
        <w:left w:val="none" w:sz="0" w:space="0" w:color="auto"/>
        <w:bottom w:val="none" w:sz="0" w:space="0" w:color="auto"/>
        <w:right w:val="none" w:sz="0" w:space="0" w:color="auto"/>
      </w:divBdr>
    </w:div>
    <w:div w:id="834959193">
      <w:marLeft w:val="0"/>
      <w:marRight w:val="0"/>
      <w:marTop w:val="0"/>
      <w:marBottom w:val="0"/>
      <w:divBdr>
        <w:top w:val="none" w:sz="0" w:space="0" w:color="auto"/>
        <w:left w:val="none" w:sz="0" w:space="0" w:color="auto"/>
        <w:bottom w:val="none" w:sz="0" w:space="0" w:color="auto"/>
        <w:right w:val="none" w:sz="0" w:space="0" w:color="auto"/>
      </w:divBdr>
    </w:div>
    <w:div w:id="835340317">
      <w:marLeft w:val="640"/>
      <w:marRight w:val="0"/>
      <w:marTop w:val="0"/>
      <w:marBottom w:val="0"/>
      <w:divBdr>
        <w:top w:val="none" w:sz="0" w:space="0" w:color="auto"/>
        <w:left w:val="none" w:sz="0" w:space="0" w:color="auto"/>
        <w:bottom w:val="none" w:sz="0" w:space="0" w:color="auto"/>
        <w:right w:val="none" w:sz="0" w:space="0" w:color="auto"/>
      </w:divBdr>
    </w:div>
    <w:div w:id="838692302">
      <w:marLeft w:val="0"/>
      <w:marRight w:val="0"/>
      <w:marTop w:val="0"/>
      <w:marBottom w:val="0"/>
      <w:divBdr>
        <w:top w:val="none" w:sz="0" w:space="0" w:color="auto"/>
        <w:left w:val="none" w:sz="0" w:space="0" w:color="auto"/>
        <w:bottom w:val="none" w:sz="0" w:space="0" w:color="auto"/>
        <w:right w:val="none" w:sz="0" w:space="0" w:color="auto"/>
      </w:divBdr>
    </w:div>
    <w:div w:id="839268953">
      <w:marLeft w:val="0"/>
      <w:marRight w:val="0"/>
      <w:marTop w:val="0"/>
      <w:marBottom w:val="0"/>
      <w:divBdr>
        <w:top w:val="none" w:sz="0" w:space="0" w:color="auto"/>
        <w:left w:val="none" w:sz="0" w:space="0" w:color="auto"/>
        <w:bottom w:val="none" w:sz="0" w:space="0" w:color="auto"/>
        <w:right w:val="none" w:sz="0" w:space="0" w:color="auto"/>
      </w:divBdr>
    </w:div>
    <w:div w:id="839736444">
      <w:bodyDiv w:val="1"/>
      <w:marLeft w:val="0"/>
      <w:marRight w:val="0"/>
      <w:marTop w:val="0"/>
      <w:marBottom w:val="0"/>
      <w:divBdr>
        <w:top w:val="none" w:sz="0" w:space="0" w:color="auto"/>
        <w:left w:val="none" w:sz="0" w:space="0" w:color="auto"/>
        <w:bottom w:val="none" w:sz="0" w:space="0" w:color="auto"/>
        <w:right w:val="none" w:sz="0" w:space="0" w:color="auto"/>
      </w:divBdr>
    </w:div>
    <w:div w:id="840050257">
      <w:marLeft w:val="0"/>
      <w:marRight w:val="0"/>
      <w:marTop w:val="0"/>
      <w:marBottom w:val="0"/>
      <w:divBdr>
        <w:top w:val="none" w:sz="0" w:space="0" w:color="auto"/>
        <w:left w:val="none" w:sz="0" w:space="0" w:color="auto"/>
        <w:bottom w:val="none" w:sz="0" w:space="0" w:color="auto"/>
        <w:right w:val="none" w:sz="0" w:space="0" w:color="auto"/>
      </w:divBdr>
    </w:div>
    <w:div w:id="840969530">
      <w:marLeft w:val="640"/>
      <w:marRight w:val="0"/>
      <w:marTop w:val="0"/>
      <w:marBottom w:val="0"/>
      <w:divBdr>
        <w:top w:val="none" w:sz="0" w:space="0" w:color="auto"/>
        <w:left w:val="none" w:sz="0" w:space="0" w:color="auto"/>
        <w:bottom w:val="none" w:sz="0" w:space="0" w:color="auto"/>
        <w:right w:val="none" w:sz="0" w:space="0" w:color="auto"/>
      </w:divBdr>
    </w:div>
    <w:div w:id="843318531">
      <w:marLeft w:val="0"/>
      <w:marRight w:val="0"/>
      <w:marTop w:val="0"/>
      <w:marBottom w:val="0"/>
      <w:divBdr>
        <w:top w:val="none" w:sz="0" w:space="0" w:color="auto"/>
        <w:left w:val="none" w:sz="0" w:space="0" w:color="auto"/>
        <w:bottom w:val="none" w:sz="0" w:space="0" w:color="auto"/>
        <w:right w:val="none" w:sz="0" w:space="0" w:color="auto"/>
      </w:divBdr>
    </w:div>
    <w:div w:id="843478125">
      <w:marLeft w:val="0"/>
      <w:marRight w:val="0"/>
      <w:marTop w:val="0"/>
      <w:marBottom w:val="0"/>
      <w:divBdr>
        <w:top w:val="none" w:sz="0" w:space="0" w:color="auto"/>
        <w:left w:val="none" w:sz="0" w:space="0" w:color="auto"/>
        <w:bottom w:val="none" w:sz="0" w:space="0" w:color="auto"/>
        <w:right w:val="none" w:sz="0" w:space="0" w:color="auto"/>
      </w:divBdr>
    </w:div>
    <w:div w:id="844249960">
      <w:marLeft w:val="0"/>
      <w:marRight w:val="0"/>
      <w:marTop w:val="0"/>
      <w:marBottom w:val="0"/>
      <w:divBdr>
        <w:top w:val="none" w:sz="0" w:space="0" w:color="auto"/>
        <w:left w:val="none" w:sz="0" w:space="0" w:color="auto"/>
        <w:bottom w:val="none" w:sz="0" w:space="0" w:color="auto"/>
        <w:right w:val="none" w:sz="0" w:space="0" w:color="auto"/>
      </w:divBdr>
    </w:div>
    <w:div w:id="845553074">
      <w:marLeft w:val="0"/>
      <w:marRight w:val="0"/>
      <w:marTop w:val="0"/>
      <w:marBottom w:val="0"/>
      <w:divBdr>
        <w:top w:val="none" w:sz="0" w:space="0" w:color="auto"/>
        <w:left w:val="none" w:sz="0" w:space="0" w:color="auto"/>
        <w:bottom w:val="none" w:sz="0" w:space="0" w:color="auto"/>
        <w:right w:val="none" w:sz="0" w:space="0" w:color="auto"/>
      </w:divBdr>
    </w:div>
    <w:div w:id="846094628">
      <w:marLeft w:val="640"/>
      <w:marRight w:val="0"/>
      <w:marTop w:val="0"/>
      <w:marBottom w:val="0"/>
      <w:divBdr>
        <w:top w:val="none" w:sz="0" w:space="0" w:color="auto"/>
        <w:left w:val="none" w:sz="0" w:space="0" w:color="auto"/>
        <w:bottom w:val="none" w:sz="0" w:space="0" w:color="auto"/>
        <w:right w:val="none" w:sz="0" w:space="0" w:color="auto"/>
      </w:divBdr>
    </w:div>
    <w:div w:id="846670951">
      <w:marLeft w:val="0"/>
      <w:marRight w:val="150"/>
      <w:marTop w:val="0"/>
      <w:marBottom w:val="0"/>
      <w:divBdr>
        <w:top w:val="none" w:sz="0" w:space="0" w:color="auto"/>
        <w:left w:val="none" w:sz="0" w:space="0" w:color="auto"/>
        <w:bottom w:val="none" w:sz="0" w:space="0" w:color="auto"/>
        <w:right w:val="none" w:sz="0" w:space="0" w:color="auto"/>
      </w:divBdr>
      <w:divsChild>
        <w:div w:id="306859652">
          <w:marLeft w:val="0"/>
          <w:marRight w:val="150"/>
          <w:marTop w:val="0"/>
          <w:marBottom w:val="0"/>
          <w:divBdr>
            <w:top w:val="none" w:sz="0" w:space="0" w:color="auto"/>
            <w:left w:val="none" w:sz="0" w:space="0" w:color="auto"/>
            <w:bottom w:val="none" w:sz="0" w:space="0" w:color="auto"/>
            <w:right w:val="none" w:sz="0" w:space="0" w:color="auto"/>
          </w:divBdr>
        </w:div>
      </w:divsChild>
    </w:div>
    <w:div w:id="846945806">
      <w:marLeft w:val="640"/>
      <w:marRight w:val="0"/>
      <w:marTop w:val="0"/>
      <w:marBottom w:val="0"/>
      <w:divBdr>
        <w:top w:val="none" w:sz="0" w:space="0" w:color="auto"/>
        <w:left w:val="none" w:sz="0" w:space="0" w:color="auto"/>
        <w:bottom w:val="none" w:sz="0" w:space="0" w:color="auto"/>
        <w:right w:val="none" w:sz="0" w:space="0" w:color="auto"/>
      </w:divBdr>
    </w:div>
    <w:div w:id="847718868">
      <w:marLeft w:val="0"/>
      <w:marRight w:val="0"/>
      <w:marTop w:val="0"/>
      <w:marBottom w:val="0"/>
      <w:divBdr>
        <w:top w:val="none" w:sz="0" w:space="0" w:color="auto"/>
        <w:left w:val="none" w:sz="0" w:space="0" w:color="auto"/>
        <w:bottom w:val="none" w:sz="0" w:space="0" w:color="auto"/>
        <w:right w:val="none" w:sz="0" w:space="0" w:color="auto"/>
      </w:divBdr>
    </w:div>
    <w:div w:id="847984654">
      <w:bodyDiv w:val="1"/>
      <w:marLeft w:val="0"/>
      <w:marRight w:val="0"/>
      <w:marTop w:val="0"/>
      <w:marBottom w:val="0"/>
      <w:divBdr>
        <w:top w:val="none" w:sz="0" w:space="0" w:color="auto"/>
        <w:left w:val="none" w:sz="0" w:space="0" w:color="auto"/>
        <w:bottom w:val="none" w:sz="0" w:space="0" w:color="auto"/>
        <w:right w:val="none" w:sz="0" w:space="0" w:color="auto"/>
      </w:divBdr>
    </w:div>
    <w:div w:id="849830054">
      <w:marLeft w:val="640"/>
      <w:marRight w:val="0"/>
      <w:marTop w:val="0"/>
      <w:marBottom w:val="0"/>
      <w:divBdr>
        <w:top w:val="none" w:sz="0" w:space="0" w:color="auto"/>
        <w:left w:val="none" w:sz="0" w:space="0" w:color="auto"/>
        <w:bottom w:val="none" w:sz="0" w:space="0" w:color="auto"/>
        <w:right w:val="none" w:sz="0" w:space="0" w:color="auto"/>
      </w:divBdr>
    </w:div>
    <w:div w:id="850145327">
      <w:marLeft w:val="0"/>
      <w:marRight w:val="0"/>
      <w:marTop w:val="0"/>
      <w:marBottom w:val="0"/>
      <w:divBdr>
        <w:top w:val="none" w:sz="0" w:space="0" w:color="auto"/>
        <w:left w:val="none" w:sz="0" w:space="0" w:color="auto"/>
        <w:bottom w:val="none" w:sz="0" w:space="0" w:color="auto"/>
        <w:right w:val="none" w:sz="0" w:space="0" w:color="auto"/>
      </w:divBdr>
    </w:div>
    <w:div w:id="851802989">
      <w:bodyDiv w:val="1"/>
      <w:marLeft w:val="0"/>
      <w:marRight w:val="0"/>
      <w:marTop w:val="0"/>
      <w:marBottom w:val="0"/>
      <w:divBdr>
        <w:top w:val="none" w:sz="0" w:space="0" w:color="auto"/>
        <w:left w:val="none" w:sz="0" w:space="0" w:color="auto"/>
        <w:bottom w:val="none" w:sz="0" w:space="0" w:color="auto"/>
        <w:right w:val="none" w:sz="0" w:space="0" w:color="auto"/>
      </w:divBdr>
    </w:div>
    <w:div w:id="853109442">
      <w:marLeft w:val="0"/>
      <w:marRight w:val="0"/>
      <w:marTop w:val="0"/>
      <w:marBottom w:val="0"/>
      <w:divBdr>
        <w:top w:val="none" w:sz="0" w:space="0" w:color="auto"/>
        <w:left w:val="none" w:sz="0" w:space="0" w:color="auto"/>
        <w:bottom w:val="none" w:sz="0" w:space="0" w:color="auto"/>
        <w:right w:val="none" w:sz="0" w:space="0" w:color="auto"/>
      </w:divBdr>
    </w:div>
    <w:div w:id="853687469">
      <w:marLeft w:val="0"/>
      <w:marRight w:val="0"/>
      <w:marTop w:val="0"/>
      <w:marBottom w:val="0"/>
      <w:divBdr>
        <w:top w:val="none" w:sz="0" w:space="0" w:color="auto"/>
        <w:left w:val="none" w:sz="0" w:space="0" w:color="auto"/>
        <w:bottom w:val="none" w:sz="0" w:space="0" w:color="auto"/>
        <w:right w:val="none" w:sz="0" w:space="0" w:color="auto"/>
      </w:divBdr>
    </w:div>
    <w:div w:id="854003965">
      <w:bodyDiv w:val="1"/>
      <w:marLeft w:val="0"/>
      <w:marRight w:val="0"/>
      <w:marTop w:val="0"/>
      <w:marBottom w:val="0"/>
      <w:divBdr>
        <w:top w:val="none" w:sz="0" w:space="0" w:color="auto"/>
        <w:left w:val="none" w:sz="0" w:space="0" w:color="auto"/>
        <w:bottom w:val="none" w:sz="0" w:space="0" w:color="auto"/>
        <w:right w:val="none" w:sz="0" w:space="0" w:color="auto"/>
      </w:divBdr>
    </w:div>
    <w:div w:id="854920091">
      <w:marLeft w:val="0"/>
      <w:marRight w:val="0"/>
      <w:marTop w:val="0"/>
      <w:marBottom w:val="0"/>
      <w:divBdr>
        <w:top w:val="none" w:sz="0" w:space="0" w:color="auto"/>
        <w:left w:val="none" w:sz="0" w:space="0" w:color="auto"/>
        <w:bottom w:val="none" w:sz="0" w:space="0" w:color="auto"/>
        <w:right w:val="none" w:sz="0" w:space="0" w:color="auto"/>
      </w:divBdr>
    </w:div>
    <w:div w:id="856428036">
      <w:bodyDiv w:val="1"/>
      <w:marLeft w:val="0"/>
      <w:marRight w:val="0"/>
      <w:marTop w:val="0"/>
      <w:marBottom w:val="0"/>
      <w:divBdr>
        <w:top w:val="none" w:sz="0" w:space="0" w:color="auto"/>
        <w:left w:val="none" w:sz="0" w:space="0" w:color="auto"/>
        <w:bottom w:val="none" w:sz="0" w:space="0" w:color="auto"/>
        <w:right w:val="none" w:sz="0" w:space="0" w:color="auto"/>
      </w:divBdr>
      <w:divsChild>
        <w:div w:id="112253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8635">
      <w:marLeft w:val="0"/>
      <w:marRight w:val="0"/>
      <w:marTop w:val="0"/>
      <w:marBottom w:val="0"/>
      <w:divBdr>
        <w:top w:val="none" w:sz="0" w:space="0" w:color="auto"/>
        <w:left w:val="none" w:sz="0" w:space="0" w:color="auto"/>
        <w:bottom w:val="none" w:sz="0" w:space="0" w:color="auto"/>
        <w:right w:val="none" w:sz="0" w:space="0" w:color="auto"/>
      </w:divBdr>
    </w:div>
    <w:div w:id="857811076">
      <w:marLeft w:val="0"/>
      <w:marRight w:val="0"/>
      <w:marTop w:val="0"/>
      <w:marBottom w:val="0"/>
      <w:divBdr>
        <w:top w:val="none" w:sz="0" w:space="0" w:color="auto"/>
        <w:left w:val="none" w:sz="0" w:space="0" w:color="auto"/>
        <w:bottom w:val="none" w:sz="0" w:space="0" w:color="auto"/>
        <w:right w:val="none" w:sz="0" w:space="0" w:color="auto"/>
      </w:divBdr>
    </w:div>
    <w:div w:id="857892801">
      <w:marLeft w:val="0"/>
      <w:marRight w:val="0"/>
      <w:marTop w:val="0"/>
      <w:marBottom w:val="0"/>
      <w:divBdr>
        <w:top w:val="none" w:sz="0" w:space="0" w:color="auto"/>
        <w:left w:val="none" w:sz="0" w:space="0" w:color="auto"/>
        <w:bottom w:val="none" w:sz="0" w:space="0" w:color="auto"/>
        <w:right w:val="none" w:sz="0" w:space="0" w:color="auto"/>
      </w:divBdr>
    </w:div>
    <w:div w:id="860240241">
      <w:marLeft w:val="0"/>
      <w:marRight w:val="0"/>
      <w:marTop w:val="0"/>
      <w:marBottom w:val="0"/>
      <w:divBdr>
        <w:top w:val="none" w:sz="0" w:space="0" w:color="auto"/>
        <w:left w:val="none" w:sz="0" w:space="0" w:color="auto"/>
        <w:bottom w:val="none" w:sz="0" w:space="0" w:color="auto"/>
        <w:right w:val="none" w:sz="0" w:space="0" w:color="auto"/>
      </w:divBdr>
    </w:div>
    <w:div w:id="860440211">
      <w:marLeft w:val="0"/>
      <w:marRight w:val="0"/>
      <w:marTop w:val="0"/>
      <w:marBottom w:val="0"/>
      <w:divBdr>
        <w:top w:val="none" w:sz="0" w:space="0" w:color="auto"/>
        <w:left w:val="none" w:sz="0" w:space="0" w:color="auto"/>
        <w:bottom w:val="none" w:sz="0" w:space="0" w:color="auto"/>
        <w:right w:val="none" w:sz="0" w:space="0" w:color="auto"/>
      </w:divBdr>
    </w:div>
    <w:div w:id="861090042">
      <w:bodyDiv w:val="1"/>
      <w:marLeft w:val="0"/>
      <w:marRight w:val="0"/>
      <w:marTop w:val="0"/>
      <w:marBottom w:val="0"/>
      <w:divBdr>
        <w:top w:val="none" w:sz="0" w:space="0" w:color="auto"/>
        <w:left w:val="none" w:sz="0" w:space="0" w:color="auto"/>
        <w:bottom w:val="none" w:sz="0" w:space="0" w:color="auto"/>
        <w:right w:val="none" w:sz="0" w:space="0" w:color="auto"/>
      </w:divBdr>
    </w:div>
    <w:div w:id="863325852">
      <w:marLeft w:val="0"/>
      <w:marRight w:val="0"/>
      <w:marTop w:val="0"/>
      <w:marBottom w:val="0"/>
      <w:divBdr>
        <w:top w:val="none" w:sz="0" w:space="0" w:color="auto"/>
        <w:left w:val="none" w:sz="0" w:space="0" w:color="auto"/>
        <w:bottom w:val="none" w:sz="0" w:space="0" w:color="auto"/>
        <w:right w:val="none" w:sz="0" w:space="0" w:color="auto"/>
      </w:divBdr>
    </w:div>
    <w:div w:id="863590964">
      <w:marLeft w:val="0"/>
      <w:marRight w:val="0"/>
      <w:marTop w:val="0"/>
      <w:marBottom w:val="0"/>
      <w:divBdr>
        <w:top w:val="none" w:sz="0" w:space="0" w:color="auto"/>
        <w:left w:val="none" w:sz="0" w:space="0" w:color="auto"/>
        <w:bottom w:val="none" w:sz="0" w:space="0" w:color="auto"/>
        <w:right w:val="none" w:sz="0" w:space="0" w:color="auto"/>
      </w:divBdr>
    </w:div>
    <w:div w:id="863981525">
      <w:marLeft w:val="640"/>
      <w:marRight w:val="0"/>
      <w:marTop w:val="0"/>
      <w:marBottom w:val="0"/>
      <w:divBdr>
        <w:top w:val="none" w:sz="0" w:space="0" w:color="auto"/>
        <w:left w:val="none" w:sz="0" w:space="0" w:color="auto"/>
        <w:bottom w:val="none" w:sz="0" w:space="0" w:color="auto"/>
        <w:right w:val="none" w:sz="0" w:space="0" w:color="auto"/>
      </w:divBdr>
    </w:div>
    <w:div w:id="864176292">
      <w:marLeft w:val="640"/>
      <w:marRight w:val="0"/>
      <w:marTop w:val="0"/>
      <w:marBottom w:val="0"/>
      <w:divBdr>
        <w:top w:val="none" w:sz="0" w:space="0" w:color="auto"/>
        <w:left w:val="none" w:sz="0" w:space="0" w:color="auto"/>
        <w:bottom w:val="none" w:sz="0" w:space="0" w:color="auto"/>
        <w:right w:val="none" w:sz="0" w:space="0" w:color="auto"/>
      </w:divBdr>
    </w:div>
    <w:div w:id="865097559">
      <w:bodyDiv w:val="1"/>
      <w:marLeft w:val="0"/>
      <w:marRight w:val="0"/>
      <w:marTop w:val="0"/>
      <w:marBottom w:val="0"/>
      <w:divBdr>
        <w:top w:val="none" w:sz="0" w:space="0" w:color="auto"/>
        <w:left w:val="none" w:sz="0" w:space="0" w:color="auto"/>
        <w:bottom w:val="none" w:sz="0" w:space="0" w:color="auto"/>
        <w:right w:val="none" w:sz="0" w:space="0" w:color="auto"/>
      </w:divBdr>
      <w:divsChild>
        <w:div w:id="1947077631">
          <w:marLeft w:val="0"/>
          <w:marRight w:val="150"/>
          <w:marTop w:val="0"/>
          <w:marBottom w:val="0"/>
          <w:divBdr>
            <w:top w:val="none" w:sz="0" w:space="0" w:color="auto"/>
            <w:left w:val="none" w:sz="0" w:space="0" w:color="auto"/>
            <w:bottom w:val="none" w:sz="0" w:space="0" w:color="auto"/>
            <w:right w:val="none" w:sz="0" w:space="0" w:color="auto"/>
          </w:divBdr>
          <w:divsChild>
            <w:div w:id="2074110810">
              <w:marLeft w:val="0"/>
              <w:marRight w:val="150"/>
              <w:marTop w:val="0"/>
              <w:marBottom w:val="0"/>
              <w:divBdr>
                <w:top w:val="none" w:sz="0" w:space="0" w:color="auto"/>
                <w:left w:val="none" w:sz="0" w:space="0" w:color="auto"/>
                <w:bottom w:val="none" w:sz="0" w:space="0" w:color="auto"/>
                <w:right w:val="none" w:sz="0" w:space="0" w:color="auto"/>
              </w:divBdr>
              <w:divsChild>
                <w:div w:id="2078087677">
                  <w:marLeft w:val="0"/>
                  <w:marRight w:val="0"/>
                  <w:marTop w:val="0"/>
                  <w:marBottom w:val="0"/>
                  <w:divBdr>
                    <w:top w:val="none" w:sz="0" w:space="0" w:color="auto"/>
                    <w:left w:val="none" w:sz="0" w:space="0" w:color="auto"/>
                    <w:bottom w:val="none" w:sz="0" w:space="0" w:color="auto"/>
                    <w:right w:val="none" w:sz="0" w:space="0" w:color="auto"/>
                  </w:divBdr>
                  <w:divsChild>
                    <w:div w:id="1850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28347">
      <w:marLeft w:val="0"/>
      <w:marRight w:val="0"/>
      <w:marTop w:val="0"/>
      <w:marBottom w:val="0"/>
      <w:divBdr>
        <w:top w:val="none" w:sz="0" w:space="0" w:color="auto"/>
        <w:left w:val="none" w:sz="0" w:space="0" w:color="auto"/>
        <w:bottom w:val="none" w:sz="0" w:space="0" w:color="auto"/>
        <w:right w:val="none" w:sz="0" w:space="0" w:color="auto"/>
      </w:divBdr>
    </w:div>
    <w:div w:id="871570925">
      <w:marLeft w:val="0"/>
      <w:marRight w:val="0"/>
      <w:marTop w:val="0"/>
      <w:marBottom w:val="0"/>
      <w:divBdr>
        <w:top w:val="none" w:sz="0" w:space="0" w:color="auto"/>
        <w:left w:val="none" w:sz="0" w:space="0" w:color="auto"/>
        <w:bottom w:val="none" w:sz="0" w:space="0" w:color="auto"/>
        <w:right w:val="none" w:sz="0" w:space="0" w:color="auto"/>
      </w:divBdr>
    </w:div>
    <w:div w:id="871918535">
      <w:marLeft w:val="0"/>
      <w:marRight w:val="0"/>
      <w:marTop w:val="0"/>
      <w:marBottom w:val="0"/>
      <w:divBdr>
        <w:top w:val="none" w:sz="0" w:space="0" w:color="auto"/>
        <w:left w:val="none" w:sz="0" w:space="0" w:color="auto"/>
        <w:bottom w:val="none" w:sz="0" w:space="0" w:color="auto"/>
        <w:right w:val="none" w:sz="0" w:space="0" w:color="auto"/>
      </w:divBdr>
    </w:div>
    <w:div w:id="871923657">
      <w:marLeft w:val="0"/>
      <w:marRight w:val="0"/>
      <w:marTop w:val="0"/>
      <w:marBottom w:val="0"/>
      <w:divBdr>
        <w:top w:val="none" w:sz="0" w:space="0" w:color="auto"/>
        <w:left w:val="none" w:sz="0" w:space="0" w:color="auto"/>
        <w:bottom w:val="none" w:sz="0" w:space="0" w:color="auto"/>
        <w:right w:val="none" w:sz="0" w:space="0" w:color="auto"/>
      </w:divBdr>
    </w:div>
    <w:div w:id="873034474">
      <w:marLeft w:val="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4664">
      <w:marLeft w:val="0"/>
      <w:marRight w:val="0"/>
      <w:marTop w:val="0"/>
      <w:marBottom w:val="0"/>
      <w:divBdr>
        <w:top w:val="none" w:sz="0" w:space="0" w:color="auto"/>
        <w:left w:val="none" w:sz="0" w:space="0" w:color="auto"/>
        <w:bottom w:val="none" w:sz="0" w:space="0" w:color="auto"/>
        <w:right w:val="none" w:sz="0" w:space="0" w:color="auto"/>
      </w:divBdr>
    </w:div>
    <w:div w:id="876742899">
      <w:marLeft w:val="640"/>
      <w:marRight w:val="0"/>
      <w:marTop w:val="0"/>
      <w:marBottom w:val="0"/>
      <w:divBdr>
        <w:top w:val="none" w:sz="0" w:space="0" w:color="auto"/>
        <w:left w:val="none" w:sz="0" w:space="0" w:color="auto"/>
        <w:bottom w:val="none" w:sz="0" w:space="0" w:color="auto"/>
        <w:right w:val="none" w:sz="0" w:space="0" w:color="auto"/>
      </w:divBdr>
    </w:div>
    <w:div w:id="877469093">
      <w:bodyDiv w:val="1"/>
      <w:marLeft w:val="0"/>
      <w:marRight w:val="0"/>
      <w:marTop w:val="0"/>
      <w:marBottom w:val="0"/>
      <w:divBdr>
        <w:top w:val="none" w:sz="0" w:space="0" w:color="auto"/>
        <w:left w:val="none" w:sz="0" w:space="0" w:color="auto"/>
        <w:bottom w:val="none" w:sz="0" w:space="0" w:color="auto"/>
        <w:right w:val="none" w:sz="0" w:space="0" w:color="auto"/>
      </w:divBdr>
      <w:divsChild>
        <w:div w:id="523402901">
          <w:marLeft w:val="0"/>
          <w:marRight w:val="0"/>
          <w:marTop w:val="0"/>
          <w:marBottom w:val="0"/>
          <w:divBdr>
            <w:top w:val="none" w:sz="0" w:space="0" w:color="auto"/>
            <w:left w:val="none" w:sz="0" w:space="0" w:color="auto"/>
            <w:bottom w:val="none" w:sz="0" w:space="0" w:color="auto"/>
            <w:right w:val="none" w:sz="0" w:space="0" w:color="auto"/>
          </w:divBdr>
        </w:div>
        <w:div w:id="880899219">
          <w:marLeft w:val="0"/>
          <w:marRight w:val="0"/>
          <w:marTop w:val="0"/>
          <w:marBottom w:val="0"/>
          <w:divBdr>
            <w:top w:val="none" w:sz="0" w:space="0" w:color="auto"/>
            <w:left w:val="none" w:sz="0" w:space="0" w:color="auto"/>
            <w:bottom w:val="none" w:sz="0" w:space="0" w:color="auto"/>
            <w:right w:val="none" w:sz="0" w:space="0" w:color="auto"/>
          </w:divBdr>
        </w:div>
        <w:div w:id="893279210">
          <w:marLeft w:val="0"/>
          <w:marRight w:val="0"/>
          <w:marTop w:val="0"/>
          <w:marBottom w:val="0"/>
          <w:divBdr>
            <w:top w:val="none" w:sz="0" w:space="0" w:color="auto"/>
            <w:left w:val="none" w:sz="0" w:space="0" w:color="auto"/>
            <w:bottom w:val="none" w:sz="0" w:space="0" w:color="auto"/>
            <w:right w:val="none" w:sz="0" w:space="0" w:color="auto"/>
          </w:divBdr>
        </w:div>
        <w:div w:id="1043560041">
          <w:marLeft w:val="0"/>
          <w:marRight w:val="0"/>
          <w:marTop w:val="0"/>
          <w:marBottom w:val="0"/>
          <w:divBdr>
            <w:top w:val="none" w:sz="0" w:space="0" w:color="auto"/>
            <w:left w:val="none" w:sz="0" w:space="0" w:color="auto"/>
            <w:bottom w:val="none" w:sz="0" w:space="0" w:color="auto"/>
            <w:right w:val="none" w:sz="0" w:space="0" w:color="auto"/>
          </w:divBdr>
        </w:div>
        <w:div w:id="1169440722">
          <w:marLeft w:val="0"/>
          <w:marRight w:val="0"/>
          <w:marTop w:val="0"/>
          <w:marBottom w:val="0"/>
          <w:divBdr>
            <w:top w:val="none" w:sz="0" w:space="0" w:color="auto"/>
            <w:left w:val="none" w:sz="0" w:space="0" w:color="auto"/>
            <w:bottom w:val="none" w:sz="0" w:space="0" w:color="auto"/>
            <w:right w:val="none" w:sz="0" w:space="0" w:color="auto"/>
          </w:divBdr>
        </w:div>
        <w:div w:id="1570072098">
          <w:marLeft w:val="0"/>
          <w:marRight w:val="0"/>
          <w:marTop w:val="0"/>
          <w:marBottom w:val="0"/>
          <w:divBdr>
            <w:top w:val="none" w:sz="0" w:space="0" w:color="auto"/>
            <w:left w:val="none" w:sz="0" w:space="0" w:color="auto"/>
            <w:bottom w:val="none" w:sz="0" w:space="0" w:color="auto"/>
            <w:right w:val="none" w:sz="0" w:space="0" w:color="auto"/>
          </w:divBdr>
        </w:div>
        <w:div w:id="1597010957">
          <w:marLeft w:val="0"/>
          <w:marRight w:val="0"/>
          <w:marTop w:val="0"/>
          <w:marBottom w:val="0"/>
          <w:divBdr>
            <w:top w:val="none" w:sz="0" w:space="0" w:color="auto"/>
            <w:left w:val="none" w:sz="0" w:space="0" w:color="auto"/>
            <w:bottom w:val="none" w:sz="0" w:space="0" w:color="auto"/>
            <w:right w:val="none" w:sz="0" w:space="0" w:color="auto"/>
          </w:divBdr>
        </w:div>
        <w:div w:id="1802724379">
          <w:marLeft w:val="0"/>
          <w:marRight w:val="0"/>
          <w:marTop w:val="0"/>
          <w:marBottom w:val="0"/>
          <w:divBdr>
            <w:top w:val="none" w:sz="0" w:space="0" w:color="auto"/>
            <w:left w:val="none" w:sz="0" w:space="0" w:color="auto"/>
            <w:bottom w:val="none" w:sz="0" w:space="0" w:color="auto"/>
            <w:right w:val="none" w:sz="0" w:space="0" w:color="auto"/>
          </w:divBdr>
        </w:div>
        <w:div w:id="2048793869">
          <w:marLeft w:val="0"/>
          <w:marRight w:val="0"/>
          <w:marTop w:val="0"/>
          <w:marBottom w:val="0"/>
          <w:divBdr>
            <w:top w:val="none" w:sz="0" w:space="0" w:color="auto"/>
            <w:left w:val="none" w:sz="0" w:space="0" w:color="auto"/>
            <w:bottom w:val="none" w:sz="0" w:space="0" w:color="auto"/>
            <w:right w:val="none" w:sz="0" w:space="0" w:color="auto"/>
          </w:divBdr>
        </w:div>
        <w:div w:id="2106611240">
          <w:marLeft w:val="0"/>
          <w:marRight w:val="0"/>
          <w:marTop w:val="0"/>
          <w:marBottom w:val="0"/>
          <w:divBdr>
            <w:top w:val="none" w:sz="0" w:space="0" w:color="auto"/>
            <w:left w:val="none" w:sz="0" w:space="0" w:color="auto"/>
            <w:bottom w:val="none" w:sz="0" w:space="0" w:color="auto"/>
            <w:right w:val="none" w:sz="0" w:space="0" w:color="auto"/>
          </w:divBdr>
        </w:div>
      </w:divsChild>
    </w:div>
    <w:div w:id="877595351">
      <w:marLeft w:val="0"/>
      <w:marRight w:val="0"/>
      <w:marTop w:val="0"/>
      <w:marBottom w:val="0"/>
      <w:divBdr>
        <w:top w:val="none" w:sz="0" w:space="0" w:color="auto"/>
        <w:left w:val="none" w:sz="0" w:space="0" w:color="auto"/>
        <w:bottom w:val="none" w:sz="0" w:space="0" w:color="auto"/>
        <w:right w:val="none" w:sz="0" w:space="0" w:color="auto"/>
      </w:divBdr>
    </w:div>
    <w:div w:id="878011490">
      <w:marLeft w:val="0"/>
      <w:marRight w:val="0"/>
      <w:marTop w:val="0"/>
      <w:marBottom w:val="0"/>
      <w:divBdr>
        <w:top w:val="none" w:sz="0" w:space="0" w:color="auto"/>
        <w:left w:val="none" w:sz="0" w:space="0" w:color="auto"/>
        <w:bottom w:val="none" w:sz="0" w:space="0" w:color="auto"/>
        <w:right w:val="none" w:sz="0" w:space="0" w:color="auto"/>
      </w:divBdr>
    </w:div>
    <w:div w:id="878903508">
      <w:marLeft w:val="0"/>
      <w:marRight w:val="0"/>
      <w:marTop w:val="0"/>
      <w:marBottom w:val="0"/>
      <w:divBdr>
        <w:top w:val="none" w:sz="0" w:space="0" w:color="auto"/>
        <w:left w:val="none" w:sz="0" w:space="0" w:color="auto"/>
        <w:bottom w:val="none" w:sz="0" w:space="0" w:color="auto"/>
        <w:right w:val="none" w:sz="0" w:space="0" w:color="auto"/>
      </w:divBdr>
    </w:div>
    <w:div w:id="881291012">
      <w:marLeft w:val="0"/>
      <w:marRight w:val="0"/>
      <w:marTop w:val="0"/>
      <w:marBottom w:val="0"/>
      <w:divBdr>
        <w:top w:val="none" w:sz="0" w:space="0" w:color="auto"/>
        <w:left w:val="none" w:sz="0" w:space="0" w:color="auto"/>
        <w:bottom w:val="none" w:sz="0" w:space="0" w:color="auto"/>
        <w:right w:val="none" w:sz="0" w:space="0" w:color="auto"/>
      </w:divBdr>
    </w:div>
    <w:div w:id="881753162">
      <w:marLeft w:val="0"/>
      <w:marRight w:val="0"/>
      <w:marTop w:val="0"/>
      <w:marBottom w:val="0"/>
      <w:divBdr>
        <w:top w:val="none" w:sz="0" w:space="0" w:color="auto"/>
        <w:left w:val="none" w:sz="0" w:space="0" w:color="auto"/>
        <w:bottom w:val="none" w:sz="0" w:space="0" w:color="auto"/>
        <w:right w:val="none" w:sz="0" w:space="0" w:color="auto"/>
      </w:divBdr>
    </w:div>
    <w:div w:id="882133152">
      <w:marLeft w:val="640"/>
      <w:marRight w:val="0"/>
      <w:marTop w:val="0"/>
      <w:marBottom w:val="0"/>
      <w:divBdr>
        <w:top w:val="none" w:sz="0" w:space="0" w:color="auto"/>
        <w:left w:val="none" w:sz="0" w:space="0" w:color="auto"/>
        <w:bottom w:val="none" w:sz="0" w:space="0" w:color="auto"/>
        <w:right w:val="none" w:sz="0" w:space="0" w:color="auto"/>
      </w:divBdr>
    </w:div>
    <w:div w:id="883257052">
      <w:marLeft w:val="0"/>
      <w:marRight w:val="0"/>
      <w:marTop w:val="0"/>
      <w:marBottom w:val="0"/>
      <w:divBdr>
        <w:top w:val="none" w:sz="0" w:space="0" w:color="auto"/>
        <w:left w:val="none" w:sz="0" w:space="0" w:color="auto"/>
        <w:bottom w:val="none" w:sz="0" w:space="0" w:color="auto"/>
        <w:right w:val="none" w:sz="0" w:space="0" w:color="auto"/>
      </w:divBdr>
    </w:div>
    <w:div w:id="884828543">
      <w:marLeft w:val="640"/>
      <w:marRight w:val="0"/>
      <w:marTop w:val="0"/>
      <w:marBottom w:val="0"/>
      <w:divBdr>
        <w:top w:val="none" w:sz="0" w:space="0" w:color="auto"/>
        <w:left w:val="none" w:sz="0" w:space="0" w:color="auto"/>
        <w:bottom w:val="none" w:sz="0" w:space="0" w:color="auto"/>
        <w:right w:val="none" w:sz="0" w:space="0" w:color="auto"/>
      </w:divBdr>
    </w:div>
    <w:div w:id="885414350">
      <w:marLeft w:val="0"/>
      <w:marRight w:val="0"/>
      <w:marTop w:val="0"/>
      <w:marBottom w:val="0"/>
      <w:divBdr>
        <w:top w:val="none" w:sz="0" w:space="0" w:color="auto"/>
        <w:left w:val="none" w:sz="0" w:space="0" w:color="auto"/>
        <w:bottom w:val="none" w:sz="0" w:space="0" w:color="auto"/>
        <w:right w:val="none" w:sz="0" w:space="0" w:color="auto"/>
      </w:divBdr>
    </w:div>
    <w:div w:id="886526135">
      <w:marLeft w:val="0"/>
      <w:marRight w:val="0"/>
      <w:marTop w:val="0"/>
      <w:marBottom w:val="0"/>
      <w:divBdr>
        <w:top w:val="none" w:sz="0" w:space="0" w:color="auto"/>
        <w:left w:val="none" w:sz="0" w:space="0" w:color="auto"/>
        <w:bottom w:val="none" w:sz="0" w:space="0" w:color="auto"/>
        <w:right w:val="none" w:sz="0" w:space="0" w:color="auto"/>
      </w:divBdr>
    </w:div>
    <w:div w:id="887685339">
      <w:marLeft w:val="0"/>
      <w:marRight w:val="0"/>
      <w:marTop w:val="0"/>
      <w:marBottom w:val="0"/>
      <w:divBdr>
        <w:top w:val="none" w:sz="0" w:space="0" w:color="auto"/>
        <w:left w:val="none" w:sz="0" w:space="0" w:color="auto"/>
        <w:bottom w:val="none" w:sz="0" w:space="0" w:color="auto"/>
        <w:right w:val="none" w:sz="0" w:space="0" w:color="auto"/>
      </w:divBdr>
    </w:div>
    <w:div w:id="887835546">
      <w:marLeft w:val="0"/>
      <w:marRight w:val="0"/>
      <w:marTop w:val="0"/>
      <w:marBottom w:val="0"/>
      <w:divBdr>
        <w:top w:val="none" w:sz="0" w:space="0" w:color="auto"/>
        <w:left w:val="none" w:sz="0" w:space="0" w:color="auto"/>
        <w:bottom w:val="none" w:sz="0" w:space="0" w:color="auto"/>
        <w:right w:val="none" w:sz="0" w:space="0" w:color="auto"/>
      </w:divBdr>
    </w:div>
    <w:div w:id="888955686">
      <w:marLeft w:val="640"/>
      <w:marRight w:val="0"/>
      <w:marTop w:val="0"/>
      <w:marBottom w:val="0"/>
      <w:divBdr>
        <w:top w:val="none" w:sz="0" w:space="0" w:color="auto"/>
        <w:left w:val="none" w:sz="0" w:space="0" w:color="auto"/>
        <w:bottom w:val="none" w:sz="0" w:space="0" w:color="auto"/>
        <w:right w:val="none" w:sz="0" w:space="0" w:color="auto"/>
      </w:divBdr>
    </w:div>
    <w:div w:id="889193645">
      <w:marLeft w:val="0"/>
      <w:marRight w:val="0"/>
      <w:marTop w:val="0"/>
      <w:marBottom w:val="0"/>
      <w:divBdr>
        <w:top w:val="none" w:sz="0" w:space="0" w:color="auto"/>
        <w:left w:val="none" w:sz="0" w:space="0" w:color="auto"/>
        <w:bottom w:val="none" w:sz="0" w:space="0" w:color="auto"/>
        <w:right w:val="none" w:sz="0" w:space="0" w:color="auto"/>
      </w:divBdr>
    </w:div>
    <w:div w:id="889340461">
      <w:marLeft w:val="0"/>
      <w:marRight w:val="0"/>
      <w:marTop w:val="0"/>
      <w:marBottom w:val="0"/>
      <w:divBdr>
        <w:top w:val="none" w:sz="0" w:space="0" w:color="auto"/>
        <w:left w:val="none" w:sz="0" w:space="0" w:color="auto"/>
        <w:bottom w:val="none" w:sz="0" w:space="0" w:color="auto"/>
        <w:right w:val="none" w:sz="0" w:space="0" w:color="auto"/>
      </w:divBdr>
    </w:div>
    <w:div w:id="889804571">
      <w:marLeft w:val="0"/>
      <w:marRight w:val="150"/>
      <w:marTop w:val="0"/>
      <w:marBottom w:val="0"/>
      <w:divBdr>
        <w:top w:val="none" w:sz="0" w:space="0" w:color="auto"/>
        <w:left w:val="none" w:sz="0" w:space="0" w:color="auto"/>
        <w:bottom w:val="none" w:sz="0" w:space="0" w:color="auto"/>
        <w:right w:val="none" w:sz="0" w:space="0" w:color="auto"/>
      </w:divBdr>
      <w:divsChild>
        <w:div w:id="118688106">
          <w:marLeft w:val="0"/>
          <w:marRight w:val="150"/>
          <w:marTop w:val="0"/>
          <w:marBottom w:val="0"/>
          <w:divBdr>
            <w:top w:val="none" w:sz="0" w:space="0" w:color="auto"/>
            <w:left w:val="none" w:sz="0" w:space="0" w:color="auto"/>
            <w:bottom w:val="none" w:sz="0" w:space="0" w:color="auto"/>
            <w:right w:val="none" w:sz="0" w:space="0" w:color="auto"/>
          </w:divBdr>
        </w:div>
      </w:divsChild>
    </w:div>
    <w:div w:id="889999716">
      <w:marLeft w:val="0"/>
      <w:marRight w:val="0"/>
      <w:marTop w:val="0"/>
      <w:marBottom w:val="0"/>
      <w:divBdr>
        <w:top w:val="none" w:sz="0" w:space="0" w:color="auto"/>
        <w:left w:val="none" w:sz="0" w:space="0" w:color="auto"/>
        <w:bottom w:val="none" w:sz="0" w:space="0" w:color="auto"/>
        <w:right w:val="none" w:sz="0" w:space="0" w:color="auto"/>
      </w:divBdr>
    </w:div>
    <w:div w:id="891113718">
      <w:marLeft w:val="0"/>
      <w:marRight w:val="0"/>
      <w:marTop w:val="0"/>
      <w:marBottom w:val="0"/>
      <w:divBdr>
        <w:top w:val="none" w:sz="0" w:space="0" w:color="auto"/>
        <w:left w:val="none" w:sz="0" w:space="0" w:color="auto"/>
        <w:bottom w:val="none" w:sz="0" w:space="0" w:color="auto"/>
        <w:right w:val="none" w:sz="0" w:space="0" w:color="auto"/>
      </w:divBdr>
    </w:div>
    <w:div w:id="891691334">
      <w:marLeft w:val="640"/>
      <w:marRight w:val="0"/>
      <w:marTop w:val="0"/>
      <w:marBottom w:val="0"/>
      <w:divBdr>
        <w:top w:val="none" w:sz="0" w:space="0" w:color="auto"/>
        <w:left w:val="none" w:sz="0" w:space="0" w:color="auto"/>
        <w:bottom w:val="none" w:sz="0" w:space="0" w:color="auto"/>
        <w:right w:val="none" w:sz="0" w:space="0" w:color="auto"/>
      </w:divBdr>
    </w:div>
    <w:div w:id="892734911">
      <w:marLeft w:val="0"/>
      <w:marRight w:val="0"/>
      <w:marTop w:val="0"/>
      <w:marBottom w:val="0"/>
      <w:divBdr>
        <w:top w:val="none" w:sz="0" w:space="0" w:color="auto"/>
        <w:left w:val="none" w:sz="0" w:space="0" w:color="auto"/>
        <w:bottom w:val="none" w:sz="0" w:space="0" w:color="auto"/>
        <w:right w:val="none" w:sz="0" w:space="0" w:color="auto"/>
      </w:divBdr>
    </w:div>
    <w:div w:id="894043653">
      <w:marLeft w:val="640"/>
      <w:marRight w:val="0"/>
      <w:marTop w:val="0"/>
      <w:marBottom w:val="0"/>
      <w:divBdr>
        <w:top w:val="none" w:sz="0" w:space="0" w:color="auto"/>
        <w:left w:val="none" w:sz="0" w:space="0" w:color="auto"/>
        <w:bottom w:val="none" w:sz="0" w:space="0" w:color="auto"/>
        <w:right w:val="none" w:sz="0" w:space="0" w:color="auto"/>
      </w:divBdr>
    </w:div>
    <w:div w:id="895891697">
      <w:marLeft w:val="0"/>
      <w:marRight w:val="0"/>
      <w:marTop w:val="0"/>
      <w:marBottom w:val="0"/>
      <w:divBdr>
        <w:top w:val="none" w:sz="0" w:space="0" w:color="auto"/>
        <w:left w:val="none" w:sz="0" w:space="0" w:color="auto"/>
        <w:bottom w:val="none" w:sz="0" w:space="0" w:color="auto"/>
        <w:right w:val="none" w:sz="0" w:space="0" w:color="auto"/>
      </w:divBdr>
    </w:div>
    <w:div w:id="896167668">
      <w:bodyDiv w:val="1"/>
      <w:marLeft w:val="0"/>
      <w:marRight w:val="0"/>
      <w:marTop w:val="0"/>
      <w:marBottom w:val="0"/>
      <w:divBdr>
        <w:top w:val="none" w:sz="0" w:space="0" w:color="auto"/>
        <w:left w:val="none" w:sz="0" w:space="0" w:color="auto"/>
        <w:bottom w:val="none" w:sz="0" w:space="0" w:color="auto"/>
        <w:right w:val="none" w:sz="0" w:space="0" w:color="auto"/>
      </w:divBdr>
    </w:div>
    <w:div w:id="896285913">
      <w:marLeft w:val="640"/>
      <w:marRight w:val="0"/>
      <w:marTop w:val="0"/>
      <w:marBottom w:val="0"/>
      <w:divBdr>
        <w:top w:val="none" w:sz="0" w:space="0" w:color="auto"/>
        <w:left w:val="none" w:sz="0" w:space="0" w:color="auto"/>
        <w:bottom w:val="none" w:sz="0" w:space="0" w:color="auto"/>
        <w:right w:val="none" w:sz="0" w:space="0" w:color="auto"/>
      </w:divBdr>
    </w:div>
    <w:div w:id="896861677">
      <w:marLeft w:val="0"/>
      <w:marRight w:val="0"/>
      <w:marTop w:val="0"/>
      <w:marBottom w:val="0"/>
      <w:divBdr>
        <w:top w:val="none" w:sz="0" w:space="0" w:color="auto"/>
        <w:left w:val="none" w:sz="0" w:space="0" w:color="auto"/>
        <w:bottom w:val="none" w:sz="0" w:space="0" w:color="auto"/>
        <w:right w:val="none" w:sz="0" w:space="0" w:color="auto"/>
      </w:divBdr>
    </w:div>
    <w:div w:id="897979020">
      <w:marLeft w:val="640"/>
      <w:marRight w:val="0"/>
      <w:marTop w:val="0"/>
      <w:marBottom w:val="0"/>
      <w:divBdr>
        <w:top w:val="none" w:sz="0" w:space="0" w:color="auto"/>
        <w:left w:val="none" w:sz="0" w:space="0" w:color="auto"/>
        <w:bottom w:val="none" w:sz="0" w:space="0" w:color="auto"/>
        <w:right w:val="none" w:sz="0" w:space="0" w:color="auto"/>
      </w:divBdr>
    </w:div>
    <w:div w:id="898982264">
      <w:marLeft w:val="640"/>
      <w:marRight w:val="0"/>
      <w:marTop w:val="0"/>
      <w:marBottom w:val="0"/>
      <w:divBdr>
        <w:top w:val="none" w:sz="0" w:space="0" w:color="auto"/>
        <w:left w:val="none" w:sz="0" w:space="0" w:color="auto"/>
        <w:bottom w:val="none" w:sz="0" w:space="0" w:color="auto"/>
        <w:right w:val="none" w:sz="0" w:space="0" w:color="auto"/>
      </w:divBdr>
    </w:div>
    <w:div w:id="899175977">
      <w:marLeft w:val="640"/>
      <w:marRight w:val="0"/>
      <w:marTop w:val="0"/>
      <w:marBottom w:val="0"/>
      <w:divBdr>
        <w:top w:val="none" w:sz="0" w:space="0" w:color="auto"/>
        <w:left w:val="none" w:sz="0" w:space="0" w:color="auto"/>
        <w:bottom w:val="none" w:sz="0" w:space="0" w:color="auto"/>
        <w:right w:val="none" w:sz="0" w:space="0" w:color="auto"/>
      </w:divBdr>
    </w:div>
    <w:div w:id="901599933">
      <w:marLeft w:val="0"/>
      <w:marRight w:val="0"/>
      <w:marTop w:val="0"/>
      <w:marBottom w:val="0"/>
      <w:divBdr>
        <w:top w:val="none" w:sz="0" w:space="0" w:color="auto"/>
        <w:left w:val="none" w:sz="0" w:space="0" w:color="auto"/>
        <w:bottom w:val="none" w:sz="0" w:space="0" w:color="auto"/>
        <w:right w:val="none" w:sz="0" w:space="0" w:color="auto"/>
      </w:divBdr>
    </w:div>
    <w:div w:id="901990618">
      <w:marLeft w:val="0"/>
      <w:marRight w:val="0"/>
      <w:marTop w:val="0"/>
      <w:marBottom w:val="0"/>
      <w:divBdr>
        <w:top w:val="none" w:sz="0" w:space="0" w:color="auto"/>
        <w:left w:val="none" w:sz="0" w:space="0" w:color="auto"/>
        <w:bottom w:val="none" w:sz="0" w:space="0" w:color="auto"/>
        <w:right w:val="none" w:sz="0" w:space="0" w:color="auto"/>
      </w:divBdr>
    </w:div>
    <w:div w:id="902445273">
      <w:marLeft w:val="640"/>
      <w:marRight w:val="0"/>
      <w:marTop w:val="0"/>
      <w:marBottom w:val="0"/>
      <w:divBdr>
        <w:top w:val="none" w:sz="0" w:space="0" w:color="auto"/>
        <w:left w:val="none" w:sz="0" w:space="0" w:color="auto"/>
        <w:bottom w:val="none" w:sz="0" w:space="0" w:color="auto"/>
        <w:right w:val="none" w:sz="0" w:space="0" w:color="auto"/>
      </w:divBdr>
    </w:div>
    <w:div w:id="902522564">
      <w:marLeft w:val="0"/>
      <w:marRight w:val="0"/>
      <w:marTop w:val="0"/>
      <w:marBottom w:val="0"/>
      <w:divBdr>
        <w:top w:val="none" w:sz="0" w:space="0" w:color="auto"/>
        <w:left w:val="none" w:sz="0" w:space="0" w:color="auto"/>
        <w:bottom w:val="none" w:sz="0" w:space="0" w:color="auto"/>
        <w:right w:val="none" w:sz="0" w:space="0" w:color="auto"/>
      </w:divBdr>
    </w:div>
    <w:div w:id="902525285">
      <w:marLeft w:val="0"/>
      <w:marRight w:val="0"/>
      <w:marTop w:val="0"/>
      <w:marBottom w:val="0"/>
      <w:divBdr>
        <w:top w:val="none" w:sz="0" w:space="0" w:color="auto"/>
        <w:left w:val="none" w:sz="0" w:space="0" w:color="auto"/>
        <w:bottom w:val="none" w:sz="0" w:space="0" w:color="auto"/>
        <w:right w:val="none" w:sz="0" w:space="0" w:color="auto"/>
      </w:divBdr>
    </w:div>
    <w:div w:id="903829590">
      <w:marLeft w:val="0"/>
      <w:marRight w:val="0"/>
      <w:marTop w:val="0"/>
      <w:marBottom w:val="0"/>
      <w:divBdr>
        <w:top w:val="none" w:sz="0" w:space="0" w:color="auto"/>
        <w:left w:val="none" w:sz="0" w:space="0" w:color="auto"/>
        <w:bottom w:val="none" w:sz="0" w:space="0" w:color="auto"/>
        <w:right w:val="none" w:sz="0" w:space="0" w:color="auto"/>
      </w:divBdr>
    </w:div>
    <w:div w:id="903951761">
      <w:marLeft w:val="0"/>
      <w:marRight w:val="0"/>
      <w:marTop w:val="0"/>
      <w:marBottom w:val="0"/>
      <w:divBdr>
        <w:top w:val="none" w:sz="0" w:space="0" w:color="auto"/>
        <w:left w:val="none" w:sz="0" w:space="0" w:color="auto"/>
        <w:bottom w:val="none" w:sz="0" w:space="0" w:color="auto"/>
        <w:right w:val="none" w:sz="0" w:space="0" w:color="auto"/>
      </w:divBdr>
    </w:div>
    <w:div w:id="904296971">
      <w:bodyDiv w:val="1"/>
      <w:marLeft w:val="0"/>
      <w:marRight w:val="0"/>
      <w:marTop w:val="0"/>
      <w:marBottom w:val="0"/>
      <w:divBdr>
        <w:top w:val="none" w:sz="0" w:space="0" w:color="auto"/>
        <w:left w:val="none" w:sz="0" w:space="0" w:color="auto"/>
        <w:bottom w:val="none" w:sz="0" w:space="0" w:color="auto"/>
        <w:right w:val="none" w:sz="0" w:space="0" w:color="auto"/>
      </w:divBdr>
      <w:divsChild>
        <w:div w:id="309022026">
          <w:marLeft w:val="0"/>
          <w:marRight w:val="0"/>
          <w:marTop w:val="0"/>
          <w:marBottom w:val="0"/>
          <w:divBdr>
            <w:top w:val="none" w:sz="0" w:space="0" w:color="auto"/>
            <w:left w:val="none" w:sz="0" w:space="0" w:color="auto"/>
            <w:bottom w:val="none" w:sz="0" w:space="0" w:color="auto"/>
            <w:right w:val="none" w:sz="0" w:space="0" w:color="auto"/>
          </w:divBdr>
          <w:divsChild>
            <w:div w:id="1510755120">
              <w:marLeft w:val="0"/>
              <w:marRight w:val="0"/>
              <w:marTop w:val="0"/>
              <w:marBottom w:val="0"/>
              <w:divBdr>
                <w:top w:val="none" w:sz="0" w:space="0" w:color="auto"/>
                <w:left w:val="none" w:sz="0" w:space="0" w:color="auto"/>
                <w:bottom w:val="none" w:sz="0" w:space="0" w:color="auto"/>
                <w:right w:val="none" w:sz="0" w:space="0" w:color="auto"/>
              </w:divBdr>
              <w:divsChild>
                <w:div w:id="1435249826">
                  <w:marLeft w:val="0"/>
                  <w:marRight w:val="150"/>
                  <w:marTop w:val="0"/>
                  <w:marBottom w:val="0"/>
                  <w:divBdr>
                    <w:top w:val="none" w:sz="0" w:space="0" w:color="auto"/>
                    <w:left w:val="none" w:sz="0" w:space="0" w:color="auto"/>
                    <w:bottom w:val="none" w:sz="0" w:space="0" w:color="auto"/>
                    <w:right w:val="none" w:sz="0" w:space="0" w:color="auto"/>
                  </w:divBdr>
                  <w:divsChild>
                    <w:div w:id="19502404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09901">
      <w:marLeft w:val="0"/>
      <w:marRight w:val="0"/>
      <w:marTop w:val="0"/>
      <w:marBottom w:val="0"/>
      <w:divBdr>
        <w:top w:val="none" w:sz="0" w:space="0" w:color="auto"/>
        <w:left w:val="none" w:sz="0" w:space="0" w:color="auto"/>
        <w:bottom w:val="none" w:sz="0" w:space="0" w:color="auto"/>
        <w:right w:val="none" w:sz="0" w:space="0" w:color="auto"/>
      </w:divBdr>
    </w:div>
    <w:div w:id="905844616">
      <w:marLeft w:val="640"/>
      <w:marRight w:val="0"/>
      <w:marTop w:val="0"/>
      <w:marBottom w:val="0"/>
      <w:divBdr>
        <w:top w:val="none" w:sz="0" w:space="0" w:color="auto"/>
        <w:left w:val="none" w:sz="0" w:space="0" w:color="auto"/>
        <w:bottom w:val="none" w:sz="0" w:space="0" w:color="auto"/>
        <w:right w:val="none" w:sz="0" w:space="0" w:color="auto"/>
      </w:divBdr>
    </w:div>
    <w:div w:id="906918697">
      <w:marLeft w:val="0"/>
      <w:marRight w:val="0"/>
      <w:marTop w:val="0"/>
      <w:marBottom w:val="0"/>
      <w:divBdr>
        <w:top w:val="none" w:sz="0" w:space="0" w:color="auto"/>
        <w:left w:val="none" w:sz="0" w:space="0" w:color="auto"/>
        <w:bottom w:val="none" w:sz="0" w:space="0" w:color="auto"/>
        <w:right w:val="none" w:sz="0" w:space="0" w:color="auto"/>
      </w:divBdr>
    </w:div>
    <w:div w:id="907886057">
      <w:marLeft w:val="0"/>
      <w:marRight w:val="0"/>
      <w:marTop w:val="0"/>
      <w:marBottom w:val="0"/>
      <w:divBdr>
        <w:top w:val="none" w:sz="0" w:space="0" w:color="auto"/>
        <w:left w:val="none" w:sz="0" w:space="0" w:color="auto"/>
        <w:bottom w:val="none" w:sz="0" w:space="0" w:color="auto"/>
        <w:right w:val="none" w:sz="0" w:space="0" w:color="auto"/>
      </w:divBdr>
    </w:div>
    <w:div w:id="907961692">
      <w:marLeft w:val="640"/>
      <w:marRight w:val="0"/>
      <w:marTop w:val="0"/>
      <w:marBottom w:val="0"/>
      <w:divBdr>
        <w:top w:val="none" w:sz="0" w:space="0" w:color="auto"/>
        <w:left w:val="none" w:sz="0" w:space="0" w:color="auto"/>
        <w:bottom w:val="none" w:sz="0" w:space="0" w:color="auto"/>
        <w:right w:val="none" w:sz="0" w:space="0" w:color="auto"/>
      </w:divBdr>
    </w:div>
    <w:div w:id="909115717">
      <w:marLeft w:val="0"/>
      <w:marRight w:val="0"/>
      <w:marTop w:val="0"/>
      <w:marBottom w:val="0"/>
      <w:divBdr>
        <w:top w:val="none" w:sz="0" w:space="0" w:color="auto"/>
        <w:left w:val="none" w:sz="0" w:space="0" w:color="auto"/>
        <w:bottom w:val="none" w:sz="0" w:space="0" w:color="auto"/>
        <w:right w:val="none" w:sz="0" w:space="0" w:color="auto"/>
      </w:divBdr>
    </w:div>
    <w:div w:id="909386834">
      <w:marLeft w:val="640"/>
      <w:marRight w:val="0"/>
      <w:marTop w:val="0"/>
      <w:marBottom w:val="0"/>
      <w:divBdr>
        <w:top w:val="none" w:sz="0" w:space="0" w:color="auto"/>
        <w:left w:val="none" w:sz="0" w:space="0" w:color="auto"/>
        <w:bottom w:val="none" w:sz="0" w:space="0" w:color="auto"/>
        <w:right w:val="none" w:sz="0" w:space="0" w:color="auto"/>
      </w:divBdr>
    </w:div>
    <w:div w:id="910962480">
      <w:bodyDiv w:val="1"/>
      <w:marLeft w:val="0"/>
      <w:marRight w:val="0"/>
      <w:marTop w:val="0"/>
      <w:marBottom w:val="0"/>
      <w:divBdr>
        <w:top w:val="none" w:sz="0" w:space="0" w:color="auto"/>
        <w:left w:val="none" w:sz="0" w:space="0" w:color="auto"/>
        <w:bottom w:val="none" w:sz="0" w:space="0" w:color="auto"/>
        <w:right w:val="none" w:sz="0" w:space="0" w:color="auto"/>
      </w:divBdr>
    </w:div>
    <w:div w:id="911550251">
      <w:marLeft w:val="0"/>
      <w:marRight w:val="0"/>
      <w:marTop w:val="0"/>
      <w:marBottom w:val="0"/>
      <w:divBdr>
        <w:top w:val="none" w:sz="0" w:space="0" w:color="auto"/>
        <w:left w:val="none" w:sz="0" w:space="0" w:color="auto"/>
        <w:bottom w:val="none" w:sz="0" w:space="0" w:color="auto"/>
        <w:right w:val="none" w:sz="0" w:space="0" w:color="auto"/>
      </w:divBdr>
    </w:div>
    <w:div w:id="912355957">
      <w:marLeft w:val="640"/>
      <w:marRight w:val="0"/>
      <w:marTop w:val="0"/>
      <w:marBottom w:val="0"/>
      <w:divBdr>
        <w:top w:val="none" w:sz="0" w:space="0" w:color="auto"/>
        <w:left w:val="none" w:sz="0" w:space="0" w:color="auto"/>
        <w:bottom w:val="none" w:sz="0" w:space="0" w:color="auto"/>
        <w:right w:val="none" w:sz="0" w:space="0" w:color="auto"/>
      </w:divBdr>
    </w:div>
    <w:div w:id="912617049">
      <w:marLeft w:val="640"/>
      <w:marRight w:val="0"/>
      <w:marTop w:val="0"/>
      <w:marBottom w:val="0"/>
      <w:divBdr>
        <w:top w:val="none" w:sz="0" w:space="0" w:color="auto"/>
        <w:left w:val="none" w:sz="0" w:space="0" w:color="auto"/>
        <w:bottom w:val="none" w:sz="0" w:space="0" w:color="auto"/>
        <w:right w:val="none" w:sz="0" w:space="0" w:color="auto"/>
      </w:divBdr>
    </w:div>
    <w:div w:id="912928334">
      <w:marLeft w:val="0"/>
      <w:marRight w:val="0"/>
      <w:marTop w:val="0"/>
      <w:marBottom w:val="0"/>
      <w:divBdr>
        <w:top w:val="none" w:sz="0" w:space="0" w:color="auto"/>
        <w:left w:val="none" w:sz="0" w:space="0" w:color="auto"/>
        <w:bottom w:val="none" w:sz="0" w:space="0" w:color="auto"/>
        <w:right w:val="none" w:sz="0" w:space="0" w:color="auto"/>
      </w:divBdr>
    </w:div>
    <w:div w:id="913587530">
      <w:marLeft w:val="0"/>
      <w:marRight w:val="0"/>
      <w:marTop w:val="0"/>
      <w:marBottom w:val="0"/>
      <w:divBdr>
        <w:top w:val="none" w:sz="0" w:space="0" w:color="auto"/>
        <w:left w:val="none" w:sz="0" w:space="0" w:color="auto"/>
        <w:bottom w:val="none" w:sz="0" w:space="0" w:color="auto"/>
        <w:right w:val="none" w:sz="0" w:space="0" w:color="auto"/>
      </w:divBdr>
    </w:div>
    <w:div w:id="913972769">
      <w:marLeft w:val="0"/>
      <w:marRight w:val="0"/>
      <w:marTop w:val="0"/>
      <w:marBottom w:val="0"/>
      <w:divBdr>
        <w:top w:val="none" w:sz="0" w:space="0" w:color="auto"/>
        <w:left w:val="none" w:sz="0" w:space="0" w:color="auto"/>
        <w:bottom w:val="none" w:sz="0" w:space="0" w:color="auto"/>
        <w:right w:val="none" w:sz="0" w:space="0" w:color="auto"/>
      </w:divBdr>
    </w:div>
    <w:div w:id="914705590">
      <w:marLeft w:val="0"/>
      <w:marRight w:val="0"/>
      <w:marTop w:val="0"/>
      <w:marBottom w:val="0"/>
      <w:divBdr>
        <w:top w:val="none" w:sz="0" w:space="0" w:color="auto"/>
        <w:left w:val="none" w:sz="0" w:space="0" w:color="auto"/>
        <w:bottom w:val="none" w:sz="0" w:space="0" w:color="auto"/>
        <w:right w:val="none" w:sz="0" w:space="0" w:color="auto"/>
      </w:divBdr>
    </w:div>
    <w:div w:id="914779967">
      <w:marLeft w:val="0"/>
      <w:marRight w:val="0"/>
      <w:marTop w:val="0"/>
      <w:marBottom w:val="0"/>
      <w:divBdr>
        <w:top w:val="none" w:sz="0" w:space="0" w:color="auto"/>
        <w:left w:val="none" w:sz="0" w:space="0" w:color="auto"/>
        <w:bottom w:val="none" w:sz="0" w:space="0" w:color="auto"/>
        <w:right w:val="none" w:sz="0" w:space="0" w:color="auto"/>
      </w:divBdr>
    </w:div>
    <w:div w:id="915936376">
      <w:marLeft w:val="0"/>
      <w:marRight w:val="0"/>
      <w:marTop w:val="0"/>
      <w:marBottom w:val="0"/>
      <w:divBdr>
        <w:top w:val="none" w:sz="0" w:space="0" w:color="auto"/>
        <w:left w:val="none" w:sz="0" w:space="0" w:color="auto"/>
        <w:bottom w:val="none" w:sz="0" w:space="0" w:color="auto"/>
        <w:right w:val="none" w:sz="0" w:space="0" w:color="auto"/>
      </w:divBdr>
    </w:div>
    <w:div w:id="920598838">
      <w:bodyDiv w:val="1"/>
      <w:marLeft w:val="0"/>
      <w:marRight w:val="0"/>
      <w:marTop w:val="0"/>
      <w:marBottom w:val="0"/>
      <w:divBdr>
        <w:top w:val="none" w:sz="0" w:space="0" w:color="auto"/>
        <w:left w:val="none" w:sz="0" w:space="0" w:color="auto"/>
        <w:bottom w:val="none" w:sz="0" w:space="0" w:color="auto"/>
        <w:right w:val="none" w:sz="0" w:space="0" w:color="auto"/>
      </w:divBdr>
      <w:divsChild>
        <w:div w:id="1981113466">
          <w:marLeft w:val="0"/>
          <w:marRight w:val="0"/>
          <w:marTop w:val="0"/>
          <w:marBottom w:val="0"/>
          <w:divBdr>
            <w:top w:val="none" w:sz="0" w:space="0" w:color="auto"/>
            <w:left w:val="none" w:sz="0" w:space="0" w:color="auto"/>
            <w:bottom w:val="none" w:sz="0" w:space="0" w:color="auto"/>
            <w:right w:val="none" w:sz="0" w:space="0" w:color="auto"/>
          </w:divBdr>
          <w:divsChild>
            <w:div w:id="657882401">
              <w:marLeft w:val="0"/>
              <w:marRight w:val="0"/>
              <w:marTop w:val="0"/>
              <w:marBottom w:val="0"/>
              <w:divBdr>
                <w:top w:val="none" w:sz="0" w:space="0" w:color="auto"/>
                <w:left w:val="none" w:sz="0" w:space="0" w:color="auto"/>
                <w:bottom w:val="none" w:sz="0" w:space="0" w:color="auto"/>
                <w:right w:val="none" w:sz="0" w:space="0" w:color="auto"/>
              </w:divBdr>
              <w:divsChild>
                <w:div w:id="1946226987">
                  <w:marLeft w:val="0"/>
                  <w:marRight w:val="150"/>
                  <w:marTop w:val="0"/>
                  <w:marBottom w:val="0"/>
                  <w:divBdr>
                    <w:top w:val="none" w:sz="0" w:space="0" w:color="auto"/>
                    <w:left w:val="none" w:sz="0" w:space="0" w:color="auto"/>
                    <w:bottom w:val="none" w:sz="0" w:space="0" w:color="auto"/>
                    <w:right w:val="none" w:sz="0" w:space="0" w:color="auto"/>
                  </w:divBdr>
                  <w:divsChild>
                    <w:div w:id="11874494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3416">
      <w:bodyDiv w:val="1"/>
      <w:marLeft w:val="0"/>
      <w:marRight w:val="0"/>
      <w:marTop w:val="0"/>
      <w:marBottom w:val="0"/>
      <w:divBdr>
        <w:top w:val="none" w:sz="0" w:space="0" w:color="auto"/>
        <w:left w:val="none" w:sz="0" w:space="0" w:color="auto"/>
        <w:bottom w:val="none" w:sz="0" w:space="0" w:color="auto"/>
        <w:right w:val="none" w:sz="0" w:space="0" w:color="auto"/>
      </w:divBdr>
      <w:divsChild>
        <w:div w:id="145563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799138">
      <w:marLeft w:val="640"/>
      <w:marRight w:val="0"/>
      <w:marTop w:val="0"/>
      <w:marBottom w:val="0"/>
      <w:divBdr>
        <w:top w:val="none" w:sz="0" w:space="0" w:color="auto"/>
        <w:left w:val="none" w:sz="0" w:space="0" w:color="auto"/>
        <w:bottom w:val="none" w:sz="0" w:space="0" w:color="auto"/>
        <w:right w:val="none" w:sz="0" w:space="0" w:color="auto"/>
      </w:divBdr>
    </w:div>
    <w:div w:id="924075863">
      <w:marLeft w:val="0"/>
      <w:marRight w:val="0"/>
      <w:marTop w:val="0"/>
      <w:marBottom w:val="0"/>
      <w:divBdr>
        <w:top w:val="none" w:sz="0" w:space="0" w:color="auto"/>
        <w:left w:val="none" w:sz="0" w:space="0" w:color="auto"/>
        <w:bottom w:val="none" w:sz="0" w:space="0" w:color="auto"/>
        <w:right w:val="none" w:sz="0" w:space="0" w:color="auto"/>
      </w:divBdr>
    </w:div>
    <w:div w:id="924994688">
      <w:marLeft w:val="640"/>
      <w:marRight w:val="0"/>
      <w:marTop w:val="0"/>
      <w:marBottom w:val="0"/>
      <w:divBdr>
        <w:top w:val="none" w:sz="0" w:space="0" w:color="auto"/>
        <w:left w:val="none" w:sz="0" w:space="0" w:color="auto"/>
        <w:bottom w:val="none" w:sz="0" w:space="0" w:color="auto"/>
        <w:right w:val="none" w:sz="0" w:space="0" w:color="auto"/>
      </w:divBdr>
    </w:div>
    <w:div w:id="925378067">
      <w:marLeft w:val="0"/>
      <w:marRight w:val="0"/>
      <w:marTop w:val="0"/>
      <w:marBottom w:val="0"/>
      <w:divBdr>
        <w:top w:val="none" w:sz="0" w:space="0" w:color="auto"/>
        <w:left w:val="none" w:sz="0" w:space="0" w:color="auto"/>
        <w:bottom w:val="none" w:sz="0" w:space="0" w:color="auto"/>
        <w:right w:val="none" w:sz="0" w:space="0" w:color="auto"/>
      </w:divBdr>
    </w:div>
    <w:div w:id="925770898">
      <w:marLeft w:val="0"/>
      <w:marRight w:val="0"/>
      <w:marTop w:val="0"/>
      <w:marBottom w:val="0"/>
      <w:divBdr>
        <w:top w:val="none" w:sz="0" w:space="0" w:color="auto"/>
        <w:left w:val="none" w:sz="0" w:space="0" w:color="auto"/>
        <w:bottom w:val="none" w:sz="0" w:space="0" w:color="auto"/>
        <w:right w:val="none" w:sz="0" w:space="0" w:color="auto"/>
      </w:divBdr>
    </w:div>
    <w:div w:id="929965142">
      <w:bodyDiv w:val="1"/>
      <w:marLeft w:val="0"/>
      <w:marRight w:val="0"/>
      <w:marTop w:val="0"/>
      <w:marBottom w:val="0"/>
      <w:divBdr>
        <w:top w:val="none" w:sz="0" w:space="0" w:color="auto"/>
        <w:left w:val="none" w:sz="0" w:space="0" w:color="auto"/>
        <w:bottom w:val="none" w:sz="0" w:space="0" w:color="auto"/>
        <w:right w:val="none" w:sz="0" w:space="0" w:color="auto"/>
      </w:divBdr>
      <w:divsChild>
        <w:div w:id="413166150">
          <w:marLeft w:val="640"/>
          <w:marRight w:val="0"/>
          <w:marTop w:val="0"/>
          <w:marBottom w:val="0"/>
          <w:divBdr>
            <w:top w:val="none" w:sz="0" w:space="0" w:color="auto"/>
            <w:left w:val="none" w:sz="0" w:space="0" w:color="auto"/>
            <w:bottom w:val="none" w:sz="0" w:space="0" w:color="auto"/>
            <w:right w:val="none" w:sz="0" w:space="0" w:color="auto"/>
          </w:divBdr>
        </w:div>
      </w:divsChild>
    </w:div>
    <w:div w:id="931546780">
      <w:marLeft w:val="640"/>
      <w:marRight w:val="0"/>
      <w:marTop w:val="0"/>
      <w:marBottom w:val="0"/>
      <w:divBdr>
        <w:top w:val="none" w:sz="0" w:space="0" w:color="auto"/>
        <w:left w:val="none" w:sz="0" w:space="0" w:color="auto"/>
        <w:bottom w:val="none" w:sz="0" w:space="0" w:color="auto"/>
        <w:right w:val="none" w:sz="0" w:space="0" w:color="auto"/>
      </w:divBdr>
    </w:div>
    <w:div w:id="932055796">
      <w:bodyDiv w:val="1"/>
      <w:marLeft w:val="0"/>
      <w:marRight w:val="0"/>
      <w:marTop w:val="0"/>
      <w:marBottom w:val="0"/>
      <w:divBdr>
        <w:top w:val="none" w:sz="0" w:space="0" w:color="auto"/>
        <w:left w:val="none" w:sz="0" w:space="0" w:color="auto"/>
        <w:bottom w:val="none" w:sz="0" w:space="0" w:color="auto"/>
        <w:right w:val="none" w:sz="0" w:space="0" w:color="auto"/>
      </w:divBdr>
      <w:divsChild>
        <w:div w:id="213468270">
          <w:marLeft w:val="640"/>
          <w:marRight w:val="0"/>
          <w:marTop w:val="0"/>
          <w:marBottom w:val="0"/>
          <w:divBdr>
            <w:top w:val="none" w:sz="0" w:space="0" w:color="auto"/>
            <w:left w:val="none" w:sz="0" w:space="0" w:color="auto"/>
            <w:bottom w:val="none" w:sz="0" w:space="0" w:color="auto"/>
            <w:right w:val="none" w:sz="0" w:space="0" w:color="auto"/>
          </w:divBdr>
        </w:div>
        <w:div w:id="585697708">
          <w:marLeft w:val="640"/>
          <w:marRight w:val="0"/>
          <w:marTop w:val="0"/>
          <w:marBottom w:val="0"/>
          <w:divBdr>
            <w:top w:val="none" w:sz="0" w:space="0" w:color="auto"/>
            <w:left w:val="none" w:sz="0" w:space="0" w:color="auto"/>
            <w:bottom w:val="none" w:sz="0" w:space="0" w:color="auto"/>
            <w:right w:val="none" w:sz="0" w:space="0" w:color="auto"/>
          </w:divBdr>
        </w:div>
        <w:div w:id="727995970">
          <w:marLeft w:val="640"/>
          <w:marRight w:val="0"/>
          <w:marTop w:val="0"/>
          <w:marBottom w:val="0"/>
          <w:divBdr>
            <w:top w:val="none" w:sz="0" w:space="0" w:color="auto"/>
            <w:left w:val="none" w:sz="0" w:space="0" w:color="auto"/>
            <w:bottom w:val="none" w:sz="0" w:space="0" w:color="auto"/>
            <w:right w:val="none" w:sz="0" w:space="0" w:color="auto"/>
          </w:divBdr>
        </w:div>
        <w:div w:id="1029376413">
          <w:marLeft w:val="640"/>
          <w:marRight w:val="0"/>
          <w:marTop w:val="0"/>
          <w:marBottom w:val="0"/>
          <w:divBdr>
            <w:top w:val="none" w:sz="0" w:space="0" w:color="auto"/>
            <w:left w:val="none" w:sz="0" w:space="0" w:color="auto"/>
            <w:bottom w:val="none" w:sz="0" w:space="0" w:color="auto"/>
            <w:right w:val="none" w:sz="0" w:space="0" w:color="auto"/>
          </w:divBdr>
        </w:div>
        <w:div w:id="1086994129">
          <w:marLeft w:val="640"/>
          <w:marRight w:val="0"/>
          <w:marTop w:val="0"/>
          <w:marBottom w:val="0"/>
          <w:divBdr>
            <w:top w:val="none" w:sz="0" w:space="0" w:color="auto"/>
            <w:left w:val="none" w:sz="0" w:space="0" w:color="auto"/>
            <w:bottom w:val="none" w:sz="0" w:space="0" w:color="auto"/>
            <w:right w:val="none" w:sz="0" w:space="0" w:color="auto"/>
          </w:divBdr>
        </w:div>
        <w:div w:id="1094477272">
          <w:marLeft w:val="640"/>
          <w:marRight w:val="0"/>
          <w:marTop w:val="0"/>
          <w:marBottom w:val="0"/>
          <w:divBdr>
            <w:top w:val="none" w:sz="0" w:space="0" w:color="auto"/>
            <w:left w:val="none" w:sz="0" w:space="0" w:color="auto"/>
            <w:bottom w:val="none" w:sz="0" w:space="0" w:color="auto"/>
            <w:right w:val="none" w:sz="0" w:space="0" w:color="auto"/>
          </w:divBdr>
        </w:div>
        <w:div w:id="1111435830">
          <w:marLeft w:val="640"/>
          <w:marRight w:val="0"/>
          <w:marTop w:val="0"/>
          <w:marBottom w:val="0"/>
          <w:divBdr>
            <w:top w:val="none" w:sz="0" w:space="0" w:color="auto"/>
            <w:left w:val="none" w:sz="0" w:space="0" w:color="auto"/>
            <w:bottom w:val="none" w:sz="0" w:space="0" w:color="auto"/>
            <w:right w:val="none" w:sz="0" w:space="0" w:color="auto"/>
          </w:divBdr>
        </w:div>
        <w:div w:id="1366635297">
          <w:marLeft w:val="640"/>
          <w:marRight w:val="0"/>
          <w:marTop w:val="0"/>
          <w:marBottom w:val="0"/>
          <w:divBdr>
            <w:top w:val="none" w:sz="0" w:space="0" w:color="auto"/>
            <w:left w:val="none" w:sz="0" w:space="0" w:color="auto"/>
            <w:bottom w:val="none" w:sz="0" w:space="0" w:color="auto"/>
            <w:right w:val="none" w:sz="0" w:space="0" w:color="auto"/>
          </w:divBdr>
        </w:div>
        <w:div w:id="1543134687">
          <w:marLeft w:val="640"/>
          <w:marRight w:val="0"/>
          <w:marTop w:val="0"/>
          <w:marBottom w:val="0"/>
          <w:divBdr>
            <w:top w:val="none" w:sz="0" w:space="0" w:color="auto"/>
            <w:left w:val="none" w:sz="0" w:space="0" w:color="auto"/>
            <w:bottom w:val="none" w:sz="0" w:space="0" w:color="auto"/>
            <w:right w:val="none" w:sz="0" w:space="0" w:color="auto"/>
          </w:divBdr>
        </w:div>
        <w:div w:id="1683359424">
          <w:marLeft w:val="640"/>
          <w:marRight w:val="0"/>
          <w:marTop w:val="0"/>
          <w:marBottom w:val="0"/>
          <w:divBdr>
            <w:top w:val="none" w:sz="0" w:space="0" w:color="auto"/>
            <w:left w:val="none" w:sz="0" w:space="0" w:color="auto"/>
            <w:bottom w:val="none" w:sz="0" w:space="0" w:color="auto"/>
            <w:right w:val="none" w:sz="0" w:space="0" w:color="auto"/>
          </w:divBdr>
        </w:div>
        <w:div w:id="1779056427">
          <w:marLeft w:val="640"/>
          <w:marRight w:val="0"/>
          <w:marTop w:val="0"/>
          <w:marBottom w:val="0"/>
          <w:divBdr>
            <w:top w:val="none" w:sz="0" w:space="0" w:color="auto"/>
            <w:left w:val="none" w:sz="0" w:space="0" w:color="auto"/>
            <w:bottom w:val="none" w:sz="0" w:space="0" w:color="auto"/>
            <w:right w:val="none" w:sz="0" w:space="0" w:color="auto"/>
          </w:divBdr>
        </w:div>
        <w:div w:id="2107650199">
          <w:marLeft w:val="640"/>
          <w:marRight w:val="0"/>
          <w:marTop w:val="0"/>
          <w:marBottom w:val="0"/>
          <w:divBdr>
            <w:top w:val="none" w:sz="0" w:space="0" w:color="auto"/>
            <w:left w:val="none" w:sz="0" w:space="0" w:color="auto"/>
            <w:bottom w:val="none" w:sz="0" w:space="0" w:color="auto"/>
            <w:right w:val="none" w:sz="0" w:space="0" w:color="auto"/>
          </w:divBdr>
        </w:div>
        <w:div w:id="2109812801">
          <w:marLeft w:val="640"/>
          <w:marRight w:val="0"/>
          <w:marTop w:val="0"/>
          <w:marBottom w:val="0"/>
          <w:divBdr>
            <w:top w:val="none" w:sz="0" w:space="0" w:color="auto"/>
            <w:left w:val="none" w:sz="0" w:space="0" w:color="auto"/>
            <w:bottom w:val="none" w:sz="0" w:space="0" w:color="auto"/>
            <w:right w:val="none" w:sz="0" w:space="0" w:color="auto"/>
          </w:divBdr>
        </w:div>
      </w:divsChild>
    </w:div>
    <w:div w:id="932398345">
      <w:bodyDiv w:val="1"/>
      <w:marLeft w:val="0"/>
      <w:marRight w:val="0"/>
      <w:marTop w:val="0"/>
      <w:marBottom w:val="0"/>
      <w:divBdr>
        <w:top w:val="none" w:sz="0" w:space="0" w:color="auto"/>
        <w:left w:val="none" w:sz="0" w:space="0" w:color="auto"/>
        <w:bottom w:val="none" w:sz="0" w:space="0" w:color="auto"/>
        <w:right w:val="none" w:sz="0" w:space="0" w:color="auto"/>
      </w:divBdr>
      <w:divsChild>
        <w:div w:id="359861113">
          <w:marLeft w:val="0"/>
          <w:marRight w:val="0"/>
          <w:marTop w:val="0"/>
          <w:marBottom w:val="0"/>
          <w:divBdr>
            <w:top w:val="none" w:sz="0" w:space="0" w:color="auto"/>
            <w:left w:val="none" w:sz="0" w:space="0" w:color="auto"/>
            <w:bottom w:val="none" w:sz="0" w:space="0" w:color="auto"/>
            <w:right w:val="none" w:sz="0" w:space="0" w:color="auto"/>
          </w:divBdr>
          <w:divsChild>
            <w:div w:id="806706900">
              <w:marLeft w:val="0"/>
              <w:marRight w:val="0"/>
              <w:marTop w:val="0"/>
              <w:marBottom w:val="0"/>
              <w:divBdr>
                <w:top w:val="none" w:sz="0" w:space="0" w:color="auto"/>
                <w:left w:val="none" w:sz="0" w:space="0" w:color="auto"/>
                <w:bottom w:val="none" w:sz="0" w:space="0" w:color="auto"/>
                <w:right w:val="none" w:sz="0" w:space="0" w:color="auto"/>
              </w:divBdr>
              <w:divsChild>
                <w:div w:id="1596815656">
                  <w:marLeft w:val="0"/>
                  <w:marRight w:val="150"/>
                  <w:marTop w:val="0"/>
                  <w:marBottom w:val="0"/>
                  <w:divBdr>
                    <w:top w:val="none" w:sz="0" w:space="0" w:color="auto"/>
                    <w:left w:val="none" w:sz="0" w:space="0" w:color="auto"/>
                    <w:bottom w:val="none" w:sz="0" w:space="0" w:color="auto"/>
                    <w:right w:val="none" w:sz="0" w:space="0" w:color="auto"/>
                  </w:divBdr>
                  <w:divsChild>
                    <w:div w:id="7359765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02137">
      <w:marLeft w:val="0"/>
      <w:marRight w:val="0"/>
      <w:marTop w:val="0"/>
      <w:marBottom w:val="0"/>
      <w:divBdr>
        <w:top w:val="none" w:sz="0" w:space="0" w:color="auto"/>
        <w:left w:val="none" w:sz="0" w:space="0" w:color="auto"/>
        <w:bottom w:val="none" w:sz="0" w:space="0" w:color="auto"/>
        <w:right w:val="none" w:sz="0" w:space="0" w:color="auto"/>
      </w:divBdr>
    </w:div>
    <w:div w:id="932937105">
      <w:marLeft w:val="640"/>
      <w:marRight w:val="0"/>
      <w:marTop w:val="0"/>
      <w:marBottom w:val="0"/>
      <w:divBdr>
        <w:top w:val="none" w:sz="0" w:space="0" w:color="auto"/>
        <w:left w:val="none" w:sz="0" w:space="0" w:color="auto"/>
        <w:bottom w:val="none" w:sz="0" w:space="0" w:color="auto"/>
        <w:right w:val="none" w:sz="0" w:space="0" w:color="auto"/>
      </w:divBdr>
    </w:div>
    <w:div w:id="935093711">
      <w:marLeft w:val="640"/>
      <w:marRight w:val="0"/>
      <w:marTop w:val="0"/>
      <w:marBottom w:val="0"/>
      <w:divBdr>
        <w:top w:val="none" w:sz="0" w:space="0" w:color="auto"/>
        <w:left w:val="none" w:sz="0" w:space="0" w:color="auto"/>
        <w:bottom w:val="none" w:sz="0" w:space="0" w:color="auto"/>
        <w:right w:val="none" w:sz="0" w:space="0" w:color="auto"/>
      </w:divBdr>
    </w:div>
    <w:div w:id="938028078">
      <w:marLeft w:val="640"/>
      <w:marRight w:val="0"/>
      <w:marTop w:val="0"/>
      <w:marBottom w:val="0"/>
      <w:divBdr>
        <w:top w:val="none" w:sz="0" w:space="0" w:color="auto"/>
        <w:left w:val="none" w:sz="0" w:space="0" w:color="auto"/>
        <w:bottom w:val="none" w:sz="0" w:space="0" w:color="auto"/>
        <w:right w:val="none" w:sz="0" w:space="0" w:color="auto"/>
      </w:divBdr>
    </w:div>
    <w:div w:id="939725152">
      <w:bodyDiv w:val="1"/>
      <w:marLeft w:val="0"/>
      <w:marRight w:val="0"/>
      <w:marTop w:val="0"/>
      <w:marBottom w:val="0"/>
      <w:divBdr>
        <w:top w:val="none" w:sz="0" w:space="0" w:color="auto"/>
        <w:left w:val="none" w:sz="0" w:space="0" w:color="auto"/>
        <w:bottom w:val="none" w:sz="0" w:space="0" w:color="auto"/>
        <w:right w:val="none" w:sz="0" w:space="0" w:color="auto"/>
      </w:divBdr>
      <w:divsChild>
        <w:div w:id="60373094">
          <w:marLeft w:val="640"/>
          <w:marRight w:val="0"/>
          <w:marTop w:val="0"/>
          <w:marBottom w:val="0"/>
          <w:divBdr>
            <w:top w:val="none" w:sz="0" w:space="0" w:color="auto"/>
            <w:left w:val="none" w:sz="0" w:space="0" w:color="auto"/>
            <w:bottom w:val="none" w:sz="0" w:space="0" w:color="auto"/>
            <w:right w:val="none" w:sz="0" w:space="0" w:color="auto"/>
          </w:divBdr>
        </w:div>
        <w:div w:id="438377415">
          <w:marLeft w:val="640"/>
          <w:marRight w:val="0"/>
          <w:marTop w:val="0"/>
          <w:marBottom w:val="0"/>
          <w:divBdr>
            <w:top w:val="none" w:sz="0" w:space="0" w:color="auto"/>
            <w:left w:val="none" w:sz="0" w:space="0" w:color="auto"/>
            <w:bottom w:val="none" w:sz="0" w:space="0" w:color="auto"/>
            <w:right w:val="none" w:sz="0" w:space="0" w:color="auto"/>
          </w:divBdr>
        </w:div>
        <w:div w:id="458957924">
          <w:marLeft w:val="640"/>
          <w:marRight w:val="0"/>
          <w:marTop w:val="0"/>
          <w:marBottom w:val="0"/>
          <w:divBdr>
            <w:top w:val="none" w:sz="0" w:space="0" w:color="auto"/>
            <w:left w:val="none" w:sz="0" w:space="0" w:color="auto"/>
            <w:bottom w:val="none" w:sz="0" w:space="0" w:color="auto"/>
            <w:right w:val="none" w:sz="0" w:space="0" w:color="auto"/>
          </w:divBdr>
        </w:div>
        <w:div w:id="521557964">
          <w:marLeft w:val="640"/>
          <w:marRight w:val="0"/>
          <w:marTop w:val="0"/>
          <w:marBottom w:val="0"/>
          <w:divBdr>
            <w:top w:val="none" w:sz="0" w:space="0" w:color="auto"/>
            <w:left w:val="none" w:sz="0" w:space="0" w:color="auto"/>
            <w:bottom w:val="none" w:sz="0" w:space="0" w:color="auto"/>
            <w:right w:val="none" w:sz="0" w:space="0" w:color="auto"/>
          </w:divBdr>
        </w:div>
        <w:div w:id="722677472">
          <w:marLeft w:val="640"/>
          <w:marRight w:val="0"/>
          <w:marTop w:val="0"/>
          <w:marBottom w:val="0"/>
          <w:divBdr>
            <w:top w:val="none" w:sz="0" w:space="0" w:color="auto"/>
            <w:left w:val="none" w:sz="0" w:space="0" w:color="auto"/>
            <w:bottom w:val="none" w:sz="0" w:space="0" w:color="auto"/>
            <w:right w:val="none" w:sz="0" w:space="0" w:color="auto"/>
          </w:divBdr>
        </w:div>
        <w:div w:id="1100680396">
          <w:marLeft w:val="640"/>
          <w:marRight w:val="0"/>
          <w:marTop w:val="0"/>
          <w:marBottom w:val="0"/>
          <w:divBdr>
            <w:top w:val="none" w:sz="0" w:space="0" w:color="auto"/>
            <w:left w:val="none" w:sz="0" w:space="0" w:color="auto"/>
            <w:bottom w:val="none" w:sz="0" w:space="0" w:color="auto"/>
            <w:right w:val="none" w:sz="0" w:space="0" w:color="auto"/>
          </w:divBdr>
        </w:div>
        <w:div w:id="1325546144">
          <w:marLeft w:val="640"/>
          <w:marRight w:val="0"/>
          <w:marTop w:val="0"/>
          <w:marBottom w:val="0"/>
          <w:divBdr>
            <w:top w:val="none" w:sz="0" w:space="0" w:color="auto"/>
            <w:left w:val="none" w:sz="0" w:space="0" w:color="auto"/>
            <w:bottom w:val="none" w:sz="0" w:space="0" w:color="auto"/>
            <w:right w:val="none" w:sz="0" w:space="0" w:color="auto"/>
          </w:divBdr>
        </w:div>
        <w:div w:id="1449082025">
          <w:marLeft w:val="640"/>
          <w:marRight w:val="0"/>
          <w:marTop w:val="0"/>
          <w:marBottom w:val="0"/>
          <w:divBdr>
            <w:top w:val="none" w:sz="0" w:space="0" w:color="auto"/>
            <w:left w:val="none" w:sz="0" w:space="0" w:color="auto"/>
            <w:bottom w:val="none" w:sz="0" w:space="0" w:color="auto"/>
            <w:right w:val="none" w:sz="0" w:space="0" w:color="auto"/>
          </w:divBdr>
        </w:div>
        <w:div w:id="1915309895">
          <w:marLeft w:val="640"/>
          <w:marRight w:val="0"/>
          <w:marTop w:val="0"/>
          <w:marBottom w:val="0"/>
          <w:divBdr>
            <w:top w:val="none" w:sz="0" w:space="0" w:color="auto"/>
            <w:left w:val="none" w:sz="0" w:space="0" w:color="auto"/>
            <w:bottom w:val="none" w:sz="0" w:space="0" w:color="auto"/>
            <w:right w:val="none" w:sz="0" w:space="0" w:color="auto"/>
          </w:divBdr>
        </w:div>
        <w:div w:id="1999962850">
          <w:marLeft w:val="640"/>
          <w:marRight w:val="0"/>
          <w:marTop w:val="0"/>
          <w:marBottom w:val="0"/>
          <w:divBdr>
            <w:top w:val="none" w:sz="0" w:space="0" w:color="auto"/>
            <w:left w:val="none" w:sz="0" w:space="0" w:color="auto"/>
            <w:bottom w:val="none" w:sz="0" w:space="0" w:color="auto"/>
            <w:right w:val="none" w:sz="0" w:space="0" w:color="auto"/>
          </w:divBdr>
        </w:div>
      </w:divsChild>
    </w:div>
    <w:div w:id="940069675">
      <w:marLeft w:val="640"/>
      <w:marRight w:val="0"/>
      <w:marTop w:val="0"/>
      <w:marBottom w:val="0"/>
      <w:divBdr>
        <w:top w:val="none" w:sz="0" w:space="0" w:color="auto"/>
        <w:left w:val="none" w:sz="0" w:space="0" w:color="auto"/>
        <w:bottom w:val="none" w:sz="0" w:space="0" w:color="auto"/>
        <w:right w:val="none" w:sz="0" w:space="0" w:color="auto"/>
      </w:divBdr>
    </w:div>
    <w:div w:id="940186726">
      <w:marLeft w:val="0"/>
      <w:marRight w:val="0"/>
      <w:marTop w:val="0"/>
      <w:marBottom w:val="0"/>
      <w:divBdr>
        <w:top w:val="none" w:sz="0" w:space="0" w:color="auto"/>
        <w:left w:val="none" w:sz="0" w:space="0" w:color="auto"/>
        <w:bottom w:val="none" w:sz="0" w:space="0" w:color="auto"/>
        <w:right w:val="none" w:sz="0" w:space="0" w:color="auto"/>
      </w:divBdr>
    </w:div>
    <w:div w:id="941187997">
      <w:marLeft w:val="0"/>
      <w:marRight w:val="150"/>
      <w:marTop w:val="0"/>
      <w:marBottom w:val="0"/>
      <w:divBdr>
        <w:top w:val="none" w:sz="0" w:space="0" w:color="auto"/>
        <w:left w:val="none" w:sz="0" w:space="0" w:color="auto"/>
        <w:bottom w:val="none" w:sz="0" w:space="0" w:color="auto"/>
        <w:right w:val="none" w:sz="0" w:space="0" w:color="auto"/>
      </w:divBdr>
      <w:divsChild>
        <w:div w:id="957029886">
          <w:marLeft w:val="0"/>
          <w:marRight w:val="150"/>
          <w:marTop w:val="0"/>
          <w:marBottom w:val="0"/>
          <w:divBdr>
            <w:top w:val="none" w:sz="0" w:space="0" w:color="auto"/>
            <w:left w:val="none" w:sz="0" w:space="0" w:color="auto"/>
            <w:bottom w:val="none" w:sz="0" w:space="0" w:color="auto"/>
            <w:right w:val="none" w:sz="0" w:space="0" w:color="auto"/>
          </w:divBdr>
        </w:div>
      </w:divsChild>
    </w:div>
    <w:div w:id="943148573">
      <w:marLeft w:val="0"/>
      <w:marRight w:val="0"/>
      <w:marTop w:val="0"/>
      <w:marBottom w:val="0"/>
      <w:divBdr>
        <w:top w:val="none" w:sz="0" w:space="0" w:color="auto"/>
        <w:left w:val="none" w:sz="0" w:space="0" w:color="auto"/>
        <w:bottom w:val="none" w:sz="0" w:space="0" w:color="auto"/>
        <w:right w:val="none" w:sz="0" w:space="0" w:color="auto"/>
      </w:divBdr>
    </w:div>
    <w:div w:id="944846971">
      <w:marLeft w:val="640"/>
      <w:marRight w:val="0"/>
      <w:marTop w:val="0"/>
      <w:marBottom w:val="0"/>
      <w:divBdr>
        <w:top w:val="none" w:sz="0" w:space="0" w:color="auto"/>
        <w:left w:val="none" w:sz="0" w:space="0" w:color="auto"/>
        <w:bottom w:val="none" w:sz="0" w:space="0" w:color="auto"/>
        <w:right w:val="none" w:sz="0" w:space="0" w:color="auto"/>
      </w:divBdr>
    </w:div>
    <w:div w:id="945231686">
      <w:bodyDiv w:val="1"/>
      <w:marLeft w:val="0"/>
      <w:marRight w:val="0"/>
      <w:marTop w:val="0"/>
      <w:marBottom w:val="0"/>
      <w:divBdr>
        <w:top w:val="none" w:sz="0" w:space="0" w:color="auto"/>
        <w:left w:val="none" w:sz="0" w:space="0" w:color="auto"/>
        <w:bottom w:val="none" w:sz="0" w:space="0" w:color="auto"/>
        <w:right w:val="none" w:sz="0" w:space="0" w:color="auto"/>
      </w:divBdr>
      <w:divsChild>
        <w:div w:id="77489170">
          <w:marLeft w:val="0"/>
          <w:marRight w:val="0"/>
          <w:marTop w:val="120"/>
          <w:marBottom w:val="120"/>
          <w:divBdr>
            <w:top w:val="none" w:sz="0" w:space="0" w:color="auto"/>
            <w:left w:val="none" w:sz="0" w:space="0" w:color="auto"/>
            <w:bottom w:val="none" w:sz="0" w:space="0" w:color="auto"/>
            <w:right w:val="none" w:sz="0" w:space="0" w:color="auto"/>
          </w:divBdr>
        </w:div>
      </w:divsChild>
    </w:div>
    <w:div w:id="946501671">
      <w:bodyDiv w:val="1"/>
      <w:marLeft w:val="0"/>
      <w:marRight w:val="0"/>
      <w:marTop w:val="0"/>
      <w:marBottom w:val="0"/>
      <w:divBdr>
        <w:top w:val="none" w:sz="0" w:space="0" w:color="auto"/>
        <w:left w:val="none" w:sz="0" w:space="0" w:color="auto"/>
        <w:bottom w:val="none" w:sz="0" w:space="0" w:color="auto"/>
        <w:right w:val="none" w:sz="0" w:space="0" w:color="auto"/>
      </w:divBdr>
    </w:div>
    <w:div w:id="946816701">
      <w:marLeft w:val="0"/>
      <w:marRight w:val="0"/>
      <w:marTop w:val="0"/>
      <w:marBottom w:val="0"/>
      <w:divBdr>
        <w:top w:val="none" w:sz="0" w:space="0" w:color="auto"/>
        <w:left w:val="none" w:sz="0" w:space="0" w:color="auto"/>
        <w:bottom w:val="none" w:sz="0" w:space="0" w:color="auto"/>
        <w:right w:val="none" w:sz="0" w:space="0" w:color="auto"/>
      </w:divBdr>
    </w:div>
    <w:div w:id="947155553">
      <w:marLeft w:val="0"/>
      <w:marRight w:val="0"/>
      <w:marTop w:val="0"/>
      <w:marBottom w:val="0"/>
      <w:divBdr>
        <w:top w:val="none" w:sz="0" w:space="0" w:color="auto"/>
        <w:left w:val="none" w:sz="0" w:space="0" w:color="auto"/>
        <w:bottom w:val="none" w:sz="0" w:space="0" w:color="auto"/>
        <w:right w:val="none" w:sz="0" w:space="0" w:color="auto"/>
      </w:divBdr>
    </w:div>
    <w:div w:id="948977138">
      <w:bodyDiv w:val="1"/>
      <w:marLeft w:val="0"/>
      <w:marRight w:val="0"/>
      <w:marTop w:val="0"/>
      <w:marBottom w:val="0"/>
      <w:divBdr>
        <w:top w:val="none" w:sz="0" w:space="0" w:color="auto"/>
        <w:left w:val="none" w:sz="0" w:space="0" w:color="auto"/>
        <w:bottom w:val="none" w:sz="0" w:space="0" w:color="auto"/>
        <w:right w:val="none" w:sz="0" w:space="0" w:color="auto"/>
      </w:divBdr>
      <w:divsChild>
        <w:div w:id="192329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43481">
      <w:bodyDiv w:val="1"/>
      <w:marLeft w:val="0"/>
      <w:marRight w:val="0"/>
      <w:marTop w:val="0"/>
      <w:marBottom w:val="0"/>
      <w:divBdr>
        <w:top w:val="none" w:sz="0" w:space="0" w:color="auto"/>
        <w:left w:val="none" w:sz="0" w:space="0" w:color="auto"/>
        <w:bottom w:val="none" w:sz="0" w:space="0" w:color="auto"/>
        <w:right w:val="none" w:sz="0" w:space="0" w:color="auto"/>
      </w:divBdr>
    </w:div>
    <w:div w:id="949551227">
      <w:marLeft w:val="640"/>
      <w:marRight w:val="0"/>
      <w:marTop w:val="0"/>
      <w:marBottom w:val="0"/>
      <w:divBdr>
        <w:top w:val="none" w:sz="0" w:space="0" w:color="auto"/>
        <w:left w:val="none" w:sz="0" w:space="0" w:color="auto"/>
        <w:bottom w:val="none" w:sz="0" w:space="0" w:color="auto"/>
        <w:right w:val="none" w:sz="0" w:space="0" w:color="auto"/>
      </w:divBdr>
    </w:div>
    <w:div w:id="952130290">
      <w:marLeft w:val="0"/>
      <w:marRight w:val="0"/>
      <w:marTop w:val="0"/>
      <w:marBottom w:val="0"/>
      <w:divBdr>
        <w:top w:val="none" w:sz="0" w:space="0" w:color="auto"/>
        <w:left w:val="none" w:sz="0" w:space="0" w:color="auto"/>
        <w:bottom w:val="none" w:sz="0" w:space="0" w:color="auto"/>
        <w:right w:val="none" w:sz="0" w:space="0" w:color="auto"/>
      </w:divBdr>
    </w:div>
    <w:div w:id="952710711">
      <w:marLeft w:val="0"/>
      <w:marRight w:val="0"/>
      <w:marTop w:val="0"/>
      <w:marBottom w:val="0"/>
      <w:divBdr>
        <w:top w:val="none" w:sz="0" w:space="0" w:color="auto"/>
        <w:left w:val="none" w:sz="0" w:space="0" w:color="auto"/>
        <w:bottom w:val="none" w:sz="0" w:space="0" w:color="auto"/>
        <w:right w:val="none" w:sz="0" w:space="0" w:color="auto"/>
      </w:divBdr>
    </w:div>
    <w:div w:id="953370289">
      <w:marLeft w:val="640"/>
      <w:marRight w:val="0"/>
      <w:marTop w:val="0"/>
      <w:marBottom w:val="0"/>
      <w:divBdr>
        <w:top w:val="none" w:sz="0" w:space="0" w:color="auto"/>
        <w:left w:val="none" w:sz="0" w:space="0" w:color="auto"/>
        <w:bottom w:val="none" w:sz="0" w:space="0" w:color="auto"/>
        <w:right w:val="none" w:sz="0" w:space="0" w:color="auto"/>
      </w:divBdr>
    </w:div>
    <w:div w:id="953444151">
      <w:marLeft w:val="0"/>
      <w:marRight w:val="0"/>
      <w:marTop w:val="0"/>
      <w:marBottom w:val="0"/>
      <w:divBdr>
        <w:top w:val="none" w:sz="0" w:space="0" w:color="auto"/>
        <w:left w:val="none" w:sz="0" w:space="0" w:color="auto"/>
        <w:bottom w:val="none" w:sz="0" w:space="0" w:color="auto"/>
        <w:right w:val="none" w:sz="0" w:space="0" w:color="auto"/>
      </w:divBdr>
    </w:div>
    <w:div w:id="955604694">
      <w:marLeft w:val="0"/>
      <w:marRight w:val="0"/>
      <w:marTop w:val="0"/>
      <w:marBottom w:val="0"/>
      <w:divBdr>
        <w:top w:val="none" w:sz="0" w:space="0" w:color="auto"/>
        <w:left w:val="none" w:sz="0" w:space="0" w:color="auto"/>
        <w:bottom w:val="none" w:sz="0" w:space="0" w:color="auto"/>
        <w:right w:val="none" w:sz="0" w:space="0" w:color="auto"/>
      </w:divBdr>
    </w:div>
    <w:div w:id="955986620">
      <w:bodyDiv w:val="1"/>
      <w:marLeft w:val="0"/>
      <w:marRight w:val="0"/>
      <w:marTop w:val="0"/>
      <w:marBottom w:val="0"/>
      <w:divBdr>
        <w:top w:val="none" w:sz="0" w:space="0" w:color="auto"/>
        <w:left w:val="none" w:sz="0" w:space="0" w:color="auto"/>
        <w:bottom w:val="none" w:sz="0" w:space="0" w:color="auto"/>
        <w:right w:val="none" w:sz="0" w:space="0" w:color="auto"/>
      </w:divBdr>
    </w:div>
    <w:div w:id="956184709">
      <w:bodyDiv w:val="1"/>
      <w:marLeft w:val="0"/>
      <w:marRight w:val="0"/>
      <w:marTop w:val="0"/>
      <w:marBottom w:val="0"/>
      <w:divBdr>
        <w:top w:val="none" w:sz="0" w:space="0" w:color="auto"/>
        <w:left w:val="none" w:sz="0" w:space="0" w:color="auto"/>
        <w:bottom w:val="none" w:sz="0" w:space="0" w:color="auto"/>
        <w:right w:val="none" w:sz="0" w:space="0" w:color="auto"/>
      </w:divBdr>
      <w:divsChild>
        <w:div w:id="1714428528">
          <w:marLeft w:val="0"/>
          <w:marRight w:val="0"/>
          <w:marTop w:val="0"/>
          <w:marBottom w:val="0"/>
          <w:divBdr>
            <w:top w:val="none" w:sz="0" w:space="0" w:color="auto"/>
            <w:left w:val="none" w:sz="0" w:space="0" w:color="auto"/>
            <w:bottom w:val="none" w:sz="0" w:space="0" w:color="auto"/>
            <w:right w:val="none" w:sz="0" w:space="0" w:color="auto"/>
          </w:divBdr>
          <w:divsChild>
            <w:div w:id="3143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598">
      <w:marLeft w:val="640"/>
      <w:marRight w:val="0"/>
      <w:marTop w:val="0"/>
      <w:marBottom w:val="0"/>
      <w:divBdr>
        <w:top w:val="none" w:sz="0" w:space="0" w:color="auto"/>
        <w:left w:val="none" w:sz="0" w:space="0" w:color="auto"/>
        <w:bottom w:val="none" w:sz="0" w:space="0" w:color="auto"/>
        <w:right w:val="none" w:sz="0" w:space="0" w:color="auto"/>
      </w:divBdr>
    </w:div>
    <w:div w:id="956761559">
      <w:bodyDiv w:val="1"/>
      <w:marLeft w:val="0"/>
      <w:marRight w:val="0"/>
      <w:marTop w:val="0"/>
      <w:marBottom w:val="0"/>
      <w:divBdr>
        <w:top w:val="none" w:sz="0" w:space="0" w:color="auto"/>
        <w:left w:val="none" w:sz="0" w:space="0" w:color="auto"/>
        <w:bottom w:val="none" w:sz="0" w:space="0" w:color="auto"/>
        <w:right w:val="none" w:sz="0" w:space="0" w:color="auto"/>
      </w:divBdr>
      <w:divsChild>
        <w:div w:id="1833451946">
          <w:marLeft w:val="0"/>
          <w:marRight w:val="0"/>
          <w:marTop w:val="0"/>
          <w:marBottom w:val="0"/>
          <w:divBdr>
            <w:top w:val="none" w:sz="0" w:space="0" w:color="auto"/>
            <w:left w:val="none" w:sz="0" w:space="0" w:color="auto"/>
            <w:bottom w:val="none" w:sz="0" w:space="0" w:color="auto"/>
            <w:right w:val="none" w:sz="0" w:space="0" w:color="auto"/>
          </w:divBdr>
          <w:divsChild>
            <w:div w:id="1472598320">
              <w:marLeft w:val="0"/>
              <w:marRight w:val="0"/>
              <w:marTop w:val="0"/>
              <w:marBottom w:val="0"/>
              <w:divBdr>
                <w:top w:val="none" w:sz="0" w:space="0" w:color="auto"/>
                <w:left w:val="none" w:sz="0" w:space="0" w:color="auto"/>
                <w:bottom w:val="none" w:sz="0" w:space="0" w:color="auto"/>
                <w:right w:val="none" w:sz="0" w:space="0" w:color="auto"/>
              </w:divBdr>
              <w:divsChild>
                <w:div w:id="1473787296">
                  <w:marLeft w:val="0"/>
                  <w:marRight w:val="150"/>
                  <w:marTop w:val="0"/>
                  <w:marBottom w:val="0"/>
                  <w:divBdr>
                    <w:top w:val="none" w:sz="0" w:space="0" w:color="auto"/>
                    <w:left w:val="none" w:sz="0" w:space="0" w:color="auto"/>
                    <w:bottom w:val="none" w:sz="0" w:space="0" w:color="auto"/>
                    <w:right w:val="none" w:sz="0" w:space="0" w:color="auto"/>
                  </w:divBdr>
                  <w:divsChild>
                    <w:div w:id="1043458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11341">
      <w:marLeft w:val="0"/>
      <w:marRight w:val="0"/>
      <w:marTop w:val="0"/>
      <w:marBottom w:val="0"/>
      <w:divBdr>
        <w:top w:val="none" w:sz="0" w:space="0" w:color="auto"/>
        <w:left w:val="none" w:sz="0" w:space="0" w:color="auto"/>
        <w:bottom w:val="none" w:sz="0" w:space="0" w:color="auto"/>
        <w:right w:val="none" w:sz="0" w:space="0" w:color="auto"/>
      </w:divBdr>
      <w:divsChild>
        <w:div w:id="941955405">
          <w:marLeft w:val="0"/>
          <w:marRight w:val="0"/>
          <w:marTop w:val="0"/>
          <w:marBottom w:val="0"/>
          <w:divBdr>
            <w:top w:val="none" w:sz="0" w:space="0" w:color="auto"/>
            <w:left w:val="none" w:sz="0" w:space="0" w:color="auto"/>
            <w:bottom w:val="none" w:sz="0" w:space="0" w:color="auto"/>
            <w:right w:val="none" w:sz="0" w:space="0" w:color="auto"/>
          </w:divBdr>
          <w:divsChild>
            <w:div w:id="1940722284">
              <w:marLeft w:val="0"/>
              <w:marRight w:val="150"/>
              <w:marTop w:val="0"/>
              <w:marBottom w:val="0"/>
              <w:divBdr>
                <w:top w:val="none" w:sz="0" w:space="0" w:color="auto"/>
                <w:left w:val="none" w:sz="0" w:space="0" w:color="auto"/>
                <w:bottom w:val="none" w:sz="0" w:space="0" w:color="auto"/>
                <w:right w:val="none" w:sz="0" w:space="0" w:color="auto"/>
              </w:divBdr>
              <w:divsChild>
                <w:div w:id="16728329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59260592">
      <w:marLeft w:val="640"/>
      <w:marRight w:val="0"/>
      <w:marTop w:val="0"/>
      <w:marBottom w:val="0"/>
      <w:divBdr>
        <w:top w:val="none" w:sz="0" w:space="0" w:color="auto"/>
        <w:left w:val="none" w:sz="0" w:space="0" w:color="auto"/>
        <w:bottom w:val="none" w:sz="0" w:space="0" w:color="auto"/>
        <w:right w:val="none" w:sz="0" w:space="0" w:color="auto"/>
      </w:divBdr>
    </w:div>
    <w:div w:id="959460752">
      <w:marLeft w:val="0"/>
      <w:marRight w:val="0"/>
      <w:marTop w:val="0"/>
      <w:marBottom w:val="0"/>
      <w:divBdr>
        <w:top w:val="none" w:sz="0" w:space="0" w:color="auto"/>
        <w:left w:val="none" w:sz="0" w:space="0" w:color="auto"/>
        <w:bottom w:val="none" w:sz="0" w:space="0" w:color="auto"/>
        <w:right w:val="none" w:sz="0" w:space="0" w:color="auto"/>
      </w:divBdr>
    </w:div>
    <w:div w:id="960645056">
      <w:marLeft w:val="640"/>
      <w:marRight w:val="0"/>
      <w:marTop w:val="0"/>
      <w:marBottom w:val="0"/>
      <w:divBdr>
        <w:top w:val="none" w:sz="0" w:space="0" w:color="auto"/>
        <w:left w:val="none" w:sz="0" w:space="0" w:color="auto"/>
        <w:bottom w:val="none" w:sz="0" w:space="0" w:color="auto"/>
        <w:right w:val="none" w:sz="0" w:space="0" w:color="auto"/>
      </w:divBdr>
    </w:div>
    <w:div w:id="962927535">
      <w:marLeft w:val="0"/>
      <w:marRight w:val="0"/>
      <w:marTop w:val="0"/>
      <w:marBottom w:val="0"/>
      <w:divBdr>
        <w:top w:val="none" w:sz="0" w:space="0" w:color="auto"/>
        <w:left w:val="none" w:sz="0" w:space="0" w:color="auto"/>
        <w:bottom w:val="none" w:sz="0" w:space="0" w:color="auto"/>
        <w:right w:val="none" w:sz="0" w:space="0" w:color="auto"/>
      </w:divBdr>
    </w:div>
    <w:div w:id="964116116">
      <w:marLeft w:val="0"/>
      <w:marRight w:val="0"/>
      <w:marTop w:val="0"/>
      <w:marBottom w:val="0"/>
      <w:divBdr>
        <w:top w:val="none" w:sz="0" w:space="0" w:color="auto"/>
        <w:left w:val="none" w:sz="0" w:space="0" w:color="auto"/>
        <w:bottom w:val="none" w:sz="0" w:space="0" w:color="auto"/>
        <w:right w:val="none" w:sz="0" w:space="0" w:color="auto"/>
      </w:divBdr>
    </w:div>
    <w:div w:id="964232407">
      <w:marLeft w:val="640"/>
      <w:marRight w:val="0"/>
      <w:marTop w:val="0"/>
      <w:marBottom w:val="0"/>
      <w:divBdr>
        <w:top w:val="none" w:sz="0" w:space="0" w:color="auto"/>
        <w:left w:val="none" w:sz="0" w:space="0" w:color="auto"/>
        <w:bottom w:val="none" w:sz="0" w:space="0" w:color="auto"/>
        <w:right w:val="none" w:sz="0" w:space="0" w:color="auto"/>
      </w:divBdr>
    </w:div>
    <w:div w:id="964696292">
      <w:marLeft w:val="0"/>
      <w:marRight w:val="0"/>
      <w:marTop w:val="0"/>
      <w:marBottom w:val="0"/>
      <w:divBdr>
        <w:top w:val="none" w:sz="0" w:space="0" w:color="auto"/>
        <w:left w:val="none" w:sz="0" w:space="0" w:color="auto"/>
        <w:bottom w:val="none" w:sz="0" w:space="0" w:color="auto"/>
        <w:right w:val="none" w:sz="0" w:space="0" w:color="auto"/>
      </w:divBdr>
    </w:div>
    <w:div w:id="964771018">
      <w:bodyDiv w:val="1"/>
      <w:marLeft w:val="0"/>
      <w:marRight w:val="0"/>
      <w:marTop w:val="0"/>
      <w:marBottom w:val="0"/>
      <w:divBdr>
        <w:top w:val="none" w:sz="0" w:space="0" w:color="auto"/>
        <w:left w:val="none" w:sz="0" w:space="0" w:color="auto"/>
        <w:bottom w:val="none" w:sz="0" w:space="0" w:color="auto"/>
        <w:right w:val="none" w:sz="0" w:space="0" w:color="auto"/>
      </w:divBdr>
      <w:divsChild>
        <w:div w:id="8757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085929">
      <w:bodyDiv w:val="1"/>
      <w:marLeft w:val="0"/>
      <w:marRight w:val="0"/>
      <w:marTop w:val="0"/>
      <w:marBottom w:val="0"/>
      <w:divBdr>
        <w:top w:val="none" w:sz="0" w:space="0" w:color="auto"/>
        <w:left w:val="none" w:sz="0" w:space="0" w:color="auto"/>
        <w:bottom w:val="none" w:sz="0" w:space="0" w:color="auto"/>
        <w:right w:val="none" w:sz="0" w:space="0" w:color="auto"/>
      </w:divBdr>
    </w:div>
    <w:div w:id="965624156">
      <w:marLeft w:val="640"/>
      <w:marRight w:val="0"/>
      <w:marTop w:val="0"/>
      <w:marBottom w:val="0"/>
      <w:divBdr>
        <w:top w:val="none" w:sz="0" w:space="0" w:color="auto"/>
        <w:left w:val="none" w:sz="0" w:space="0" w:color="auto"/>
        <w:bottom w:val="none" w:sz="0" w:space="0" w:color="auto"/>
        <w:right w:val="none" w:sz="0" w:space="0" w:color="auto"/>
      </w:divBdr>
    </w:div>
    <w:div w:id="966084334">
      <w:marLeft w:val="0"/>
      <w:marRight w:val="0"/>
      <w:marTop w:val="0"/>
      <w:marBottom w:val="0"/>
      <w:divBdr>
        <w:top w:val="none" w:sz="0" w:space="0" w:color="auto"/>
        <w:left w:val="none" w:sz="0" w:space="0" w:color="auto"/>
        <w:bottom w:val="none" w:sz="0" w:space="0" w:color="auto"/>
        <w:right w:val="none" w:sz="0" w:space="0" w:color="auto"/>
      </w:divBdr>
    </w:div>
    <w:div w:id="966206330">
      <w:marLeft w:val="0"/>
      <w:marRight w:val="0"/>
      <w:marTop w:val="0"/>
      <w:marBottom w:val="0"/>
      <w:divBdr>
        <w:top w:val="none" w:sz="0" w:space="0" w:color="auto"/>
        <w:left w:val="none" w:sz="0" w:space="0" w:color="auto"/>
        <w:bottom w:val="none" w:sz="0" w:space="0" w:color="auto"/>
        <w:right w:val="none" w:sz="0" w:space="0" w:color="auto"/>
      </w:divBdr>
    </w:div>
    <w:div w:id="966744451">
      <w:marLeft w:val="0"/>
      <w:marRight w:val="0"/>
      <w:marTop w:val="0"/>
      <w:marBottom w:val="0"/>
      <w:divBdr>
        <w:top w:val="none" w:sz="0" w:space="0" w:color="auto"/>
        <w:left w:val="none" w:sz="0" w:space="0" w:color="auto"/>
        <w:bottom w:val="none" w:sz="0" w:space="0" w:color="auto"/>
        <w:right w:val="none" w:sz="0" w:space="0" w:color="auto"/>
      </w:divBdr>
    </w:div>
    <w:div w:id="966859380">
      <w:marLeft w:val="640"/>
      <w:marRight w:val="0"/>
      <w:marTop w:val="0"/>
      <w:marBottom w:val="0"/>
      <w:divBdr>
        <w:top w:val="none" w:sz="0" w:space="0" w:color="auto"/>
        <w:left w:val="none" w:sz="0" w:space="0" w:color="auto"/>
        <w:bottom w:val="none" w:sz="0" w:space="0" w:color="auto"/>
        <w:right w:val="none" w:sz="0" w:space="0" w:color="auto"/>
      </w:divBdr>
    </w:div>
    <w:div w:id="967203373">
      <w:marLeft w:val="0"/>
      <w:marRight w:val="0"/>
      <w:marTop w:val="0"/>
      <w:marBottom w:val="0"/>
      <w:divBdr>
        <w:top w:val="none" w:sz="0" w:space="0" w:color="auto"/>
        <w:left w:val="none" w:sz="0" w:space="0" w:color="auto"/>
        <w:bottom w:val="none" w:sz="0" w:space="0" w:color="auto"/>
        <w:right w:val="none" w:sz="0" w:space="0" w:color="auto"/>
      </w:divBdr>
    </w:div>
    <w:div w:id="967736680">
      <w:marLeft w:val="640"/>
      <w:marRight w:val="0"/>
      <w:marTop w:val="0"/>
      <w:marBottom w:val="0"/>
      <w:divBdr>
        <w:top w:val="none" w:sz="0" w:space="0" w:color="auto"/>
        <w:left w:val="none" w:sz="0" w:space="0" w:color="auto"/>
        <w:bottom w:val="none" w:sz="0" w:space="0" w:color="auto"/>
        <w:right w:val="none" w:sz="0" w:space="0" w:color="auto"/>
      </w:divBdr>
    </w:div>
    <w:div w:id="967974786">
      <w:marLeft w:val="0"/>
      <w:marRight w:val="0"/>
      <w:marTop w:val="0"/>
      <w:marBottom w:val="0"/>
      <w:divBdr>
        <w:top w:val="none" w:sz="0" w:space="0" w:color="auto"/>
        <w:left w:val="none" w:sz="0" w:space="0" w:color="auto"/>
        <w:bottom w:val="none" w:sz="0" w:space="0" w:color="auto"/>
        <w:right w:val="none" w:sz="0" w:space="0" w:color="auto"/>
      </w:divBdr>
    </w:div>
    <w:div w:id="968054487">
      <w:marLeft w:val="0"/>
      <w:marRight w:val="0"/>
      <w:marTop w:val="0"/>
      <w:marBottom w:val="0"/>
      <w:divBdr>
        <w:top w:val="none" w:sz="0" w:space="0" w:color="auto"/>
        <w:left w:val="none" w:sz="0" w:space="0" w:color="auto"/>
        <w:bottom w:val="none" w:sz="0" w:space="0" w:color="auto"/>
        <w:right w:val="none" w:sz="0" w:space="0" w:color="auto"/>
      </w:divBdr>
    </w:div>
    <w:div w:id="968123542">
      <w:marLeft w:val="640"/>
      <w:marRight w:val="0"/>
      <w:marTop w:val="0"/>
      <w:marBottom w:val="0"/>
      <w:divBdr>
        <w:top w:val="none" w:sz="0" w:space="0" w:color="auto"/>
        <w:left w:val="none" w:sz="0" w:space="0" w:color="auto"/>
        <w:bottom w:val="none" w:sz="0" w:space="0" w:color="auto"/>
        <w:right w:val="none" w:sz="0" w:space="0" w:color="auto"/>
      </w:divBdr>
    </w:div>
    <w:div w:id="968900880">
      <w:marLeft w:val="0"/>
      <w:marRight w:val="0"/>
      <w:marTop w:val="0"/>
      <w:marBottom w:val="0"/>
      <w:divBdr>
        <w:top w:val="none" w:sz="0" w:space="0" w:color="auto"/>
        <w:left w:val="none" w:sz="0" w:space="0" w:color="auto"/>
        <w:bottom w:val="none" w:sz="0" w:space="0" w:color="auto"/>
        <w:right w:val="none" w:sz="0" w:space="0" w:color="auto"/>
      </w:divBdr>
    </w:div>
    <w:div w:id="969554911">
      <w:marLeft w:val="0"/>
      <w:marRight w:val="150"/>
      <w:marTop w:val="0"/>
      <w:marBottom w:val="0"/>
      <w:divBdr>
        <w:top w:val="none" w:sz="0" w:space="0" w:color="auto"/>
        <w:left w:val="none" w:sz="0" w:space="0" w:color="auto"/>
        <w:bottom w:val="none" w:sz="0" w:space="0" w:color="auto"/>
        <w:right w:val="none" w:sz="0" w:space="0" w:color="auto"/>
      </w:divBdr>
      <w:divsChild>
        <w:div w:id="34432836">
          <w:marLeft w:val="0"/>
          <w:marRight w:val="150"/>
          <w:marTop w:val="0"/>
          <w:marBottom w:val="0"/>
          <w:divBdr>
            <w:top w:val="none" w:sz="0" w:space="0" w:color="auto"/>
            <w:left w:val="none" w:sz="0" w:space="0" w:color="auto"/>
            <w:bottom w:val="none" w:sz="0" w:space="0" w:color="auto"/>
            <w:right w:val="none" w:sz="0" w:space="0" w:color="auto"/>
          </w:divBdr>
        </w:div>
      </w:divsChild>
    </w:div>
    <w:div w:id="970017230">
      <w:marLeft w:val="640"/>
      <w:marRight w:val="0"/>
      <w:marTop w:val="0"/>
      <w:marBottom w:val="0"/>
      <w:divBdr>
        <w:top w:val="none" w:sz="0" w:space="0" w:color="auto"/>
        <w:left w:val="none" w:sz="0" w:space="0" w:color="auto"/>
        <w:bottom w:val="none" w:sz="0" w:space="0" w:color="auto"/>
        <w:right w:val="none" w:sz="0" w:space="0" w:color="auto"/>
      </w:divBdr>
    </w:div>
    <w:div w:id="970591967">
      <w:marLeft w:val="0"/>
      <w:marRight w:val="0"/>
      <w:marTop w:val="0"/>
      <w:marBottom w:val="0"/>
      <w:divBdr>
        <w:top w:val="none" w:sz="0" w:space="0" w:color="auto"/>
        <w:left w:val="none" w:sz="0" w:space="0" w:color="auto"/>
        <w:bottom w:val="none" w:sz="0" w:space="0" w:color="auto"/>
        <w:right w:val="none" w:sz="0" w:space="0" w:color="auto"/>
      </w:divBdr>
    </w:div>
    <w:div w:id="972829908">
      <w:marLeft w:val="640"/>
      <w:marRight w:val="0"/>
      <w:marTop w:val="0"/>
      <w:marBottom w:val="0"/>
      <w:divBdr>
        <w:top w:val="none" w:sz="0" w:space="0" w:color="auto"/>
        <w:left w:val="none" w:sz="0" w:space="0" w:color="auto"/>
        <w:bottom w:val="none" w:sz="0" w:space="0" w:color="auto"/>
        <w:right w:val="none" w:sz="0" w:space="0" w:color="auto"/>
      </w:divBdr>
    </w:div>
    <w:div w:id="972950377">
      <w:marLeft w:val="640"/>
      <w:marRight w:val="0"/>
      <w:marTop w:val="0"/>
      <w:marBottom w:val="0"/>
      <w:divBdr>
        <w:top w:val="none" w:sz="0" w:space="0" w:color="auto"/>
        <w:left w:val="none" w:sz="0" w:space="0" w:color="auto"/>
        <w:bottom w:val="none" w:sz="0" w:space="0" w:color="auto"/>
        <w:right w:val="none" w:sz="0" w:space="0" w:color="auto"/>
      </w:divBdr>
    </w:div>
    <w:div w:id="974143877">
      <w:marLeft w:val="0"/>
      <w:marRight w:val="0"/>
      <w:marTop w:val="0"/>
      <w:marBottom w:val="0"/>
      <w:divBdr>
        <w:top w:val="none" w:sz="0" w:space="0" w:color="auto"/>
        <w:left w:val="none" w:sz="0" w:space="0" w:color="auto"/>
        <w:bottom w:val="none" w:sz="0" w:space="0" w:color="auto"/>
        <w:right w:val="none" w:sz="0" w:space="0" w:color="auto"/>
      </w:divBdr>
    </w:div>
    <w:div w:id="974991673">
      <w:bodyDiv w:val="1"/>
      <w:marLeft w:val="0"/>
      <w:marRight w:val="0"/>
      <w:marTop w:val="0"/>
      <w:marBottom w:val="0"/>
      <w:divBdr>
        <w:top w:val="none" w:sz="0" w:space="0" w:color="auto"/>
        <w:left w:val="none" w:sz="0" w:space="0" w:color="auto"/>
        <w:bottom w:val="none" w:sz="0" w:space="0" w:color="auto"/>
        <w:right w:val="none" w:sz="0" w:space="0" w:color="auto"/>
      </w:divBdr>
    </w:div>
    <w:div w:id="975796261">
      <w:marLeft w:val="640"/>
      <w:marRight w:val="0"/>
      <w:marTop w:val="0"/>
      <w:marBottom w:val="0"/>
      <w:divBdr>
        <w:top w:val="none" w:sz="0" w:space="0" w:color="auto"/>
        <w:left w:val="none" w:sz="0" w:space="0" w:color="auto"/>
        <w:bottom w:val="none" w:sz="0" w:space="0" w:color="auto"/>
        <w:right w:val="none" w:sz="0" w:space="0" w:color="auto"/>
      </w:divBdr>
    </w:div>
    <w:div w:id="975992784">
      <w:marLeft w:val="640"/>
      <w:marRight w:val="0"/>
      <w:marTop w:val="0"/>
      <w:marBottom w:val="0"/>
      <w:divBdr>
        <w:top w:val="none" w:sz="0" w:space="0" w:color="auto"/>
        <w:left w:val="none" w:sz="0" w:space="0" w:color="auto"/>
        <w:bottom w:val="none" w:sz="0" w:space="0" w:color="auto"/>
        <w:right w:val="none" w:sz="0" w:space="0" w:color="auto"/>
      </w:divBdr>
    </w:div>
    <w:div w:id="976448214">
      <w:marLeft w:val="640"/>
      <w:marRight w:val="0"/>
      <w:marTop w:val="0"/>
      <w:marBottom w:val="0"/>
      <w:divBdr>
        <w:top w:val="none" w:sz="0" w:space="0" w:color="auto"/>
        <w:left w:val="none" w:sz="0" w:space="0" w:color="auto"/>
        <w:bottom w:val="none" w:sz="0" w:space="0" w:color="auto"/>
        <w:right w:val="none" w:sz="0" w:space="0" w:color="auto"/>
      </w:divBdr>
    </w:div>
    <w:div w:id="977299073">
      <w:marLeft w:val="640"/>
      <w:marRight w:val="0"/>
      <w:marTop w:val="0"/>
      <w:marBottom w:val="0"/>
      <w:divBdr>
        <w:top w:val="none" w:sz="0" w:space="0" w:color="auto"/>
        <w:left w:val="none" w:sz="0" w:space="0" w:color="auto"/>
        <w:bottom w:val="none" w:sz="0" w:space="0" w:color="auto"/>
        <w:right w:val="none" w:sz="0" w:space="0" w:color="auto"/>
      </w:divBdr>
    </w:div>
    <w:div w:id="977497853">
      <w:marLeft w:val="640"/>
      <w:marRight w:val="0"/>
      <w:marTop w:val="0"/>
      <w:marBottom w:val="0"/>
      <w:divBdr>
        <w:top w:val="none" w:sz="0" w:space="0" w:color="auto"/>
        <w:left w:val="none" w:sz="0" w:space="0" w:color="auto"/>
        <w:bottom w:val="none" w:sz="0" w:space="0" w:color="auto"/>
        <w:right w:val="none" w:sz="0" w:space="0" w:color="auto"/>
      </w:divBdr>
    </w:div>
    <w:div w:id="978145406">
      <w:marLeft w:val="0"/>
      <w:marRight w:val="0"/>
      <w:marTop w:val="0"/>
      <w:marBottom w:val="0"/>
      <w:divBdr>
        <w:top w:val="none" w:sz="0" w:space="0" w:color="auto"/>
        <w:left w:val="none" w:sz="0" w:space="0" w:color="auto"/>
        <w:bottom w:val="none" w:sz="0" w:space="0" w:color="auto"/>
        <w:right w:val="none" w:sz="0" w:space="0" w:color="auto"/>
      </w:divBdr>
    </w:div>
    <w:div w:id="978723538">
      <w:marLeft w:val="0"/>
      <w:marRight w:val="0"/>
      <w:marTop w:val="0"/>
      <w:marBottom w:val="0"/>
      <w:divBdr>
        <w:top w:val="none" w:sz="0" w:space="0" w:color="auto"/>
        <w:left w:val="none" w:sz="0" w:space="0" w:color="auto"/>
        <w:bottom w:val="none" w:sz="0" w:space="0" w:color="auto"/>
        <w:right w:val="none" w:sz="0" w:space="0" w:color="auto"/>
      </w:divBdr>
    </w:div>
    <w:div w:id="978798953">
      <w:marLeft w:val="0"/>
      <w:marRight w:val="0"/>
      <w:marTop w:val="0"/>
      <w:marBottom w:val="0"/>
      <w:divBdr>
        <w:top w:val="none" w:sz="0" w:space="0" w:color="auto"/>
        <w:left w:val="none" w:sz="0" w:space="0" w:color="auto"/>
        <w:bottom w:val="none" w:sz="0" w:space="0" w:color="auto"/>
        <w:right w:val="none" w:sz="0" w:space="0" w:color="auto"/>
      </w:divBdr>
    </w:div>
    <w:div w:id="978924034">
      <w:marLeft w:val="0"/>
      <w:marRight w:val="0"/>
      <w:marTop w:val="0"/>
      <w:marBottom w:val="0"/>
      <w:divBdr>
        <w:top w:val="none" w:sz="0" w:space="0" w:color="auto"/>
        <w:left w:val="none" w:sz="0" w:space="0" w:color="auto"/>
        <w:bottom w:val="none" w:sz="0" w:space="0" w:color="auto"/>
        <w:right w:val="none" w:sz="0" w:space="0" w:color="auto"/>
      </w:divBdr>
    </w:div>
    <w:div w:id="979310303">
      <w:marLeft w:val="0"/>
      <w:marRight w:val="0"/>
      <w:marTop w:val="0"/>
      <w:marBottom w:val="0"/>
      <w:divBdr>
        <w:top w:val="none" w:sz="0" w:space="0" w:color="auto"/>
        <w:left w:val="none" w:sz="0" w:space="0" w:color="auto"/>
        <w:bottom w:val="none" w:sz="0" w:space="0" w:color="auto"/>
        <w:right w:val="none" w:sz="0" w:space="0" w:color="auto"/>
      </w:divBdr>
    </w:div>
    <w:div w:id="979962701">
      <w:marLeft w:val="0"/>
      <w:marRight w:val="0"/>
      <w:marTop w:val="0"/>
      <w:marBottom w:val="0"/>
      <w:divBdr>
        <w:top w:val="none" w:sz="0" w:space="0" w:color="auto"/>
        <w:left w:val="none" w:sz="0" w:space="0" w:color="auto"/>
        <w:bottom w:val="none" w:sz="0" w:space="0" w:color="auto"/>
        <w:right w:val="none" w:sz="0" w:space="0" w:color="auto"/>
      </w:divBdr>
    </w:div>
    <w:div w:id="980034335">
      <w:marLeft w:val="0"/>
      <w:marRight w:val="0"/>
      <w:marTop w:val="0"/>
      <w:marBottom w:val="0"/>
      <w:divBdr>
        <w:top w:val="none" w:sz="0" w:space="0" w:color="auto"/>
        <w:left w:val="none" w:sz="0" w:space="0" w:color="auto"/>
        <w:bottom w:val="none" w:sz="0" w:space="0" w:color="auto"/>
        <w:right w:val="none" w:sz="0" w:space="0" w:color="auto"/>
      </w:divBdr>
    </w:div>
    <w:div w:id="981084120">
      <w:marLeft w:val="0"/>
      <w:marRight w:val="150"/>
      <w:marTop w:val="0"/>
      <w:marBottom w:val="0"/>
      <w:divBdr>
        <w:top w:val="none" w:sz="0" w:space="0" w:color="auto"/>
        <w:left w:val="none" w:sz="0" w:space="0" w:color="auto"/>
        <w:bottom w:val="none" w:sz="0" w:space="0" w:color="auto"/>
        <w:right w:val="none" w:sz="0" w:space="0" w:color="auto"/>
      </w:divBdr>
    </w:div>
    <w:div w:id="982153611">
      <w:marLeft w:val="640"/>
      <w:marRight w:val="0"/>
      <w:marTop w:val="0"/>
      <w:marBottom w:val="0"/>
      <w:divBdr>
        <w:top w:val="none" w:sz="0" w:space="0" w:color="auto"/>
        <w:left w:val="none" w:sz="0" w:space="0" w:color="auto"/>
        <w:bottom w:val="none" w:sz="0" w:space="0" w:color="auto"/>
        <w:right w:val="none" w:sz="0" w:space="0" w:color="auto"/>
      </w:divBdr>
    </w:div>
    <w:div w:id="982734990">
      <w:marLeft w:val="0"/>
      <w:marRight w:val="0"/>
      <w:marTop w:val="0"/>
      <w:marBottom w:val="0"/>
      <w:divBdr>
        <w:top w:val="none" w:sz="0" w:space="0" w:color="auto"/>
        <w:left w:val="none" w:sz="0" w:space="0" w:color="auto"/>
        <w:bottom w:val="none" w:sz="0" w:space="0" w:color="auto"/>
        <w:right w:val="none" w:sz="0" w:space="0" w:color="auto"/>
      </w:divBdr>
    </w:div>
    <w:div w:id="983047044">
      <w:bodyDiv w:val="1"/>
      <w:marLeft w:val="0"/>
      <w:marRight w:val="0"/>
      <w:marTop w:val="0"/>
      <w:marBottom w:val="0"/>
      <w:divBdr>
        <w:top w:val="none" w:sz="0" w:space="0" w:color="auto"/>
        <w:left w:val="none" w:sz="0" w:space="0" w:color="auto"/>
        <w:bottom w:val="none" w:sz="0" w:space="0" w:color="auto"/>
        <w:right w:val="none" w:sz="0" w:space="0" w:color="auto"/>
      </w:divBdr>
    </w:div>
    <w:div w:id="983048162">
      <w:marLeft w:val="640"/>
      <w:marRight w:val="0"/>
      <w:marTop w:val="0"/>
      <w:marBottom w:val="0"/>
      <w:divBdr>
        <w:top w:val="none" w:sz="0" w:space="0" w:color="auto"/>
        <w:left w:val="none" w:sz="0" w:space="0" w:color="auto"/>
        <w:bottom w:val="none" w:sz="0" w:space="0" w:color="auto"/>
        <w:right w:val="none" w:sz="0" w:space="0" w:color="auto"/>
      </w:divBdr>
    </w:div>
    <w:div w:id="983698900">
      <w:marLeft w:val="0"/>
      <w:marRight w:val="0"/>
      <w:marTop w:val="0"/>
      <w:marBottom w:val="0"/>
      <w:divBdr>
        <w:top w:val="none" w:sz="0" w:space="0" w:color="auto"/>
        <w:left w:val="none" w:sz="0" w:space="0" w:color="auto"/>
        <w:bottom w:val="none" w:sz="0" w:space="0" w:color="auto"/>
        <w:right w:val="none" w:sz="0" w:space="0" w:color="auto"/>
      </w:divBdr>
    </w:div>
    <w:div w:id="984049073">
      <w:marLeft w:val="0"/>
      <w:marRight w:val="0"/>
      <w:marTop w:val="0"/>
      <w:marBottom w:val="0"/>
      <w:divBdr>
        <w:top w:val="none" w:sz="0" w:space="0" w:color="auto"/>
        <w:left w:val="none" w:sz="0" w:space="0" w:color="auto"/>
        <w:bottom w:val="none" w:sz="0" w:space="0" w:color="auto"/>
        <w:right w:val="none" w:sz="0" w:space="0" w:color="auto"/>
      </w:divBdr>
    </w:div>
    <w:div w:id="984117660">
      <w:marLeft w:val="0"/>
      <w:marRight w:val="0"/>
      <w:marTop w:val="0"/>
      <w:marBottom w:val="0"/>
      <w:divBdr>
        <w:top w:val="none" w:sz="0" w:space="0" w:color="auto"/>
        <w:left w:val="none" w:sz="0" w:space="0" w:color="auto"/>
        <w:bottom w:val="none" w:sz="0" w:space="0" w:color="auto"/>
        <w:right w:val="none" w:sz="0" w:space="0" w:color="auto"/>
      </w:divBdr>
    </w:div>
    <w:div w:id="985014612">
      <w:marLeft w:val="0"/>
      <w:marRight w:val="0"/>
      <w:marTop w:val="0"/>
      <w:marBottom w:val="0"/>
      <w:divBdr>
        <w:top w:val="none" w:sz="0" w:space="0" w:color="auto"/>
        <w:left w:val="none" w:sz="0" w:space="0" w:color="auto"/>
        <w:bottom w:val="none" w:sz="0" w:space="0" w:color="auto"/>
        <w:right w:val="none" w:sz="0" w:space="0" w:color="auto"/>
      </w:divBdr>
    </w:div>
    <w:div w:id="986397172">
      <w:marLeft w:val="0"/>
      <w:marRight w:val="0"/>
      <w:marTop w:val="0"/>
      <w:marBottom w:val="0"/>
      <w:divBdr>
        <w:top w:val="none" w:sz="0" w:space="0" w:color="auto"/>
        <w:left w:val="none" w:sz="0" w:space="0" w:color="auto"/>
        <w:bottom w:val="none" w:sz="0" w:space="0" w:color="auto"/>
        <w:right w:val="none" w:sz="0" w:space="0" w:color="auto"/>
      </w:divBdr>
    </w:div>
    <w:div w:id="986517048">
      <w:marLeft w:val="640"/>
      <w:marRight w:val="0"/>
      <w:marTop w:val="0"/>
      <w:marBottom w:val="0"/>
      <w:divBdr>
        <w:top w:val="none" w:sz="0" w:space="0" w:color="auto"/>
        <w:left w:val="none" w:sz="0" w:space="0" w:color="auto"/>
        <w:bottom w:val="none" w:sz="0" w:space="0" w:color="auto"/>
        <w:right w:val="none" w:sz="0" w:space="0" w:color="auto"/>
      </w:divBdr>
    </w:div>
    <w:div w:id="986782244">
      <w:marLeft w:val="0"/>
      <w:marRight w:val="0"/>
      <w:marTop w:val="0"/>
      <w:marBottom w:val="0"/>
      <w:divBdr>
        <w:top w:val="none" w:sz="0" w:space="0" w:color="auto"/>
        <w:left w:val="none" w:sz="0" w:space="0" w:color="auto"/>
        <w:bottom w:val="none" w:sz="0" w:space="0" w:color="auto"/>
        <w:right w:val="none" w:sz="0" w:space="0" w:color="auto"/>
      </w:divBdr>
    </w:div>
    <w:div w:id="989672612">
      <w:marLeft w:val="0"/>
      <w:marRight w:val="0"/>
      <w:marTop w:val="0"/>
      <w:marBottom w:val="0"/>
      <w:divBdr>
        <w:top w:val="none" w:sz="0" w:space="0" w:color="auto"/>
        <w:left w:val="none" w:sz="0" w:space="0" w:color="auto"/>
        <w:bottom w:val="none" w:sz="0" w:space="0" w:color="auto"/>
        <w:right w:val="none" w:sz="0" w:space="0" w:color="auto"/>
      </w:divBdr>
    </w:div>
    <w:div w:id="990325186">
      <w:marLeft w:val="640"/>
      <w:marRight w:val="0"/>
      <w:marTop w:val="0"/>
      <w:marBottom w:val="0"/>
      <w:divBdr>
        <w:top w:val="none" w:sz="0" w:space="0" w:color="auto"/>
        <w:left w:val="none" w:sz="0" w:space="0" w:color="auto"/>
        <w:bottom w:val="none" w:sz="0" w:space="0" w:color="auto"/>
        <w:right w:val="none" w:sz="0" w:space="0" w:color="auto"/>
      </w:divBdr>
    </w:div>
    <w:div w:id="990789123">
      <w:bodyDiv w:val="1"/>
      <w:marLeft w:val="0"/>
      <w:marRight w:val="0"/>
      <w:marTop w:val="0"/>
      <w:marBottom w:val="0"/>
      <w:divBdr>
        <w:top w:val="none" w:sz="0" w:space="0" w:color="auto"/>
        <w:left w:val="none" w:sz="0" w:space="0" w:color="auto"/>
        <w:bottom w:val="none" w:sz="0" w:space="0" w:color="auto"/>
        <w:right w:val="none" w:sz="0" w:space="0" w:color="auto"/>
      </w:divBdr>
      <w:divsChild>
        <w:div w:id="240648878">
          <w:marLeft w:val="640"/>
          <w:marRight w:val="0"/>
          <w:marTop w:val="0"/>
          <w:marBottom w:val="0"/>
          <w:divBdr>
            <w:top w:val="none" w:sz="0" w:space="0" w:color="auto"/>
            <w:left w:val="none" w:sz="0" w:space="0" w:color="auto"/>
            <w:bottom w:val="none" w:sz="0" w:space="0" w:color="auto"/>
            <w:right w:val="none" w:sz="0" w:space="0" w:color="auto"/>
          </w:divBdr>
        </w:div>
        <w:div w:id="342828144">
          <w:marLeft w:val="640"/>
          <w:marRight w:val="0"/>
          <w:marTop w:val="0"/>
          <w:marBottom w:val="0"/>
          <w:divBdr>
            <w:top w:val="none" w:sz="0" w:space="0" w:color="auto"/>
            <w:left w:val="none" w:sz="0" w:space="0" w:color="auto"/>
            <w:bottom w:val="none" w:sz="0" w:space="0" w:color="auto"/>
            <w:right w:val="none" w:sz="0" w:space="0" w:color="auto"/>
          </w:divBdr>
        </w:div>
        <w:div w:id="437483544">
          <w:marLeft w:val="640"/>
          <w:marRight w:val="0"/>
          <w:marTop w:val="0"/>
          <w:marBottom w:val="0"/>
          <w:divBdr>
            <w:top w:val="none" w:sz="0" w:space="0" w:color="auto"/>
            <w:left w:val="none" w:sz="0" w:space="0" w:color="auto"/>
            <w:bottom w:val="none" w:sz="0" w:space="0" w:color="auto"/>
            <w:right w:val="none" w:sz="0" w:space="0" w:color="auto"/>
          </w:divBdr>
        </w:div>
        <w:div w:id="468204941">
          <w:marLeft w:val="640"/>
          <w:marRight w:val="0"/>
          <w:marTop w:val="0"/>
          <w:marBottom w:val="0"/>
          <w:divBdr>
            <w:top w:val="none" w:sz="0" w:space="0" w:color="auto"/>
            <w:left w:val="none" w:sz="0" w:space="0" w:color="auto"/>
            <w:bottom w:val="none" w:sz="0" w:space="0" w:color="auto"/>
            <w:right w:val="none" w:sz="0" w:space="0" w:color="auto"/>
          </w:divBdr>
        </w:div>
        <w:div w:id="767890343">
          <w:marLeft w:val="640"/>
          <w:marRight w:val="0"/>
          <w:marTop w:val="0"/>
          <w:marBottom w:val="0"/>
          <w:divBdr>
            <w:top w:val="none" w:sz="0" w:space="0" w:color="auto"/>
            <w:left w:val="none" w:sz="0" w:space="0" w:color="auto"/>
            <w:bottom w:val="none" w:sz="0" w:space="0" w:color="auto"/>
            <w:right w:val="none" w:sz="0" w:space="0" w:color="auto"/>
          </w:divBdr>
        </w:div>
        <w:div w:id="970597717">
          <w:marLeft w:val="640"/>
          <w:marRight w:val="0"/>
          <w:marTop w:val="0"/>
          <w:marBottom w:val="0"/>
          <w:divBdr>
            <w:top w:val="none" w:sz="0" w:space="0" w:color="auto"/>
            <w:left w:val="none" w:sz="0" w:space="0" w:color="auto"/>
            <w:bottom w:val="none" w:sz="0" w:space="0" w:color="auto"/>
            <w:right w:val="none" w:sz="0" w:space="0" w:color="auto"/>
          </w:divBdr>
        </w:div>
        <w:div w:id="1185745982">
          <w:marLeft w:val="640"/>
          <w:marRight w:val="0"/>
          <w:marTop w:val="0"/>
          <w:marBottom w:val="0"/>
          <w:divBdr>
            <w:top w:val="none" w:sz="0" w:space="0" w:color="auto"/>
            <w:left w:val="none" w:sz="0" w:space="0" w:color="auto"/>
            <w:bottom w:val="none" w:sz="0" w:space="0" w:color="auto"/>
            <w:right w:val="none" w:sz="0" w:space="0" w:color="auto"/>
          </w:divBdr>
        </w:div>
        <w:div w:id="1771117936">
          <w:marLeft w:val="640"/>
          <w:marRight w:val="0"/>
          <w:marTop w:val="0"/>
          <w:marBottom w:val="0"/>
          <w:divBdr>
            <w:top w:val="none" w:sz="0" w:space="0" w:color="auto"/>
            <w:left w:val="none" w:sz="0" w:space="0" w:color="auto"/>
            <w:bottom w:val="none" w:sz="0" w:space="0" w:color="auto"/>
            <w:right w:val="none" w:sz="0" w:space="0" w:color="auto"/>
          </w:divBdr>
        </w:div>
        <w:div w:id="1817186879">
          <w:marLeft w:val="640"/>
          <w:marRight w:val="0"/>
          <w:marTop w:val="0"/>
          <w:marBottom w:val="0"/>
          <w:divBdr>
            <w:top w:val="none" w:sz="0" w:space="0" w:color="auto"/>
            <w:left w:val="none" w:sz="0" w:space="0" w:color="auto"/>
            <w:bottom w:val="none" w:sz="0" w:space="0" w:color="auto"/>
            <w:right w:val="none" w:sz="0" w:space="0" w:color="auto"/>
          </w:divBdr>
        </w:div>
        <w:div w:id="2097626229">
          <w:marLeft w:val="640"/>
          <w:marRight w:val="0"/>
          <w:marTop w:val="0"/>
          <w:marBottom w:val="0"/>
          <w:divBdr>
            <w:top w:val="none" w:sz="0" w:space="0" w:color="auto"/>
            <w:left w:val="none" w:sz="0" w:space="0" w:color="auto"/>
            <w:bottom w:val="none" w:sz="0" w:space="0" w:color="auto"/>
            <w:right w:val="none" w:sz="0" w:space="0" w:color="auto"/>
          </w:divBdr>
        </w:div>
      </w:divsChild>
    </w:div>
    <w:div w:id="991375305">
      <w:marLeft w:val="0"/>
      <w:marRight w:val="0"/>
      <w:marTop w:val="0"/>
      <w:marBottom w:val="0"/>
      <w:divBdr>
        <w:top w:val="none" w:sz="0" w:space="0" w:color="auto"/>
        <w:left w:val="none" w:sz="0" w:space="0" w:color="auto"/>
        <w:bottom w:val="none" w:sz="0" w:space="0" w:color="auto"/>
        <w:right w:val="none" w:sz="0" w:space="0" w:color="auto"/>
      </w:divBdr>
    </w:div>
    <w:div w:id="991904169">
      <w:marLeft w:val="640"/>
      <w:marRight w:val="0"/>
      <w:marTop w:val="0"/>
      <w:marBottom w:val="0"/>
      <w:divBdr>
        <w:top w:val="none" w:sz="0" w:space="0" w:color="auto"/>
        <w:left w:val="none" w:sz="0" w:space="0" w:color="auto"/>
        <w:bottom w:val="none" w:sz="0" w:space="0" w:color="auto"/>
        <w:right w:val="none" w:sz="0" w:space="0" w:color="auto"/>
      </w:divBdr>
    </w:div>
    <w:div w:id="992026910">
      <w:marLeft w:val="0"/>
      <w:marRight w:val="0"/>
      <w:marTop w:val="0"/>
      <w:marBottom w:val="0"/>
      <w:divBdr>
        <w:top w:val="none" w:sz="0" w:space="0" w:color="auto"/>
        <w:left w:val="none" w:sz="0" w:space="0" w:color="auto"/>
        <w:bottom w:val="none" w:sz="0" w:space="0" w:color="auto"/>
        <w:right w:val="none" w:sz="0" w:space="0" w:color="auto"/>
      </w:divBdr>
    </w:div>
    <w:div w:id="992415048">
      <w:marLeft w:val="0"/>
      <w:marRight w:val="0"/>
      <w:marTop w:val="0"/>
      <w:marBottom w:val="0"/>
      <w:divBdr>
        <w:top w:val="none" w:sz="0" w:space="0" w:color="auto"/>
        <w:left w:val="none" w:sz="0" w:space="0" w:color="auto"/>
        <w:bottom w:val="none" w:sz="0" w:space="0" w:color="auto"/>
        <w:right w:val="none" w:sz="0" w:space="0" w:color="auto"/>
      </w:divBdr>
    </w:div>
    <w:div w:id="992760807">
      <w:marLeft w:val="0"/>
      <w:marRight w:val="0"/>
      <w:marTop w:val="0"/>
      <w:marBottom w:val="0"/>
      <w:divBdr>
        <w:top w:val="none" w:sz="0" w:space="0" w:color="auto"/>
        <w:left w:val="none" w:sz="0" w:space="0" w:color="auto"/>
        <w:bottom w:val="none" w:sz="0" w:space="0" w:color="auto"/>
        <w:right w:val="none" w:sz="0" w:space="0" w:color="auto"/>
      </w:divBdr>
    </w:div>
    <w:div w:id="993724169">
      <w:marLeft w:val="0"/>
      <w:marRight w:val="0"/>
      <w:marTop w:val="0"/>
      <w:marBottom w:val="0"/>
      <w:divBdr>
        <w:top w:val="none" w:sz="0" w:space="0" w:color="auto"/>
        <w:left w:val="none" w:sz="0" w:space="0" w:color="auto"/>
        <w:bottom w:val="none" w:sz="0" w:space="0" w:color="auto"/>
        <w:right w:val="none" w:sz="0" w:space="0" w:color="auto"/>
      </w:divBdr>
    </w:div>
    <w:div w:id="993950327">
      <w:bodyDiv w:val="1"/>
      <w:marLeft w:val="0"/>
      <w:marRight w:val="0"/>
      <w:marTop w:val="0"/>
      <w:marBottom w:val="0"/>
      <w:divBdr>
        <w:top w:val="none" w:sz="0" w:space="0" w:color="auto"/>
        <w:left w:val="none" w:sz="0" w:space="0" w:color="auto"/>
        <w:bottom w:val="none" w:sz="0" w:space="0" w:color="auto"/>
        <w:right w:val="none" w:sz="0" w:space="0" w:color="auto"/>
      </w:divBdr>
      <w:divsChild>
        <w:div w:id="8022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453222">
      <w:marLeft w:val="0"/>
      <w:marRight w:val="0"/>
      <w:marTop w:val="0"/>
      <w:marBottom w:val="0"/>
      <w:divBdr>
        <w:top w:val="none" w:sz="0" w:space="0" w:color="auto"/>
        <w:left w:val="none" w:sz="0" w:space="0" w:color="auto"/>
        <w:bottom w:val="none" w:sz="0" w:space="0" w:color="auto"/>
        <w:right w:val="none" w:sz="0" w:space="0" w:color="auto"/>
      </w:divBdr>
    </w:div>
    <w:div w:id="995692479">
      <w:marLeft w:val="0"/>
      <w:marRight w:val="150"/>
      <w:marTop w:val="0"/>
      <w:marBottom w:val="0"/>
      <w:divBdr>
        <w:top w:val="none" w:sz="0" w:space="0" w:color="auto"/>
        <w:left w:val="none" w:sz="0" w:space="0" w:color="auto"/>
        <w:bottom w:val="none" w:sz="0" w:space="0" w:color="auto"/>
        <w:right w:val="none" w:sz="0" w:space="0" w:color="auto"/>
      </w:divBdr>
      <w:divsChild>
        <w:div w:id="1650861697">
          <w:marLeft w:val="0"/>
          <w:marRight w:val="150"/>
          <w:marTop w:val="0"/>
          <w:marBottom w:val="0"/>
          <w:divBdr>
            <w:top w:val="none" w:sz="0" w:space="0" w:color="auto"/>
            <w:left w:val="none" w:sz="0" w:space="0" w:color="auto"/>
            <w:bottom w:val="none" w:sz="0" w:space="0" w:color="auto"/>
            <w:right w:val="none" w:sz="0" w:space="0" w:color="auto"/>
          </w:divBdr>
        </w:div>
      </w:divsChild>
    </w:div>
    <w:div w:id="995962093">
      <w:marLeft w:val="640"/>
      <w:marRight w:val="0"/>
      <w:marTop w:val="0"/>
      <w:marBottom w:val="0"/>
      <w:divBdr>
        <w:top w:val="none" w:sz="0" w:space="0" w:color="auto"/>
        <w:left w:val="none" w:sz="0" w:space="0" w:color="auto"/>
        <w:bottom w:val="none" w:sz="0" w:space="0" w:color="auto"/>
        <w:right w:val="none" w:sz="0" w:space="0" w:color="auto"/>
      </w:divBdr>
    </w:div>
    <w:div w:id="1000699425">
      <w:marLeft w:val="0"/>
      <w:marRight w:val="0"/>
      <w:marTop w:val="0"/>
      <w:marBottom w:val="0"/>
      <w:divBdr>
        <w:top w:val="none" w:sz="0" w:space="0" w:color="auto"/>
        <w:left w:val="none" w:sz="0" w:space="0" w:color="auto"/>
        <w:bottom w:val="none" w:sz="0" w:space="0" w:color="auto"/>
        <w:right w:val="none" w:sz="0" w:space="0" w:color="auto"/>
      </w:divBdr>
    </w:div>
    <w:div w:id="1001659214">
      <w:marLeft w:val="0"/>
      <w:marRight w:val="0"/>
      <w:marTop w:val="0"/>
      <w:marBottom w:val="0"/>
      <w:divBdr>
        <w:top w:val="none" w:sz="0" w:space="0" w:color="auto"/>
        <w:left w:val="none" w:sz="0" w:space="0" w:color="auto"/>
        <w:bottom w:val="none" w:sz="0" w:space="0" w:color="auto"/>
        <w:right w:val="none" w:sz="0" w:space="0" w:color="auto"/>
      </w:divBdr>
    </w:div>
    <w:div w:id="1001811818">
      <w:marLeft w:val="640"/>
      <w:marRight w:val="0"/>
      <w:marTop w:val="0"/>
      <w:marBottom w:val="0"/>
      <w:divBdr>
        <w:top w:val="none" w:sz="0" w:space="0" w:color="auto"/>
        <w:left w:val="none" w:sz="0" w:space="0" w:color="auto"/>
        <w:bottom w:val="none" w:sz="0" w:space="0" w:color="auto"/>
        <w:right w:val="none" w:sz="0" w:space="0" w:color="auto"/>
      </w:divBdr>
    </w:div>
    <w:div w:id="1002927629">
      <w:marLeft w:val="0"/>
      <w:marRight w:val="0"/>
      <w:marTop w:val="0"/>
      <w:marBottom w:val="0"/>
      <w:divBdr>
        <w:top w:val="none" w:sz="0" w:space="0" w:color="auto"/>
        <w:left w:val="none" w:sz="0" w:space="0" w:color="auto"/>
        <w:bottom w:val="none" w:sz="0" w:space="0" w:color="auto"/>
        <w:right w:val="none" w:sz="0" w:space="0" w:color="auto"/>
      </w:divBdr>
    </w:div>
    <w:div w:id="1003120008">
      <w:marLeft w:val="640"/>
      <w:marRight w:val="0"/>
      <w:marTop w:val="0"/>
      <w:marBottom w:val="0"/>
      <w:divBdr>
        <w:top w:val="none" w:sz="0" w:space="0" w:color="auto"/>
        <w:left w:val="none" w:sz="0" w:space="0" w:color="auto"/>
        <w:bottom w:val="none" w:sz="0" w:space="0" w:color="auto"/>
        <w:right w:val="none" w:sz="0" w:space="0" w:color="auto"/>
      </w:divBdr>
    </w:div>
    <w:div w:id="1003244716">
      <w:marLeft w:val="0"/>
      <w:marRight w:val="0"/>
      <w:marTop w:val="0"/>
      <w:marBottom w:val="0"/>
      <w:divBdr>
        <w:top w:val="none" w:sz="0" w:space="0" w:color="auto"/>
        <w:left w:val="none" w:sz="0" w:space="0" w:color="auto"/>
        <w:bottom w:val="none" w:sz="0" w:space="0" w:color="auto"/>
        <w:right w:val="none" w:sz="0" w:space="0" w:color="auto"/>
      </w:divBdr>
    </w:div>
    <w:div w:id="1004284226">
      <w:marLeft w:val="0"/>
      <w:marRight w:val="0"/>
      <w:marTop w:val="0"/>
      <w:marBottom w:val="0"/>
      <w:divBdr>
        <w:top w:val="none" w:sz="0" w:space="0" w:color="auto"/>
        <w:left w:val="none" w:sz="0" w:space="0" w:color="auto"/>
        <w:bottom w:val="none" w:sz="0" w:space="0" w:color="auto"/>
        <w:right w:val="none" w:sz="0" w:space="0" w:color="auto"/>
      </w:divBdr>
    </w:div>
    <w:div w:id="1004358900">
      <w:marLeft w:val="640"/>
      <w:marRight w:val="0"/>
      <w:marTop w:val="0"/>
      <w:marBottom w:val="0"/>
      <w:divBdr>
        <w:top w:val="none" w:sz="0" w:space="0" w:color="auto"/>
        <w:left w:val="none" w:sz="0" w:space="0" w:color="auto"/>
        <w:bottom w:val="none" w:sz="0" w:space="0" w:color="auto"/>
        <w:right w:val="none" w:sz="0" w:space="0" w:color="auto"/>
      </w:divBdr>
    </w:div>
    <w:div w:id="1004623998">
      <w:marLeft w:val="0"/>
      <w:marRight w:val="0"/>
      <w:marTop w:val="0"/>
      <w:marBottom w:val="0"/>
      <w:divBdr>
        <w:top w:val="none" w:sz="0" w:space="0" w:color="auto"/>
        <w:left w:val="none" w:sz="0" w:space="0" w:color="auto"/>
        <w:bottom w:val="none" w:sz="0" w:space="0" w:color="auto"/>
        <w:right w:val="none" w:sz="0" w:space="0" w:color="auto"/>
      </w:divBdr>
    </w:div>
    <w:div w:id="1004938825">
      <w:marLeft w:val="0"/>
      <w:marRight w:val="150"/>
      <w:marTop w:val="0"/>
      <w:marBottom w:val="0"/>
      <w:divBdr>
        <w:top w:val="none" w:sz="0" w:space="0" w:color="auto"/>
        <w:left w:val="none" w:sz="0" w:space="0" w:color="auto"/>
        <w:bottom w:val="none" w:sz="0" w:space="0" w:color="auto"/>
        <w:right w:val="none" w:sz="0" w:space="0" w:color="auto"/>
      </w:divBdr>
    </w:div>
    <w:div w:id="1005858375">
      <w:marLeft w:val="0"/>
      <w:marRight w:val="0"/>
      <w:marTop w:val="0"/>
      <w:marBottom w:val="0"/>
      <w:divBdr>
        <w:top w:val="none" w:sz="0" w:space="0" w:color="auto"/>
        <w:left w:val="none" w:sz="0" w:space="0" w:color="auto"/>
        <w:bottom w:val="none" w:sz="0" w:space="0" w:color="auto"/>
        <w:right w:val="none" w:sz="0" w:space="0" w:color="auto"/>
      </w:divBdr>
    </w:div>
    <w:div w:id="1008092679">
      <w:marLeft w:val="0"/>
      <w:marRight w:val="0"/>
      <w:marTop w:val="0"/>
      <w:marBottom w:val="0"/>
      <w:divBdr>
        <w:top w:val="none" w:sz="0" w:space="0" w:color="auto"/>
        <w:left w:val="none" w:sz="0" w:space="0" w:color="auto"/>
        <w:bottom w:val="none" w:sz="0" w:space="0" w:color="auto"/>
        <w:right w:val="none" w:sz="0" w:space="0" w:color="auto"/>
      </w:divBdr>
    </w:div>
    <w:div w:id="1008172409">
      <w:marLeft w:val="0"/>
      <w:marRight w:val="150"/>
      <w:marTop w:val="0"/>
      <w:marBottom w:val="0"/>
      <w:divBdr>
        <w:top w:val="none" w:sz="0" w:space="0" w:color="auto"/>
        <w:left w:val="none" w:sz="0" w:space="0" w:color="auto"/>
        <w:bottom w:val="none" w:sz="0" w:space="0" w:color="auto"/>
        <w:right w:val="none" w:sz="0" w:space="0" w:color="auto"/>
      </w:divBdr>
      <w:divsChild>
        <w:div w:id="2632682">
          <w:marLeft w:val="0"/>
          <w:marRight w:val="150"/>
          <w:marTop w:val="0"/>
          <w:marBottom w:val="0"/>
          <w:divBdr>
            <w:top w:val="none" w:sz="0" w:space="0" w:color="auto"/>
            <w:left w:val="none" w:sz="0" w:space="0" w:color="auto"/>
            <w:bottom w:val="none" w:sz="0" w:space="0" w:color="auto"/>
            <w:right w:val="none" w:sz="0" w:space="0" w:color="auto"/>
          </w:divBdr>
        </w:div>
      </w:divsChild>
    </w:div>
    <w:div w:id="1008286568">
      <w:marLeft w:val="0"/>
      <w:marRight w:val="0"/>
      <w:marTop w:val="0"/>
      <w:marBottom w:val="0"/>
      <w:divBdr>
        <w:top w:val="none" w:sz="0" w:space="0" w:color="auto"/>
        <w:left w:val="none" w:sz="0" w:space="0" w:color="auto"/>
        <w:bottom w:val="none" w:sz="0" w:space="0" w:color="auto"/>
        <w:right w:val="none" w:sz="0" w:space="0" w:color="auto"/>
      </w:divBdr>
    </w:div>
    <w:div w:id="1009404472">
      <w:bodyDiv w:val="1"/>
      <w:marLeft w:val="0"/>
      <w:marRight w:val="0"/>
      <w:marTop w:val="0"/>
      <w:marBottom w:val="0"/>
      <w:divBdr>
        <w:top w:val="none" w:sz="0" w:space="0" w:color="auto"/>
        <w:left w:val="none" w:sz="0" w:space="0" w:color="auto"/>
        <w:bottom w:val="none" w:sz="0" w:space="0" w:color="auto"/>
        <w:right w:val="none" w:sz="0" w:space="0" w:color="auto"/>
      </w:divBdr>
    </w:div>
    <w:div w:id="1011496076">
      <w:marLeft w:val="0"/>
      <w:marRight w:val="0"/>
      <w:marTop w:val="0"/>
      <w:marBottom w:val="0"/>
      <w:divBdr>
        <w:top w:val="none" w:sz="0" w:space="0" w:color="auto"/>
        <w:left w:val="none" w:sz="0" w:space="0" w:color="auto"/>
        <w:bottom w:val="none" w:sz="0" w:space="0" w:color="auto"/>
        <w:right w:val="none" w:sz="0" w:space="0" w:color="auto"/>
      </w:divBdr>
    </w:div>
    <w:div w:id="1011568299">
      <w:marLeft w:val="0"/>
      <w:marRight w:val="0"/>
      <w:marTop w:val="0"/>
      <w:marBottom w:val="0"/>
      <w:divBdr>
        <w:top w:val="none" w:sz="0" w:space="0" w:color="auto"/>
        <w:left w:val="none" w:sz="0" w:space="0" w:color="auto"/>
        <w:bottom w:val="none" w:sz="0" w:space="0" w:color="auto"/>
        <w:right w:val="none" w:sz="0" w:space="0" w:color="auto"/>
      </w:divBdr>
    </w:div>
    <w:div w:id="1011684480">
      <w:marLeft w:val="640"/>
      <w:marRight w:val="0"/>
      <w:marTop w:val="0"/>
      <w:marBottom w:val="0"/>
      <w:divBdr>
        <w:top w:val="none" w:sz="0" w:space="0" w:color="auto"/>
        <w:left w:val="none" w:sz="0" w:space="0" w:color="auto"/>
        <w:bottom w:val="none" w:sz="0" w:space="0" w:color="auto"/>
        <w:right w:val="none" w:sz="0" w:space="0" w:color="auto"/>
      </w:divBdr>
    </w:div>
    <w:div w:id="1011764065">
      <w:bodyDiv w:val="1"/>
      <w:marLeft w:val="0"/>
      <w:marRight w:val="0"/>
      <w:marTop w:val="0"/>
      <w:marBottom w:val="0"/>
      <w:divBdr>
        <w:top w:val="none" w:sz="0" w:space="0" w:color="auto"/>
        <w:left w:val="none" w:sz="0" w:space="0" w:color="auto"/>
        <w:bottom w:val="none" w:sz="0" w:space="0" w:color="auto"/>
        <w:right w:val="none" w:sz="0" w:space="0" w:color="auto"/>
      </w:divBdr>
      <w:divsChild>
        <w:div w:id="65228888">
          <w:marLeft w:val="640"/>
          <w:marRight w:val="0"/>
          <w:marTop w:val="0"/>
          <w:marBottom w:val="0"/>
          <w:divBdr>
            <w:top w:val="none" w:sz="0" w:space="0" w:color="auto"/>
            <w:left w:val="none" w:sz="0" w:space="0" w:color="auto"/>
            <w:bottom w:val="none" w:sz="0" w:space="0" w:color="auto"/>
            <w:right w:val="none" w:sz="0" w:space="0" w:color="auto"/>
          </w:divBdr>
        </w:div>
        <w:div w:id="232932231">
          <w:marLeft w:val="640"/>
          <w:marRight w:val="0"/>
          <w:marTop w:val="0"/>
          <w:marBottom w:val="0"/>
          <w:divBdr>
            <w:top w:val="none" w:sz="0" w:space="0" w:color="auto"/>
            <w:left w:val="none" w:sz="0" w:space="0" w:color="auto"/>
            <w:bottom w:val="none" w:sz="0" w:space="0" w:color="auto"/>
            <w:right w:val="none" w:sz="0" w:space="0" w:color="auto"/>
          </w:divBdr>
        </w:div>
        <w:div w:id="499462924">
          <w:marLeft w:val="640"/>
          <w:marRight w:val="0"/>
          <w:marTop w:val="0"/>
          <w:marBottom w:val="0"/>
          <w:divBdr>
            <w:top w:val="none" w:sz="0" w:space="0" w:color="auto"/>
            <w:left w:val="none" w:sz="0" w:space="0" w:color="auto"/>
            <w:bottom w:val="none" w:sz="0" w:space="0" w:color="auto"/>
            <w:right w:val="none" w:sz="0" w:space="0" w:color="auto"/>
          </w:divBdr>
        </w:div>
        <w:div w:id="969363067">
          <w:marLeft w:val="640"/>
          <w:marRight w:val="0"/>
          <w:marTop w:val="0"/>
          <w:marBottom w:val="0"/>
          <w:divBdr>
            <w:top w:val="none" w:sz="0" w:space="0" w:color="auto"/>
            <w:left w:val="none" w:sz="0" w:space="0" w:color="auto"/>
            <w:bottom w:val="none" w:sz="0" w:space="0" w:color="auto"/>
            <w:right w:val="none" w:sz="0" w:space="0" w:color="auto"/>
          </w:divBdr>
        </w:div>
        <w:div w:id="988899464">
          <w:marLeft w:val="640"/>
          <w:marRight w:val="0"/>
          <w:marTop w:val="0"/>
          <w:marBottom w:val="0"/>
          <w:divBdr>
            <w:top w:val="none" w:sz="0" w:space="0" w:color="auto"/>
            <w:left w:val="none" w:sz="0" w:space="0" w:color="auto"/>
            <w:bottom w:val="none" w:sz="0" w:space="0" w:color="auto"/>
            <w:right w:val="none" w:sz="0" w:space="0" w:color="auto"/>
          </w:divBdr>
        </w:div>
        <w:div w:id="1113135944">
          <w:marLeft w:val="640"/>
          <w:marRight w:val="0"/>
          <w:marTop w:val="0"/>
          <w:marBottom w:val="0"/>
          <w:divBdr>
            <w:top w:val="none" w:sz="0" w:space="0" w:color="auto"/>
            <w:left w:val="none" w:sz="0" w:space="0" w:color="auto"/>
            <w:bottom w:val="none" w:sz="0" w:space="0" w:color="auto"/>
            <w:right w:val="none" w:sz="0" w:space="0" w:color="auto"/>
          </w:divBdr>
        </w:div>
        <w:div w:id="1188106236">
          <w:marLeft w:val="640"/>
          <w:marRight w:val="0"/>
          <w:marTop w:val="0"/>
          <w:marBottom w:val="0"/>
          <w:divBdr>
            <w:top w:val="none" w:sz="0" w:space="0" w:color="auto"/>
            <w:left w:val="none" w:sz="0" w:space="0" w:color="auto"/>
            <w:bottom w:val="none" w:sz="0" w:space="0" w:color="auto"/>
            <w:right w:val="none" w:sz="0" w:space="0" w:color="auto"/>
          </w:divBdr>
        </w:div>
        <w:div w:id="1213613054">
          <w:marLeft w:val="640"/>
          <w:marRight w:val="0"/>
          <w:marTop w:val="0"/>
          <w:marBottom w:val="0"/>
          <w:divBdr>
            <w:top w:val="none" w:sz="0" w:space="0" w:color="auto"/>
            <w:left w:val="none" w:sz="0" w:space="0" w:color="auto"/>
            <w:bottom w:val="none" w:sz="0" w:space="0" w:color="auto"/>
            <w:right w:val="none" w:sz="0" w:space="0" w:color="auto"/>
          </w:divBdr>
        </w:div>
        <w:div w:id="1258294849">
          <w:marLeft w:val="640"/>
          <w:marRight w:val="0"/>
          <w:marTop w:val="0"/>
          <w:marBottom w:val="0"/>
          <w:divBdr>
            <w:top w:val="none" w:sz="0" w:space="0" w:color="auto"/>
            <w:left w:val="none" w:sz="0" w:space="0" w:color="auto"/>
            <w:bottom w:val="none" w:sz="0" w:space="0" w:color="auto"/>
            <w:right w:val="none" w:sz="0" w:space="0" w:color="auto"/>
          </w:divBdr>
        </w:div>
        <w:div w:id="1363625649">
          <w:marLeft w:val="640"/>
          <w:marRight w:val="0"/>
          <w:marTop w:val="0"/>
          <w:marBottom w:val="0"/>
          <w:divBdr>
            <w:top w:val="none" w:sz="0" w:space="0" w:color="auto"/>
            <w:left w:val="none" w:sz="0" w:space="0" w:color="auto"/>
            <w:bottom w:val="none" w:sz="0" w:space="0" w:color="auto"/>
            <w:right w:val="none" w:sz="0" w:space="0" w:color="auto"/>
          </w:divBdr>
        </w:div>
        <w:div w:id="1587574390">
          <w:marLeft w:val="640"/>
          <w:marRight w:val="0"/>
          <w:marTop w:val="0"/>
          <w:marBottom w:val="0"/>
          <w:divBdr>
            <w:top w:val="none" w:sz="0" w:space="0" w:color="auto"/>
            <w:left w:val="none" w:sz="0" w:space="0" w:color="auto"/>
            <w:bottom w:val="none" w:sz="0" w:space="0" w:color="auto"/>
            <w:right w:val="none" w:sz="0" w:space="0" w:color="auto"/>
          </w:divBdr>
        </w:div>
        <w:div w:id="1774667289">
          <w:marLeft w:val="640"/>
          <w:marRight w:val="0"/>
          <w:marTop w:val="0"/>
          <w:marBottom w:val="0"/>
          <w:divBdr>
            <w:top w:val="none" w:sz="0" w:space="0" w:color="auto"/>
            <w:left w:val="none" w:sz="0" w:space="0" w:color="auto"/>
            <w:bottom w:val="none" w:sz="0" w:space="0" w:color="auto"/>
            <w:right w:val="none" w:sz="0" w:space="0" w:color="auto"/>
          </w:divBdr>
        </w:div>
        <w:div w:id="1794784351">
          <w:marLeft w:val="640"/>
          <w:marRight w:val="0"/>
          <w:marTop w:val="0"/>
          <w:marBottom w:val="0"/>
          <w:divBdr>
            <w:top w:val="none" w:sz="0" w:space="0" w:color="auto"/>
            <w:left w:val="none" w:sz="0" w:space="0" w:color="auto"/>
            <w:bottom w:val="none" w:sz="0" w:space="0" w:color="auto"/>
            <w:right w:val="none" w:sz="0" w:space="0" w:color="auto"/>
          </w:divBdr>
        </w:div>
        <w:div w:id="1821538342">
          <w:marLeft w:val="640"/>
          <w:marRight w:val="0"/>
          <w:marTop w:val="0"/>
          <w:marBottom w:val="0"/>
          <w:divBdr>
            <w:top w:val="none" w:sz="0" w:space="0" w:color="auto"/>
            <w:left w:val="none" w:sz="0" w:space="0" w:color="auto"/>
            <w:bottom w:val="none" w:sz="0" w:space="0" w:color="auto"/>
            <w:right w:val="none" w:sz="0" w:space="0" w:color="auto"/>
          </w:divBdr>
        </w:div>
      </w:divsChild>
    </w:div>
    <w:div w:id="1012415290">
      <w:marLeft w:val="0"/>
      <w:marRight w:val="0"/>
      <w:marTop w:val="0"/>
      <w:marBottom w:val="0"/>
      <w:divBdr>
        <w:top w:val="none" w:sz="0" w:space="0" w:color="auto"/>
        <w:left w:val="none" w:sz="0" w:space="0" w:color="auto"/>
        <w:bottom w:val="none" w:sz="0" w:space="0" w:color="auto"/>
        <w:right w:val="none" w:sz="0" w:space="0" w:color="auto"/>
      </w:divBdr>
    </w:div>
    <w:div w:id="1012683272">
      <w:marLeft w:val="0"/>
      <w:marRight w:val="0"/>
      <w:marTop w:val="0"/>
      <w:marBottom w:val="0"/>
      <w:divBdr>
        <w:top w:val="none" w:sz="0" w:space="0" w:color="auto"/>
        <w:left w:val="none" w:sz="0" w:space="0" w:color="auto"/>
        <w:bottom w:val="none" w:sz="0" w:space="0" w:color="auto"/>
        <w:right w:val="none" w:sz="0" w:space="0" w:color="auto"/>
      </w:divBdr>
    </w:div>
    <w:div w:id="1013997048">
      <w:marLeft w:val="0"/>
      <w:marRight w:val="0"/>
      <w:marTop w:val="0"/>
      <w:marBottom w:val="0"/>
      <w:divBdr>
        <w:top w:val="none" w:sz="0" w:space="0" w:color="auto"/>
        <w:left w:val="none" w:sz="0" w:space="0" w:color="auto"/>
        <w:bottom w:val="none" w:sz="0" w:space="0" w:color="auto"/>
        <w:right w:val="none" w:sz="0" w:space="0" w:color="auto"/>
      </w:divBdr>
    </w:div>
    <w:div w:id="1016812228">
      <w:bodyDiv w:val="1"/>
      <w:marLeft w:val="0"/>
      <w:marRight w:val="0"/>
      <w:marTop w:val="0"/>
      <w:marBottom w:val="0"/>
      <w:divBdr>
        <w:top w:val="none" w:sz="0" w:space="0" w:color="auto"/>
        <w:left w:val="none" w:sz="0" w:space="0" w:color="auto"/>
        <w:bottom w:val="none" w:sz="0" w:space="0" w:color="auto"/>
        <w:right w:val="none" w:sz="0" w:space="0" w:color="auto"/>
      </w:divBdr>
      <w:divsChild>
        <w:div w:id="1661814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34632">
      <w:marLeft w:val="640"/>
      <w:marRight w:val="0"/>
      <w:marTop w:val="0"/>
      <w:marBottom w:val="0"/>
      <w:divBdr>
        <w:top w:val="none" w:sz="0" w:space="0" w:color="auto"/>
        <w:left w:val="none" w:sz="0" w:space="0" w:color="auto"/>
        <w:bottom w:val="none" w:sz="0" w:space="0" w:color="auto"/>
        <w:right w:val="none" w:sz="0" w:space="0" w:color="auto"/>
      </w:divBdr>
    </w:div>
    <w:div w:id="1018509376">
      <w:marLeft w:val="0"/>
      <w:marRight w:val="0"/>
      <w:marTop w:val="0"/>
      <w:marBottom w:val="0"/>
      <w:divBdr>
        <w:top w:val="none" w:sz="0" w:space="0" w:color="auto"/>
        <w:left w:val="none" w:sz="0" w:space="0" w:color="auto"/>
        <w:bottom w:val="none" w:sz="0" w:space="0" w:color="auto"/>
        <w:right w:val="none" w:sz="0" w:space="0" w:color="auto"/>
      </w:divBdr>
    </w:div>
    <w:div w:id="1018846456">
      <w:marLeft w:val="0"/>
      <w:marRight w:val="0"/>
      <w:marTop w:val="0"/>
      <w:marBottom w:val="0"/>
      <w:divBdr>
        <w:top w:val="none" w:sz="0" w:space="0" w:color="auto"/>
        <w:left w:val="none" w:sz="0" w:space="0" w:color="auto"/>
        <w:bottom w:val="none" w:sz="0" w:space="0" w:color="auto"/>
        <w:right w:val="none" w:sz="0" w:space="0" w:color="auto"/>
      </w:divBdr>
    </w:div>
    <w:div w:id="1018888352">
      <w:marLeft w:val="0"/>
      <w:marRight w:val="0"/>
      <w:marTop w:val="0"/>
      <w:marBottom w:val="0"/>
      <w:divBdr>
        <w:top w:val="none" w:sz="0" w:space="0" w:color="auto"/>
        <w:left w:val="none" w:sz="0" w:space="0" w:color="auto"/>
        <w:bottom w:val="none" w:sz="0" w:space="0" w:color="auto"/>
        <w:right w:val="none" w:sz="0" w:space="0" w:color="auto"/>
      </w:divBdr>
    </w:div>
    <w:div w:id="1019233000">
      <w:marLeft w:val="0"/>
      <w:marRight w:val="0"/>
      <w:marTop w:val="0"/>
      <w:marBottom w:val="0"/>
      <w:divBdr>
        <w:top w:val="none" w:sz="0" w:space="0" w:color="auto"/>
        <w:left w:val="none" w:sz="0" w:space="0" w:color="auto"/>
        <w:bottom w:val="none" w:sz="0" w:space="0" w:color="auto"/>
        <w:right w:val="none" w:sz="0" w:space="0" w:color="auto"/>
      </w:divBdr>
    </w:div>
    <w:div w:id="1020424600">
      <w:marLeft w:val="0"/>
      <w:marRight w:val="0"/>
      <w:marTop w:val="0"/>
      <w:marBottom w:val="0"/>
      <w:divBdr>
        <w:top w:val="none" w:sz="0" w:space="0" w:color="auto"/>
        <w:left w:val="none" w:sz="0" w:space="0" w:color="auto"/>
        <w:bottom w:val="none" w:sz="0" w:space="0" w:color="auto"/>
        <w:right w:val="none" w:sz="0" w:space="0" w:color="auto"/>
      </w:divBdr>
    </w:div>
    <w:div w:id="1022392610">
      <w:marLeft w:val="640"/>
      <w:marRight w:val="0"/>
      <w:marTop w:val="0"/>
      <w:marBottom w:val="0"/>
      <w:divBdr>
        <w:top w:val="none" w:sz="0" w:space="0" w:color="auto"/>
        <w:left w:val="none" w:sz="0" w:space="0" w:color="auto"/>
        <w:bottom w:val="none" w:sz="0" w:space="0" w:color="auto"/>
        <w:right w:val="none" w:sz="0" w:space="0" w:color="auto"/>
      </w:divBdr>
    </w:div>
    <w:div w:id="1022586665">
      <w:marLeft w:val="640"/>
      <w:marRight w:val="0"/>
      <w:marTop w:val="0"/>
      <w:marBottom w:val="0"/>
      <w:divBdr>
        <w:top w:val="none" w:sz="0" w:space="0" w:color="auto"/>
        <w:left w:val="none" w:sz="0" w:space="0" w:color="auto"/>
        <w:bottom w:val="none" w:sz="0" w:space="0" w:color="auto"/>
        <w:right w:val="none" w:sz="0" w:space="0" w:color="auto"/>
      </w:divBdr>
    </w:div>
    <w:div w:id="1024288604">
      <w:marLeft w:val="0"/>
      <w:marRight w:val="0"/>
      <w:marTop w:val="0"/>
      <w:marBottom w:val="0"/>
      <w:divBdr>
        <w:top w:val="none" w:sz="0" w:space="0" w:color="auto"/>
        <w:left w:val="none" w:sz="0" w:space="0" w:color="auto"/>
        <w:bottom w:val="none" w:sz="0" w:space="0" w:color="auto"/>
        <w:right w:val="none" w:sz="0" w:space="0" w:color="auto"/>
      </w:divBdr>
    </w:div>
    <w:div w:id="1024480078">
      <w:marLeft w:val="0"/>
      <w:marRight w:val="0"/>
      <w:marTop w:val="0"/>
      <w:marBottom w:val="0"/>
      <w:divBdr>
        <w:top w:val="none" w:sz="0" w:space="0" w:color="auto"/>
        <w:left w:val="none" w:sz="0" w:space="0" w:color="auto"/>
        <w:bottom w:val="none" w:sz="0" w:space="0" w:color="auto"/>
        <w:right w:val="none" w:sz="0" w:space="0" w:color="auto"/>
      </w:divBdr>
    </w:div>
    <w:div w:id="1025667076">
      <w:marLeft w:val="0"/>
      <w:marRight w:val="0"/>
      <w:marTop w:val="0"/>
      <w:marBottom w:val="0"/>
      <w:divBdr>
        <w:top w:val="none" w:sz="0" w:space="0" w:color="auto"/>
        <w:left w:val="none" w:sz="0" w:space="0" w:color="auto"/>
        <w:bottom w:val="none" w:sz="0" w:space="0" w:color="auto"/>
        <w:right w:val="none" w:sz="0" w:space="0" w:color="auto"/>
      </w:divBdr>
    </w:div>
    <w:div w:id="1026977511">
      <w:marLeft w:val="640"/>
      <w:marRight w:val="0"/>
      <w:marTop w:val="0"/>
      <w:marBottom w:val="0"/>
      <w:divBdr>
        <w:top w:val="none" w:sz="0" w:space="0" w:color="auto"/>
        <w:left w:val="none" w:sz="0" w:space="0" w:color="auto"/>
        <w:bottom w:val="none" w:sz="0" w:space="0" w:color="auto"/>
        <w:right w:val="none" w:sz="0" w:space="0" w:color="auto"/>
      </w:divBdr>
    </w:div>
    <w:div w:id="1027020642">
      <w:marLeft w:val="0"/>
      <w:marRight w:val="0"/>
      <w:marTop w:val="0"/>
      <w:marBottom w:val="0"/>
      <w:divBdr>
        <w:top w:val="none" w:sz="0" w:space="0" w:color="auto"/>
        <w:left w:val="none" w:sz="0" w:space="0" w:color="auto"/>
        <w:bottom w:val="none" w:sz="0" w:space="0" w:color="auto"/>
        <w:right w:val="none" w:sz="0" w:space="0" w:color="auto"/>
      </w:divBdr>
    </w:div>
    <w:div w:id="1030446977">
      <w:marLeft w:val="0"/>
      <w:marRight w:val="0"/>
      <w:marTop w:val="0"/>
      <w:marBottom w:val="0"/>
      <w:divBdr>
        <w:top w:val="none" w:sz="0" w:space="0" w:color="auto"/>
        <w:left w:val="none" w:sz="0" w:space="0" w:color="auto"/>
        <w:bottom w:val="none" w:sz="0" w:space="0" w:color="auto"/>
        <w:right w:val="none" w:sz="0" w:space="0" w:color="auto"/>
      </w:divBdr>
    </w:div>
    <w:div w:id="1030841285">
      <w:marLeft w:val="640"/>
      <w:marRight w:val="0"/>
      <w:marTop w:val="0"/>
      <w:marBottom w:val="0"/>
      <w:divBdr>
        <w:top w:val="none" w:sz="0" w:space="0" w:color="auto"/>
        <w:left w:val="none" w:sz="0" w:space="0" w:color="auto"/>
        <w:bottom w:val="none" w:sz="0" w:space="0" w:color="auto"/>
        <w:right w:val="none" w:sz="0" w:space="0" w:color="auto"/>
      </w:divBdr>
    </w:div>
    <w:div w:id="1032848474">
      <w:bodyDiv w:val="1"/>
      <w:marLeft w:val="0"/>
      <w:marRight w:val="0"/>
      <w:marTop w:val="0"/>
      <w:marBottom w:val="0"/>
      <w:divBdr>
        <w:top w:val="none" w:sz="0" w:space="0" w:color="auto"/>
        <w:left w:val="none" w:sz="0" w:space="0" w:color="auto"/>
        <w:bottom w:val="none" w:sz="0" w:space="0" w:color="auto"/>
        <w:right w:val="none" w:sz="0" w:space="0" w:color="auto"/>
      </w:divBdr>
      <w:divsChild>
        <w:div w:id="13657661">
          <w:marLeft w:val="640"/>
          <w:marRight w:val="0"/>
          <w:marTop w:val="0"/>
          <w:marBottom w:val="0"/>
          <w:divBdr>
            <w:top w:val="none" w:sz="0" w:space="0" w:color="auto"/>
            <w:left w:val="none" w:sz="0" w:space="0" w:color="auto"/>
            <w:bottom w:val="none" w:sz="0" w:space="0" w:color="auto"/>
            <w:right w:val="none" w:sz="0" w:space="0" w:color="auto"/>
          </w:divBdr>
        </w:div>
        <w:div w:id="99225273">
          <w:marLeft w:val="640"/>
          <w:marRight w:val="0"/>
          <w:marTop w:val="0"/>
          <w:marBottom w:val="0"/>
          <w:divBdr>
            <w:top w:val="none" w:sz="0" w:space="0" w:color="auto"/>
            <w:left w:val="none" w:sz="0" w:space="0" w:color="auto"/>
            <w:bottom w:val="none" w:sz="0" w:space="0" w:color="auto"/>
            <w:right w:val="none" w:sz="0" w:space="0" w:color="auto"/>
          </w:divBdr>
        </w:div>
        <w:div w:id="566261712">
          <w:marLeft w:val="640"/>
          <w:marRight w:val="0"/>
          <w:marTop w:val="0"/>
          <w:marBottom w:val="0"/>
          <w:divBdr>
            <w:top w:val="none" w:sz="0" w:space="0" w:color="auto"/>
            <w:left w:val="none" w:sz="0" w:space="0" w:color="auto"/>
            <w:bottom w:val="none" w:sz="0" w:space="0" w:color="auto"/>
            <w:right w:val="none" w:sz="0" w:space="0" w:color="auto"/>
          </w:divBdr>
        </w:div>
        <w:div w:id="639266960">
          <w:marLeft w:val="640"/>
          <w:marRight w:val="0"/>
          <w:marTop w:val="0"/>
          <w:marBottom w:val="0"/>
          <w:divBdr>
            <w:top w:val="none" w:sz="0" w:space="0" w:color="auto"/>
            <w:left w:val="none" w:sz="0" w:space="0" w:color="auto"/>
            <w:bottom w:val="none" w:sz="0" w:space="0" w:color="auto"/>
            <w:right w:val="none" w:sz="0" w:space="0" w:color="auto"/>
          </w:divBdr>
        </w:div>
        <w:div w:id="811214079">
          <w:marLeft w:val="640"/>
          <w:marRight w:val="0"/>
          <w:marTop w:val="0"/>
          <w:marBottom w:val="0"/>
          <w:divBdr>
            <w:top w:val="none" w:sz="0" w:space="0" w:color="auto"/>
            <w:left w:val="none" w:sz="0" w:space="0" w:color="auto"/>
            <w:bottom w:val="none" w:sz="0" w:space="0" w:color="auto"/>
            <w:right w:val="none" w:sz="0" w:space="0" w:color="auto"/>
          </w:divBdr>
        </w:div>
        <w:div w:id="998994075">
          <w:marLeft w:val="640"/>
          <w:marRight w:val="0"/>
          <w:marTop w:val="0"/>
          <w:marBottom w:val="0"/>
          <w:divBdr>
            <w:top w:val="none" w:sz="0" w:space="0" w:color="auto"/>
            <w:left w:val="none" w:sz="0" w:space="0" w:color="auto"/>
            <w:bottom w:val="none" w:sz="0" w:space="0" w:color="auto"/>
            <w:right w:val="none" w:sz="0" w:space="0" w:color="auto"/>
          </w:divBdr>
        </w:div>
        <w:div w:id="1194225171">
          <w:marLeft w:val="640"/>
          <w:marRight w:val="0"/>
          <w:marTop w:val="0"/>
          <w:marBottom w:val="0"/>
          <w:divBdr>
            <w:top w:val="none" w:sz="0" w:space="0" w:color="auto"/>
            <w:left w:val="none" w:sz="0" w:space="0" w:color="auto"/>
            <w:bottom w:val="none" w:sz="0" w:space="0" w:color="auto"/>
            <w:right w:val="none" w:sz="0" w:space="0" w:color="auto"/>
          </w:divBdr>
        </w:div>
        <w:div w:id="1790707169">
          <w:marLeft w:val="640"/>
          <w:marRight w:val="0"/>
          <w:marTop w:val="0"/>
          <w:marBottom w:val="0"/>
          <w:divBdr>
            <w:top w:val="none" w:sz="0" w:space="0" w:color="auto"/>
            <w:left w:val="none" w:sz="0" w:space="0" w:color="auto"/>
            <w:bottom w:val="none" w:sz="0" w:space="0" w:color="auto"/>
            <w:right w:val="none" w:sz="0" w:space="0" w:color="auto"/>
          </w:divBdr>
        </w:div>
        <w:div w:id="1801535552">
          <w:marLeft w:val="640"/>
          <w:marRight w:val="0"/>
          <w:marTop w:val="0"/>
          <w:marBottom w:val="0"/>
          <w:divBdr>
            <w:top w:val="none" w:sz="0" w:space="0" w:color="auto"/>
            <w:left w:val="none" w:sz="0" w:space="0" w:color="auto"/>
            <w:bottom w:val="none" w:sz="0" w:space="0" w:color="auto"/>
            <w:right w:val="none" w:sz="0" w:space="0" w:color="auto"/>
          </w:divBdr>
        </w:div>
        <w:div w:id="2099130108">
          <w:marLeft w:val="640"/>
          <w:marRight w:val="0"/>
          <w:marTop w:val="0"/>
          <w:marBottom w:val="0"/>
          <w:divBdr>
            <w:top w:val="none" w:sz="0" w:space="0" w:color="auto"/>
            <w:left w:val="none" w:sz="0" w:space="0" w:color="auto"/>
            <w:bottom w:val="none" w:sz="0" w:space="0" w:color="auto"/>
            <w:right w:val="none" w:sz="0" w:space="0" w:color="auto"/>
          </w:divBdr>
        </w:div>
      </w:divsChild>
    </w:div>
    <w:div w:id="1033382668">
      <w:marLeft w:val="0"/>
      <w:marRight w:val="0"/>
      <w:marTop w:val="0"/>
      <w:marBottom w:val="0"/>
      <w:divBdr>
        <w:top w:val="none" w:sz="0" w:space="0" w:color="auto"/>
        <w:left w:val="none" w:sz="0" w:space="0" w:color="auto"/>
        <w:bottom w:val="none" w:sz="0" w:space="0" w:color="auto"/>
        <w:right w:val="none" w:sz="0" w:space="0" w:color="auto"/>
      </w:divBdr>
    </w:div>
    <w:div w:id="1033651226">
      <w:marLeft w:val="640"/>
      <w:marRight w:val="0"/>
      <w:marTop w:val="0"/>
      <w:marBottom w:val="0"/>
      <w:divBdr>
        <w:top w:val="none" w:sz="0" w:space="0" w:color="auto"/>
        <w:left w:val="none" w:sz="0" w:space="0" w:color="auto"/>
        <w:bottom w:val="none" w:sz="0" w:space="0" w:color="auto"/>
        <w:right w:val="none" w:sz="0" w:space="0" w:color="auto"/>
      </w:divBdr>
    </w:div>
    <w:div w:id="1033968677">
      <w:marLeft w:val="0"/>
      <w:marRight w:val="0"/>
      <w:marTop w:val="0"/>
      <w:marBottom w:val="0"/>
      <w:divBdr>
        <w:top w:val="none" w:sz="0" w:space="0" w:color="auto"/>
        <w:left w:val="none" w:sz="0" w:space="0" w:color="auto"/>
        <w:bottom w:val="none" w:sz="0" w:space="0" w:color="auto"/>
        <w:right w:val="none" w:sz="0" w:space="0" w:color="auto"/>
      </w:divBdr>
    </w:div>
    <w:div w:id="1034648948">
      <w:marLeft w:val="0"/>
      <w:marRight w:val="0"/>
      <w:marTop w:val="0"/>
      <w:marBottom w:val="0"/>
      <w:divBdr>
        <w:top w:val="none" w:sz="0" w:space="0" w:color="auto"/>
        <w:left w:val="none" w:sz="0" w:space="0" w:color="auto"/>
        <w:bottom w:val="none" w:sz="0" w:space="0" w:color="auto"/>
        <w:right w:val="none" w:sz="0" w:space="0" w:color="auto"/>
      </w:divBdr>
    </w:div>
    <w:div w:id="1035889283">
      <w:marLeft w:val="0"/>
      <w:marRight w:val="0"/>
      <w:marTop w:val="0"/>
      <w:marBottom w:val="0"/>
      <w:divBdr>
        <w:top w:val="none" w:sz="0" w:space="0" w:color="auto"/>
        <w:left w:val="none" w:sz="0" w:space="0" w:color="auto"/>
        <w:bottom w:val="none" w:sz="0" w:space="0" w:color="auto"/>
        <w:right w:val="none" w:sz="0" w:space="0" w:color="auto"/>
      </w:divBdr>
    </w:div>
    <w:div w:id="1036931244">
      <w:marLeft w:val="0"/>
      <w:marRight w:val="0"/>
      <w:marTop w:val="0"/>
      <w:marBottom w:val="0"/>
      <w:divBdr>
        <w:top w:val="none" w:sz="0" w:space="0" w:color="auto"/>
        <w:left w:val="none" w:sz="0" w:space="0" w:color="auto"/>
        <w:bottom w:val="none" w:sz="0" w:space="0" w:color="auto"/>
        <w:right w:val="none" w:sz="0" w:space="0" w:color="auto"/>
      </w:divBdr>
    </w:div>
    <w:div w:id="1037387283">
      <w:marLeft w:val="0"/>
      <w:marRight w:val="0"/>
      <w:marTop w:val="0"/>
      <w:marBottom w:val="0"/>
      <w:divBdr>
        <w:top w:val="none" w:sz="0" w:space="0" w:color="auto"/>
        <w:left w:val="none" w:sz="0" w:space="0" w:color="auto"/>
        <w:bottom w:val="none" w:sz="0" w:space="0" w:color="auto"/>
        <w:right w:val="none" w:sz="0" w:space="0" w:color="auto"/>
      </w:divBdr>
    </w:div>
    <w:div w:id="1037579970">
      <w:marLeft w:val="0"/>
      <w:marRight w:val="0"/>
      <w:marTop w:val="0"/>
      <w:marBottom w:val="0"/>
      <w:divBdr>
        <w:top w:val="none" w:sz="0" w:space="0" w:color="auto"/>
        <w:left w:val="none" w:sz="0" w:space="0" w:color="auto"/>
        <w:bottom w:val="none" w:sz="0" w:space="0" w:color="auto"/>
        <w:right w:val="none" w:sz="0" w:space="0" w:color="auto"/>
      </w:divBdr>
    </w:div>
    <w:div w:id="1038237125">
      <w:marLeft w:val="0"/>
      <w:marRight w:val="0"/>
      <w:marTop w:val="0"/>
      <w:marBottom w:val="0"/>
      <w:divBdr>
        <w:top w:val="none" w:sz="0" w:space="0" w:color="auto"/>
        <w:left w:val="none" w:sz="0" w:space="0" w:color="auto"/>
        <w:bottom w:val="none" w:sz="0" w:space="0" w:color="auto"/>
        <w:right w:val="none" w:sz="0" w:space="0" w:color="auto"/>
      </w:divBdr>
    </w:div>
    <w:div w:id="1038697581">
      <w:bodyDiv w:val="1"/>
      <w:marLeft w:val="0"/>
      <w:marRight w:val="0"/>
      <w:marTop w:val="0"/>
      <w:marBottom w:val="0"/>
      <w:divBdr>
        <w:top w:val="none" w:sz="0" w:space="0" w:color="auto"/>
        <w:left w:val="none" w:sz="0" w:space="0" w:color="auto"/>
        <w:bottom w:val="none" w:sz="0" w:space="0" w:color="auto"/>
        <w:right w:val="none" w:sz="0" w:space="0" w:color="auto"/>
      </w:divBdr>
    </w:div>
    <w:div w:id="1039088226">
      <w:marLeft w:val="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20222">
      <w:bodyDiv w:val="1"/>
      <w:marLeft w:val="0"/>
      <w:marRight w:val="0"/>
      <w:marTop w:val="0"/>
      <w:marBottom w:val="0"/>
      <w:divBdr>
        <w:top w:val="none" w:sz="0" w:space="0" w:color="auto"/>
        <w:left w:val="none" w:sz="0" w:space="0" w:color="auto"/>
        <w:bottom w:val="none" w:sz="0" w:space="0" w:color="auto"/>
        <w:right w:val="none" w:sz="0" w:space="0" w:color="auto"/>
      </w:divBdr>
    </w:div>
    <w:div w:id="1043287035">
      <w:bodyDiv w:val="1"/>
      <w:marLeft w:val="0"/>
      <w:marRight w:val="0"/>
      <w:marTop w:val="0"/>
      <w:marBottom w:val="0"/>
      <w:divBdr>
        <w:top w:val="none" w:sz="0" w:space="0" w:color="auto"/>
        <w:left w:val="none" w:sz="0" w:space="0" w:color="auto"/>
        <w:bottom w:val="none" w:sz="0" w:space="0" w:color="auto"/>
        <w:right w:val="none" w:sz="0" w:space="0" w:color="auto"/>
      </w:divBdr>
      <w:divsChild>
        <w:div w:id="298800265">
          <w:marLeft w:val="0"/>
          <w:marRight w:val="0"/>
          <w:marTop w:val="120"/>
          <w:marBottom w:val="120"/>
          <w:divBdr>
            <w:top w:val="none" w:sz="0" w:space="0" w:color="auto"/>
            <w:left w:val="none" w:sz="0" w:space="0" w:color="auto"/>
            <w:bottom w:val="none" w:sz="0" w:space="0" w:color="auto"/>
            <w:right w:val="none" w:sz="0" w:space="0" w:color="auto"/>
          </w:divBdr>
        </w:div>
      </w:divsChild>
    </w:div>
    <w:div w:id="1044139620">
      <w:marLeft w:val="0"/>
      <w:marRight w:val="0"/>
      <w:marTop w:val="0"/>
      <w:marBottom w:val="0"/>
      <w:divBdr>
        <w:top w:val="none" w:sz="0" w:space="0" w:color="auto"/>
        <w:left w:val="none" w:sz="0" w:space="0" w:color="auto"/>
        <w:bottom w:val="none" w:sz="0" w:space="0" w:color="auto"/>
        <w:right w:val="none" w:sz="0" w:space="0" w:color="auto"/>
      </w:divBdr>
    </w:div>
    <w:div w:id="1045056348">
      <w:marLeft w:val="0"/>
      <w:marRight w:val="0"/>
      <w:marTop w:val="0"/>
      <w:marBottom w:val="0"/>
      <w:divBdr>
        <w:top w:val="none" w:sz="0" w:space="0" w:color="auto"/>
        <w:left w:val="none" w:sz="0" w:space="0" w:color="auto"/>
        <w:bottom w:val="none" w:sz="0" w:space="0" w:color="auto"/>
        <w:right w:val="none" w:sz="0" w:space="0" w:color="auto"/>
      </w:divBdr>
    </w:div>
    <w:div w:id="1045182193">
      <w:marLeft w:val="0"/>
      <w:marRight w:val="0"/>
      <w:marTop w:val="0"/>
      <w:marBottom w:val="0"/>
      <w:divBdr>
        <w:top w:val="none" w:sz="0" w:space="0" w:color="auto"/>
        <w:left w:val="none" w:sz="0" w:space="0" w:color="auto"/>
        <w:bottom w:val="none" w:sz="0" w:space="0" w:color="auto"/>
        <w:right w:val="none" w:sz="0" w:space="0" w:color="auto"/>
      </w:divBdr>
    </w:div>
    <w:div w:id="1047605035">
      <w:marLeft w:val="0"/>
      <w:marRight w:val="0"/>
      <w:marTop w:val="0"/>
      <w:marBottom w:val="0"/>
      <w:divBdr>
        <w:top w:val="none" w:sz="0" w:space="0" w:color="auto"/>
        <w:left w:val="none" w:sz="0" w:space="0" w:color="auto"/>
        <w:bottom w:val="none" w:sz="0" w:space="0" w:color="auto"/>
        <w:right w:val="none" w:sz="0" w:space="0" w:color="auto"/>
      </w:divBdr>
    </w:div>
    <w:div w:id="1047685770">
      <w:marLeft w:val="640"/>
      <w:marRight w:val="0"/>
      <w:marTop w:val="0"/>
      <w:marBottom w:val="0"/>
      <w:divBdr>
        <w:top w:val="none" w:sz="0" w:space="0" w:color="auto"/>
        <w:left w:val="none" w:sz="0" w:space="0" w:color="auto"/>
        <w:bottom w:val="none" w:sz="0" w:space="0" w:color="auto"/>
        <w:right w:val="none" w:sz="0" w:space="0" w:color="auto"/>
      </w:divBdr>
    </w:div>
    <w:div w:id="1049458875">
      <w:marLeft w:val="0"/>
      <w:marRight w:val="0"/>
      <w:marTop w:val="0"/>
      <w:marBottom w:val="0"/>
      <w:divBdr>
        <w:top w:val="none" w:sz="0" w:space="0" w:color="auto"/>
        <w:left w:val="none" w:sz="0" w:space="0" w:color="auto"/>
        <w:bottom w:val="none" w:sz="0" w:space="0" w:color="auto"/>
        <w:right w:val="none" w:sz="0" w:space="0" w:color="auto"/>
      </w:divBdr>
    </w:div>
    <w:div w:id="1049574810">
      <w:marLeft w:val="640"/>
      <w:marRight w:val="0"/>
      <w:marTop w:val="0"/>
      <w:marBottom w:val="0"/>
      <w:divBdr>
        <w:top w:val="none" w:sz="0" w:space="0" w:color="auto"/>
        <w:left w:val="none" w:sz="0" w:space="0" w:color="auto"/>
        <w:bottom w:val="none" w:sz="0" w:space="0" w:color="auto"/>
        <w:right w:val="none" w:sz="0" w:space="0" w:color="auto"/>
      </w:divBdr>
    </w:div>
    <w:div w:id="1050304442">
      <w:marLeft w:val="0"/>
      <w:marRight w:val="0"/>
      <w:marTop w:val="0"/>
      <w:marBottom w:val="0"/>
      <w:divBdr>
        <w:top w:val="none" w:sz="0" w:space="0" w:color="auto"/>
        <w:left w:val="none" w:sz="0" w:space="0" w:color="auto"/>
        <w:bottom w:val="none" w:sz="0" w:space="0" w:color="auto"/>
        <w:right w:val="none" w:sz="0" w:space="0" w:color="auto"/>
      </w:divBdr>
    </w:div>
    <w:div w:id="1051491324">
      <w:marLeft w:val="0"/>
      <w:marRight w:val="0"/>
      <w:marTop w:val="0"/>
      <w:marBottom w:val="0"/>
      <w:divBdr>
        <w:top w:val="none" w:sz="0" w:space="0" w:color="auto"/>
        <w:left w:val="none" w:sz="0" w:space="0" w:color="auto"/>
        <w:bottom w:val="none" w:sz="0" w:space="0" w:color="auto"/>
        <w:right w:val="none" w:sz="0" w:space="0" w:color="auto"/>
      </w:divBdr>
    </w:div>
    <w:div w:id="1051805317">
      <w:marLeft w:val="0"/>
      <w:marRight w:val="0"/>
      <w:marTop w:val="0"/>
      <w:marBottom w:val="0"/>
      <w:divBdr>
        <w:top w:val="none" w:sz="0" w:space="0" w:color="auto"/>
        <w:left w:val="none" w:sz="0" w:space="0" w:color="auto"/>
        <w:bottom w:val="none" w:sz="0" w:space="0" w:color="auto"/>
        <w:right w:val="none" w:sz="0" w:space="0" w:color="auto"/>
      </w:divBdr>
    </w:div>
    <w:div w:id="1052772076">
      <w:marLeft w:val="0"/>
      <w:marRight w:val="0"/>
      <w:marTop w:val="0"/>
      <w:marBottom w:val="0"/>
      <w:divBdr>
        <w:top w:val="none" w:sz="0" w:space="0" w:color="auto"/>
        <w:left w:val="none" w:sz="0" w:space="0" w:color="auto"/>
        <w:bottom w:val="none" w:sz="0" w:space="0" w:color="auto"/>
        <w:right w:val="none" w:sz="0" w:space="0" w:color="auto"/>
      </w:divBdr>
    </w:div>
    <w:div w:id="1052999352">
      <w:marLeft w:val="640"/>
      <w:marRight w:val="0"/>
      <w:marTop w:val="0"/>
      <w:marBottom w:val="0"/>
      <w:divBdr>
        <w:top w:val="none" w:sz="0" w:space="0" w:color="auto"/>
        <w:left w:val="none" w:sz="0" w:space="0" w:color="auto"/>
        <w:bottom w:val="none" w:sz="0" w:space="0" w:color="auto"/>
        <w:right w:val="none" w:sz="0" w:space="0" w:color="auto"/>
      </w:divBdr>
    </w:div>
    <w:div w:id="1053504532">
      <w:marLeft w:val="0"/>
      <w:marRight w:val="0"/>
      <w:marTop w:val="0"/>
      <w:marBottom w:val="0"/>
      <w:divBdr>
        <w:top w:val="none" w:sz="0" w:space="0" w:color="auto"/>
        <w:left w:val="none" w:sz="0" w:space="0" w:color="auto"/>
        <w:bottom w:val="none" w:sz="0" w:space="0" w:color="auto"/>
        <w:right w:val="none" w:sz="0" w:space="0" w:color="auto"/>
      </w:divBdr>
    </w:div>
    <w:div w:id="1055811030">
      <w:marLeft w:val="0"/>
      <w:marRight w:val="0"/>
      <w:marTop w:val="0"/>
      <w:marBottom w:val="0"/>
      <w:divBdr>
        <w:top w:val="none" w:sz="0" w:space="0" w:color="auto"/>
        <w:left w:val="none" w:sz="0" w:space="0" w:color="auto"/>
        <w:bottom w:val="none" w:sz="0" w:space="0" w:color="auto"/>
        <w:right w:val="none" w:sz="0" w:space="0" w:color="auto"/>
      </w:divBdr>
    </w:div>
    <w:div w:id="1056323472">
      <w:marLeft w:val="0"/>
      <w:marRight w:val="0"/>
      <w:marTop w:val="0"/>
      <w:marBottom w:val="0"/>
      <w:divBdr>
        <w:top w:val="none" w:sz="0" w:space="0" w:color="auto"/>
        <w:left w:val="none" w:sz="0" w:space="0" w:color="auto"/>
        <w:bottom w:val="none" w:sz="0" w:space="0" w:color="auto"/>
        <w:right w:val="none" w:sz="0" w:space="0" w:color="auto"/>
      </w:divBdr>
    </w:div>
    <w:div w:id="1056663698">
      <w:marLeft w:val="640"/>
      <w:marRight w:val="0"/>
      <w:marTop w:val="0"/>
      <w:marBottom w:val="0"/>
      <w:divBdr>
        <w:top w:val="none" w:sz="0" w:space="0" w:color="auto"/>
        <w:left w:val="none" w:sz="0" w:space="0" w:color="auto"/>
        <w:bottom w:val="none" w:sz="0" w:space="0" w:color="auto"/>
        <w:right w:val="none" w:sz="0" w:space="0" w:color="auto"/>
      </w:divBdr>
    </w:div>
    <w:div w:id="1059328855">
      <w:marLeft w:val="640"/>
      <w:marRight w:val="0"/>
      <w:marTop w:val="0"/>
      <w:marBottom w:val="0"/>
      <w:divBdr>
        <w:top w:val="none" w:sz="0" w:space="0" w:color="auto"/>
        <w:left w:val="none" w:sz="0" w:space="0" w:color="auto"/>
        <w:bottom w:val="none" w:sz="0" w:space="0" w:color="auto"/>
        <w:right w:val="none" w:sz="0" w:space="0" w:color="auto"/>
      </w:divBdr>
    </w:div>
    <w:div w:id="1059477931">
      <w:marLeft w:val="640"/>
      <w:marRight w:val="0"/>
      <w:marTop w:val="0"/>
      <w:marBottom w:val="0"/>
      <w:divBdr>
        <w:top w:val="none" w:sz="0" w:space="0" w:color="auto"/>
        <w:left w:val="none" w:sz="0" w:space="0" w:color="auto"/>
        <w:bottom w:val="none" w:sz="0" w:space="0" w:color="auto"/>
        <w:right w:val="none" w:sz="0" w:space="0" w:color="auto"/>
      </w:divBdr>
    </w:div>
    <w:div w:id="1059979384">
      <w:marLeft w:val="640"/>
      <w:marRight w:val="0"/>
      <w:marTop w:val="0"/>
      <w:marBottom w:val="0"/>
      <w:divBdr>
        <w:top w:val="none" w:sz="0" w:space="0" w:color="auto"/>
        <w:left w:val="none" w:sz="0" w:space="0" w:color="auto"/>
        <w:bottom w:val="none" w:sz="0" w:space="0" w:color="auto"/>
        <w:right w:val="none" w:sz="0" w:space="0" w:color="auto"/>
      </w:divBdr>
    </w:div>
    <w:div w:id="1060135666">
      <w:marLeft w:val="640"/>
      <w:marRight w:val="0"/>
      <w:marTop w:val="0"/>
      <w:marBottom w:val="0"/>
      <w:divBdr>
        <w:top w:val="none" w:sz="0" w:space="0" w:color="auto"/>
        <w:left w:val="none" w:sz="0" w:space="0" w:color="auto"/>
        <w:bottom w:val="none" w:sz="0" w:space="0" w:color="auto"/>
        <w:right w:val="none" w:sz="0" w:space="0" w:color="auto"/>
      </w:divBdr>
    </w:div>
    <w:div w:id="1060207766">
      <w:marLeft w:val="0"/>
      <w:marRight w:val="0"/>
      <w:marTop w:val="0"/>
      <w:marBottom w:val="0"/>
      <w:divBdr>
        <w:top w:val="none" w:sz="0" w:space="0" w:color="auto"/>
        <w:left w:val="none" w:sz="0" w:space="0" w:color="auto"/>
        <w:bottom w:val="none" w:sz="0" w:space="0" w:color="auto"/>
        <w:right w:val="none" w:sz="0" w:space="0" w:color="auto"/>
      </w:divBdr>
    </w:div>
    <w:div w:id="1060446410">
      <w:marLeft w:val="0"/>
      <w:marRight w:val="0"/>
      <w:marTop w:val="0"/>
      <w:marBottom w:val="0"/>
      <w:divBdr>
        <w:top w:val="none" w:sz="0" w:space="0" w:color="auto"/>
        <w:left w:val="none" w:sz="0" w:space="0" w:color="auto"/>
        <w:bottom w:val="none" w:sz="0" w:space="0" w:color="auto"/>
        <w:right w:val="none" w:sz="0" w:space="0" w:color="auto"/>
      </w:divBdr>
    </w:div>
    <w:div w:id="1060783304">
      <w:bodyDiv w:val="1"/>
      <w:marLeft w:val="0"/>
      <w:marRight w:val="0"/>
      <w:marTop w:val="0"/>
      <w:marBottom w:val="0"/>
      <w:divBdr>
        <w:top w:val="none" w:sz="0" w:space="0" w:color="auto"/>
        <w:left w:val="none" w:sz="0" w:space="0" w:color="auto"/>
        <w:bottom w:val="none" w:sz="0" w:space="0" w:color="auto"/>
        <w:right w:val="none" w:sz="0" w:space="0" w:color="auto"/>
      </w:divBdr>
      <w:divsChild>
        <w:div w:id="1831093611">
          <w:marLeft w:val="0"/>
          <w:marRight w:val="0"/>
          <w:marTop w:val="0"/>
          <w:marBottom w:val="0"/>
          <w:divBdr>
            <w:top w:val="none" w:sz="0" w:space="0" w:color="auto"/>
            <w:left w:val="none" w:sz="0" w:space="0" w:color="auto"/>
            <w:bottom w:val="none" w:sz="0" w:space="0" w:color="auto"/>
            <w:right w:val="none" w:sz="0" w:space="0" w:color="auto"/>
          </w:divBdr>
          <w:divsChild>
            <w:div w:id="1475945814">
              <w:marLeft w:val="0"/>
              <w:marRight w:val="0"/>
              <w:marTop w:val="0"/>
              <w:marBottom w:val="0"/>
              <w:divBdr>
                <w:top w:val="none" w:sz="0" w:space="0" w:color="auto"/>
                <w:left w:val="none" w:sz="0" w:space="0" w:color="auto"/>
                <w:bottom w:val="none" w:sz="0" w:space="0" w:color="auto"/>
                <w:right w:val="none" w:sz="0" w:space="0" w:color="auto"/>
              </w:divBdr>
              <w:divsChild>
                <w:div w:id="1131247863">
                  <w:marLeft w:val="0"/>
                  <w:marRight w:val="0"/>
                  <w:marTop w:val="0"/>
                  <w:marBottom w:val="0"/>
                  <w:divBdr>
                    <w:top w:val="none" w:sz="0" w:space="0" w:color="auto"/>
                    <w:left w:val="none" w:sz="0" w:space="0" w:color="auto"/>
                    <w:bottom w:val="none" w:sz="0" w:space="0" w:color="auto"/>
                    <w:right w:val="none" w:sz="0" w:space="0" w:color="auto"/>
                  </w:divBdr>
                  <w:divsChild>
                    <w:div w:id="1385833493">
                      <w:marLeft w:val="0"/>
                      <w:marRight w:val="0"/>
                      <w:marTop w:val="0"/>
                      <w:marBottom w:val="0"/>
                      <w:divBdr>
                        <w:top w:val="none" w:sz="0" w:space="0" w:color="auto"/>
                        <w:left w:val="none" w:sz="0" w:space="0" w:color="auto"/>
                        <w:bottom w:val="none" w:sz="0" w:space="0" w:color="auto"/>
                        <w:right w:val="none" w:sz="0" w:space="0" w:color="auto"/>
                      </w:divBdr>
                      <w:divsChild>
                        <w:div w:id="1842424587">
                          <w:marLeft w:val="0"/>
                          <w:marRight w:val="0"/>
                          <w:marTop w:val="0"/>
                          <w:marBottom w:val="0"/>
                          <w:divBdr>
                            <w:top w:val="none" w:sz="0" w:space="0" w:color="auto"/>
                            <w:left w:val="none" w:sz="0" w:space="0" w:color="auto"/>
                            <w:bottom w:val="none" w:sz="0" w:space="0" w:color="auto"/>
                            <w:right w:val="none" w:sz="0" w:space="0" w:color="auto"/>
                          </w:divBdr>
                          <w:divsChild>
                            <w:div w:id="186528684">
                              <w:marLeft w:val="0"/>
                              <w:marRight w:val="0"/>
                              <w:marTop w:val="0"/>
                              <w:marBottom w:val="0"/>
                              <w:divBdr>
                                <w:top w:val="none" w:sz="0" w:space="0" w:color="auto"/>
                                <w:left w:val="none" w:sz="0" w:space="0" w:color="auto"/>
                                <w:bottom w:val="none" w:sz="0" w:space="0" w:color="auto"/>
                                <w:right w:val="none" w:sz="0" w:space="0" w:color="auto"/>
                              </w:divBdr>
                              <w:divsChild>
                                <w:div w:id="518473520">
                                  <w:marLeft w:val="0"/>
                                  <w:marRight w:val="0"/>
                                  <w:marTop w:val="0"/>
                                  <w:marBottom w:val="0"/>
                                  <w:divBdr>
                                    <w:top w:val="none" w:sz="0" w:space="0" w:color="auto"/>
                                    <w:left w:val="none" w:sz="0" w:space="0" w:color="auto"/>
                                    <w:bottom w:val="none" w:sz="0" w:space="0" w:color="auto"/>
                                    <w:right w:val="none" w:sz="0" w:space="0" w:color="auto"/>
                                  </w:divBdr>
                                  <w:divsChild>
                                    <w:div w:id="20733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785339">
      <w:marLeft w:val="0"/>
      <w:marRight w:val="0"/>
      <w:marTop w:val="0"/>
      <w:marBottom w:val="0"/>
      <w:divBdr>
        <w:top w:val="none" w:sz="0" w:space="0" w:color="auto"/>
        <w:left w:val="none" w:sz="0" w:space="0" w:color="auto"/>
        <w:bottom w:val="none" w:sz="0" w:space="0" w:color="auto"/>
        <w:right w:val="none" w:sz="0" w:space="0" w:color="auto"/>
      </w:divBdr>
    </w:div>
    <w:div w:id="1061439436">
      <w:marLeft w:val="0"/>
      <w:marRight w:val="0"/>
      <w:marTop w:val="0"/>
      <w:marBottom w:val="0"/>
      <w:divBdr>
        <w:top w:val="none" w:sz="0" w:space="0" w:color="auto"/>
        <w:left w:val="none" w:sz="0" w:space="0" w:color="auto"/>
        <w:bottom w:val="none" w:sz="0" w:space="0" w:color="auto"/>
        <w:right w:val="none" w:sz="0" w:space="0" w:color="auto"/>
      </w:divBdr>
    </w:div>
    <w:div w:id="1062606610">
      <w:marLeft w:val="0"/>
      <w:marRight w:val="0"/>
      <w:marTop w:val="0"/>
      <w:marBottom w:val="0"/>
      <w:divBdr>
        <w:top w:val="none" w:sz="0" w:space="0" w:color="auto"/>
        <w:left w:val="none" w:sz="0" w:space="0" w:color="auto"/>
        <w:bottom w:val="none" w:sz="0" w:space="0" w:color="auto"/>
        <w:right w:val="none" w:sz="0" w:space="0" w:color="auto"/>
      </w:divBdr>
    </w:div>
    <w:div w:id="1063216775">
      <w:marLeft w:val="0"/>
      <w:marRight w:val="0"/>
      <w:marTop w:val="0"/>
      <w:marBottom w:val="0"/>
      <w:divBdr>
        <w:top w:val="none" w:sz="0" w:space="0" w:color="auto"/>
        <w:left w:val="none" w:sz="0" w:space="0" w:color="auto"/>
        <w:bottom w:val="none" w:sz="0" w:space="0" w:color="auto"/>
        <w:right w:val="none" w:sz="0" w:space="0" w:color="auto"/>
      </w:divBdr>
    </w:div>
    <w:div w:id="1064332673">
      <w:marLeft w:val="640"/>
      <w:marRight w:val="0"/>
      <w:marTop w:val="0"/>
      <w:marBottom w:val="0"/>
      <w:divBdr>
        <w:top w:val="none" w:sz="0" w:space="0" w:color="auto"/>
        <w:left w:val="none" w:sz="0" w:space="0" w:color="auto"/>
        <w:bottom w:val="none" w:sz="0" w:space="0" w:color="auto"/>
        <w:right w:val="none" w:sz="0" w:space="0" w:color="auto"/>
      </w:divBdr>
    </w:div>
    <w:div w:id="1064790294">
      <w:marLeft w:val="0"/>
      <w:marRight w:val="0"/>
      <w:marTop w:val="0"/>
      <w:marBottom w:val="0"/>
      <w:divBdr>
        <w:top w:val="none" w:sz="0" w:space="0" w:color="auto"/>
        <w:left w:val="none" w:sz="0" w:space="0" w:color="auto"/>
        <w:bottom w:val="none" w:sz="0" w:space="0" w:color="auto"/>
        <w:right w:val="none" w:sz="0" w:space="0" w:color="auto"/>
      </w:divBdr>
    </w:div>
    <w:div w:id="1066761918">
      <w:marLeft w:val="640"/>
      <w:marRight w:val="0"/>
      <w:marTop w:val="0"/>
      <w:marBottom w:val="0"/>
      <w:divBdr>
        <w:top w:val="none" w:sz="0" w:space="0" w:color="auto"/>
        <w:left w:val="none" w:sz="0" w:space="0" w:color="auto"/>
        <w:bottom w:val="none" w:sz="0" w:space="0" w:color="auto"/>
        <w:right w:val="none" w:sz="0" w:space="0" w:color="auto"/>
      </w:divBdr>
    </w:div>
    <w:div w:id="1067190850">
      <w:marLeft w:val="640"/>
      <w:marRight w:val="0"/>
      <w:marTop w:val="0"/>
      <w:marBottom w:val="0"/>
      <w:divBdr>
        <w:top w:val="none" w:sz="0" w:space="0" w:color="auto"/>
        <w:left w:val="none" w:sz="0" w:space="0" w:color="auto"/>
        <w:bottom w:val="none" w:sz="0" w:space="0" w:color="auto"/>
        <w:right w:val="none" w:sz="0" w:space="0" w:color="auto"/>
      </w:divBdr>
    </w:div>
    <w:div w:id="1068458061">
      <w:bodyDiv w:val="1"/>
      <w:marLeft w:val="0"/>
      <w:marRight w:val="0"/>
      <w:marTop w:val="0"/>
      <w:marBottom w:val="0"/>
      <w:divBdr>
        <w:top w:val="none" w:sz="0" w:space="0" w:color="auto"/>
        <w:left w:val="none" w:sz="0" w:space="0" w:color="auto"/>
        <w:bottom w:val="none" w:sz="0" w:space="0" w:color="auto"/>
        <w:right w:val="none" w:sz="0" w:space="0" w:color="auto"/>
      </w:divBdr>
    </w:div>
    <w:div w:id="1069688060">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1003882">
      <w:marLeft w:val="0"/>
      <w:marRight w:val="0"/>
      <w:marTop w:val="0"/>
      <w:marBottom w:val="0"/>
      <w:divBdr>
        <w:top w:val="none" w:sz="0" w:space="0" w:color="auto"/>
        <w:left w:val="none" w:sz="0" w:space="0" w:color="auto"/>
        <w:bottom w:val="none" w:sz="0" w:space="0" w:color="auto"/>
        <w:right w:val="none" w:sz="0" w:space="0" w:color="auto"/>
      </w:divBdr>
    </w:div>
    <w:div w:id="1071582720">
      <w:marLeft w:val="0"/>
      <w:marRight w:val="150"/>
      <w:marTop w:val="0"/>
      <w:marBottom w:val="0"/>
      <w:divBdr>
        <w:top w:val="none" w:sz="0" w:space="0" w:color="auto"/>
        <w:left w:val="none" w:sz="0" w:space="0" w:color="auto"/>
        <w:bottom w:val="none" w:sz="0" w:space="0" w:color="auto"/>
        <w:right w:val="none" w:sz="0" w:space="0" w:color="auto"/>
      </w:divBdr>
      <w:divsChild>
        <w:div w:id="2119983433">
          <w:marLeft w:val="0"/>
          <w:marRight w:val="150"/>
          <w:marTop w:val="0"/>
          <w:marBottom w:val="0"/>
          <w:divBdr>
            <w:top w:val="none" w:sz="0" w:space="0" w:color="auto"/>
            <w:left w:val="none" w:sz="0" w:space="0" w:color="auto"/>
            <w:bottom w:val="none" w:sz="0" w:space="0" w:color="auto"/>
            <w:right w:val="none" w:sz="0" w:space="0" w:color="auto"/>
          </w:divBdr>
        </w:div>
      </w:divsChild>
    </w:div>
    <w:div w:id="1071657576">
      <w:marLeft w:val="0"/>
      <w:marRight w:val="0"/>
      <w:marTop w:val="0"/>
      <w:marBottom w:val="0"/>
      <w:divBdr>
        <w:top w:val="none" w:sz="0" w:space="0" w:color="auto"/>
        <w:left w:val="none" w:sz="0" w:space="0" w:color="auto"/>
        <w:bottom w:val="none" w:sz="0" w:space="0" w:color="auto"/>
        <w:right w:val="none" w:sz="0" w:space="0" w:color="auto"/>
      </w:divBdr>
    </w:div>
    <w:div w:id="1072200189">
      <w:marLeft w:val="0"/>
      <w:marRight w:val="150"/>
      <w:marTop w:val="0"/>
      <w:marBottom w:val="0"/>
      <w:divBdr>
        <w:top w:val="none" w:sz="0" w:space="0" w:color="auto"/>
        <w:left w:val="none" w:sz="0" w:space="0" w:color="auto"/>
        <w:bottom w:val="none" w:sz="0" w:space="0" w:color="auto"/>
        <w:right w:val="none" w:sz="0" w:space="0" w:color="auto"/>
      </w:divBdr>
      <w:divsChild>
        <w:div w:id="1906793470">
          <w:marLeft w:val="0"/>
          <w:marRight w:val="150"/>
          <w:marTop w:val="0"/>
          <w:marBottom w:val="0"/>
          <w:divBdr>
            <w:top w:val="none" w:sz="0" w:space="0" w:color="auto"/>
            <w:left w:val="none" w:sz="0" w:space="0" w:color="auto"/>
            <w:bottom w:val="none" w:sz="0" w:space="0" w:color="auto"/>
            <w:right w:val="none" w:sz="0" w:space="0" w:color="auto"/>
          </w:divBdr>
        </w:div>
      </w:divsChild>
    </w:div>
    <w:div w:id="1072581427">
      <w:marLeft w:val="0"/>
      <w:marRight w:val="0"/>
      <w:marTop w:val="0"/>
      <w:marBottom w:val="0"/>
      <w:divBdr>
        <w:top w:val="none" w:sz="0" w:space="0" w:color="auto"/>
        <w:left w:val="none" w:sz="0" w:space="0" w:color="auto"/>
        <w:bottom w:val="none" w:sz="0" w:space="0" w:color="auto"/>
        <w:right w:val="none" w:sz="0" w:space="0" w:color="auto"/>
      </w:divBdr>
    </w:div>
    <w:div w:id="1073892571">
      <w:marLeft w:val="0"/>
      <w:marRight w:val="0"/>
      <w:marTop w:val="0"/>
      <w:marBottom w:val="0"/>
      <w:divBdr>
        <w:top w:val="none" w:sz="0" w:space="0" w:color="auto"/>
        <w:left w:val="none" w:sz="0" w:space="0" w:color="auto"/>
        <w:bottom w:val="none" w:sz="0" w:space="0" w:color="auto"/>
        <w:right w:val="none" w:sz="0" w:space="0" w:color="auto"/>
      </w:divBdr>
    </w:div>
    <w:div w:id="1074013274">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00983">
      <w:marLeft w:val="0"/>
      <w:marRight w:val="0"/>
      <w:marTop w:val="0"/>
      <w:marBottom w:val="0"/>
      <w:divBdr>
        <w:top w:val="none" w:sz="0" w:space="0" w:color="auto"/>
        <w:left w:val="none" w:sz="0" w:space="0" w:color="auto"/>
        <w:bottom w:val="none" w:sz="0" w:space="0" w:color="auto"/>
        <w:right w:val="none" w:sz="0" w:space="0" w:color="auto"/>
      </w:divBdr>
    </w:div>
    <w:div w:id="1074426565">
      <w:marLeft w:val="640"/>
      <w:marRight w:val="0"/>
      <w:marTop w:val="0"/>
      <w:marBottom w:val="0"/>
      <w:divBdr>
        <w:top w:val="none" w:sz="0" w:space="0" w:color="auto"/>
        <w:left w:val="none" w:sz="0" w:space="0" w:color="auto"/>
        <w:bottom w:val="none" w:sz="0" w:space="0" w:color="auto"/>
        <w:right w:val="none" w:sz="0" w:space="0" w:color="auto"/>
      </w:divBdr>
    </w:div>
    <w:div w:id="1078212606">
      <w:bodyDiv w:val="1"/>
      <w:marLeft w:val="0"/>
      <w:marRight w:val="0"/>
      <w:marTop w:val="0"/>
      <w:marBottom w:val="0"/>
      <w:divBdr>
        <w:top w:val="none" w:sz="0" w:space="0" w:color="auto"/>
        <w:left w:val="none" w:sz="0" w:space="0" w:color="auto"/>
        <w:bottom w:val="none" w:sz="0" w:space="0" w:color="auto"/>
        <w:right w:val="none" w:sz="0" w:space="0" w:color="auto"/>
      </w:divBdr>
      <w:divsChild>
        <w:div w:id="25300196">
          <w:marLeft w:val="640"/>
          <w:marRight w:val="0"/>
          <w:marTop w:val="0"/>
          <w:marBottom w:val="0"/>
          <w:divBdr>
            <w:top w:val="none" w:sz="0" w:space="0" w:color="auto"/>
            <w:left w:val="none" w:sz="0" w:space="0" w:color="auto"/>
            <w:bottom w:val="none" w:sz="0" w:space="0" w:color="auto"/>
            <w:right w:val="none" w:sz="0" w:space="0" w:color="auto"/>
          </w:divBdr>
        </w:div>
        <w:div w:id="112097612">
          <w:marLeft w:val="640"/>
          <w:marRight w:val="0"/>
          <w:marTop w:val="0"/>
          <w:marBottom w:val="0"/>
          <w:divBdr>
            <w:top w:val="none" w:sz="0" w:space="0" w:color="auto"/>
            <w:left w:val="none" w:sz="0" w:space="0" w:color="auto"/>
            <w:bottom w:val="none" w:sz="0" w:space="0" w:color="auto"/>
            <w:right w:val="none" w:sz="0" w:space="0" w:color="auto"/>
          </w:divBdr>
        </w:div>
        <w:div w:id="161899713">
          <w:marLeft w:val="640"/>
          <w:marRight w:val="0"/>
          <w:marTop w:val="0"/>
          <w:marBottom w:val="0"/>
          <w:divBdr>
            <w:top w:val="none" w:sz="0" w:space="0" w:color="auto"/>
            <w:left w:val="none" w:sz="0" w:space="0" w:color="auto"/>
            <w:bottom w:val="none" w:sz="0" w:space="0" w:color="auto"/>
            <w:right w:val="none" w:sz="0" w:space="0" w:color="auto"/>
          </w:divBdr>
        </w:div>
        <w:div w:id="548223085">
          <w:marLeft w:val="640"/>
          <w:marRight w:val="0"/>
          <w:marTop w:val="0"/>
          <w:marBottom w:val="0"/>
          <w:divBdr>
            <w:top w:val="none" w:sz="0" w:space="0" w:color="auto"/>
            <w:left w:val="none" w:sz="0" w:space="0" w:color="auto"/>
            <w:bottom w:val="none" w:sz="0" w:space="0" w:color="auto"/>
            <w:right w:val="none" w:sz="0" w:space="0" w:color="auto"/>
          </w:divBdr>
        </w:div>
        <w:div w:id="831874429">
          <w:marLeft w:val="640"/>
          <w:marRight w:val="0"/>
          <w:marTop w:val="0"/>
          <w:marBottom w:val="0"/>
          <w:divBdr>
            <w:top w:val="none" w:sz="0" w:space="0" w:color="auto"/>
            <w:left w:val="none" w:sz="0" w:space="0" w:color="auto"/>
            <w:bottom w:val="none" w:sz="0" w:space="0" w:color="auto"/>
            <w:right w:val="none" w:sz="0" w:space="0" w:color="auto"/>
          </w:divBdr>
        </w:div>
        <w:div w:id="1049304187">
          <w:marLeft w:val="640"/>
          <w:marRight w:val="0"/>
          <w:marTop w:val="0"/>
          <w:marBottom w:val="0"/>
          <w:divBdr>
            <w:top w:val="none" w:sz="0" w:space="0" w:color="auto"/>
            <w:left w:val="none" w:sz="0" w:space="0" w:color="auto"/>
            <w:bottom w:val="none" w:sz="0" w:space="0" w:color="auto"/>
            <w:right w:val="none" w:sz="0" w:space="0" w:color="auto"/>
          </w:divBdr>
        </w:div>
        <w:div w:id="1220094926">
          <w:marLeft w:val="640"/>
          <w:marRight w:val="0"/>
          <w:marTop w:val="0"/>
          <w:marBottom w:val="0"/>
          <w:divBdr>
            <w:top w:val="none" w:sz="0" w:space="0" w:color="auto"/>
            <w:left w:val="none" w:sz="0" w:space="0" w:color="auto"/>
            <w:bottom w:val="none" w:sz="0" w:space="0" w:color="auto"/>
            <w:right w:val="none" w:sz="0" w:space="0" w:color="auto"/>
          </w:divBdr>
        </w:div>
        <w:div w:id="1270043290">
          <w:marLeft w:val="640"/>
          <w:marRight w:val="0"/>
          <w:marTop w:val="0"/>
          <w:marBottom w:val="0"/>
          <w:divBdr>
            <w:top w:val="none" w:sz="0" w:space="0" w:color="auto"/>
            <w:left w:val="none" w:sz="0" w:space="0" w:color="auto"/>
            <w:bottom w:val="none" w:sz="0" w:space="0" w:color="auto"/>
            <w:right w:val="none" w:sz="0" w:space="0" w:color="auto"/>
          </w:divBdr>
        </w:div>
        <w:div w:id="1271160903">
          <w:marLeft w:val="640"/>
          <w:marRight w:val="0"/>
          <w:marTop w:val="0"/>
          <w:marBottom w:val="0"/>
          <w:divBdr>
            <w:top w:val="none" w:sz="0" w:space="0" w:color="auto"/>
            <w:left w:val="none" w:sz="0" w:space="0" w:color="auto"/>
            <w:bottom w:val="none" w:sz="0" w:space="0" w:color="auto"/>
            <w:right w:val="none" w:sz="0" w:space="0" w:color="auto"/>
          </w:divBdr>
        </w:div>
        <w:div w:id="1387293251">
          <w:marLeft w:val="640"/>
          <w:marRight w:val="0"/>
          <w:marTop w:val="0"/>
          <w:marBottom w:val="0"/>
          <w:divBdr>
            <w:top w:val="none" w:sz="0" w:space="0" w:color="auto"/>
            <w:left w:val="none" w:sz="0" w:space="0" w:color="auto"/>
            <w:bottom w:val="none" w:sz="0" w:space="0" w:color="auto"/>
            <w:right w:val="none" w:sz="0" w:space="0" w:color="auto"/>
          </w:divBdr>
        </w:div>
        <w:div w:id="1761174691">
          <w:marLeft w:val="640"/>
          <w:marRight w:val="0"/>
          <w:marTop w:val="0"/>
          <w:marBottom w:val="0"/>
          <w:divBdr>
            <w:top w:val="none" w:sz="0" w:space="0" w:color="auto"/>
            <w:left w:val="none" w:sz="0" w:space="0" w:color="auto"/>
            <w:bottom w:val="none" w:sz="0" w:space="0" w:color="auto"/>
            <w:right w:val="none" w:sz="0" w:space="0" w:color="auto"/>
          </w:divBdr>
        </w:div>
        <w:div w:id="1788229915">
          <w:marLeft w:val="640"/>
          <w:marRight w:val="0"/>
          <w:marTop w:val="0"/>
          <w:marBottom w:val="0"/>
          <w:divBdr>
            <w:top w:val="none" w:sz="0" w:space="0" w:color="auto"/>
            <w:left w:val="none" w:sz="0" w:space="0" w:color="auto"/>
            <w:bottom w:val="none" w:sz="0" w:space="0" w:color="auto"/>
            <w:right w:val="none" w:sz="0" w:space="0" w:color="auto"/>
          </w:divBdr>
        </w:div>
        <w:div w:id="2069262908">
          <w:marLeft w:val="640"/>
          <w:marRight w:val="0"/>
          <w:marTop w:val="0"/>
          <w:marBottom w:val="0"/>
          <w:divBdr>
            <w:top w:val="none" w:sz="0" w:space="0" w:color="auto"/>
            <w:left w:val="none" w:sz="0" w:space="0" w:color="auto"/>
            <w:bottom w:val="none" w:sz="0" w:space="0" w:color="auto"/>
            <w:right w:val="none" w:sz="0" w:space="0" w:color="auto"/>
          </w:divBdr>
        </w:div>
      </w:divsChild>
    </w:div>
    <w:div w:id="1078212871">
      <w:marLeft w:val="0"/>
      <w:marRight w:val="0"/>
      <w:marTop w:val="0"/>
      <w:marBottom w:val="0"/>
      <w:divBdr>
        <w:top w:val="none" w:sz="0" w:space="0" w:color="auto"/>
        <w:left w:val="none" w:sz="0" w:space="0" w:color="auto"/>
        <w:bottom w:val="none" w:sz="0" w:space="0" w:color="auto"/>
        <w:right w:val="none" w:sz="0" w:space="0" w:color="auto"/>
      </w:divBdr>
    </w:div>
    <w:div w:id="1081757471">
      <w:bodyDiv w:val="1"/>
      <w:marLeft w:val="0"/>
      <w:marRight w:val="0"/>
      <w:marTop w:val="0"/>
      <w:marBottom w:val="0"/>
      <w:divBdr>
        <w:top w:val="none" w:sz="0" w:space="0" w:color="auto"/>
        <w:left w:val="none" w:sz="0" w:space="0" w:color="auto"/>
        <w:bottom w:val="none" w:sz="0" w:space="0" w:color="auto"/>
        <w:right w:val="none" w:sz="0" w:space="0" w:color="auto"/>
      </w:divBdr>
      <w:divsChild>
        <w:div w:id="90014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834255">
      <w:marLeft w:val="0"/>
      <w:marRight w:val="0"/>
      <w:marTop w:val="0"/>
      <w:marBottom w:val="0"/>
      <w:divBdr>
        <w:top w:val="none" w:sz="0" w:space="0" w:color="auto"/>
        <w:left w:val="none" w:sz="0" w:space="0" w:color="auto"/>
        <w:bottom w:val="none" w:sz="0" w:space="0" w:color="auto"/>
        <w:right w:val="none" w:sz="0" w:space="0" w:color="auto"/>
      </w:divBdr>
    </w:div>
    <w:div w:id="1083530574">
      <w:marLeft w:val="0"/>
      <w:marRight w:val="0"/>
      <w:marTop w:val="0"/>
      <w:marBottom w:val="0"/>
      <w:divBdr>
        <w:top w:val="none" w:sz="0" w:space="0" w:color="auto"/>
        <w:left w:val="none" w:sz="0" w:space="0" w:color="auto"/>
        <w:bottom w:val="none" w:sz="0" w:space="0" w:color="auto"/>
        <w:right w:val="none" w:sz="0" w:space="0" w:color="auto"/>
      </w:divBdr>
    </w:div>
    <w:div w:id="1083721253">
      <w:marLeft w:val="640"/>
      <w:marRight w:val="0"/>
      <w:marTop w:val="0"/>
      <w:marBottom w:val="0"/>
      <w:divBdr>
        <w:top w:val="none" w:sz="0" w:space="0" w:color="auto"/>
        <w:left w:val="none" w:sz="0" w:space="0" w:color="auto"/>
        <w:bottom w:val="none" w:sz="0" w:space="0" w:color="auto"/>
        <w:right w:val="none" w:sz="0" w:space="0" w:color="auto"/>
      </w:divBdr>
    </w:div>
    <w:div w:id="1083916807">
      <w:marLeft w:val="0"/>
      <w:marRight w:val="150"/>
      <w:marTop w:val="0"/>
      <w:marBottom w:val="0"/>
      <w:divBdr>
        <w:top w:val="none" w:sz="0" w:space="0" w:color="auto"/>
        <w:left w:val="none" w:sz="0" w:space="0" w:color="auto"/>
        <w:bottom w:val="none" w:sz="0" w:space="0" w:color="auto"/>
        <w:right w:val="none" w:sz="0" w:space="0" w:color="auto"/>
      </w:divBdr>
    </w:div>
    <w:div w:id="1084105043">
      <w:marLeft w:val="0"/>
      <w:marRight w:val="0"/>
      <w:marTop w:val="0"/>
      <w:marBottom w:val="0"/>
      <w:divBdr>
        <w:top w:val="none" w:sz="0" w:space="0" w:color="auto"/>
        <w:left w:val="none" w:sz="0" w:space="0" w:color="auto"/>
        <w:bottom w:val="none" w:sz="0" w:space="0" w:color="auto"/>
        <w:right w:val="none" w:sz="0" w:space="0" w:color="auto"/>
      </w:divBdr>
    </w:div>
    <w:div w:id="1086616466">
      <w:marLeft w:val="640"/>
      <w:marRight w:val="0"/>
      <w:marTop w:val="0"/>
      <w:marBottom w:val="0"/>
      <w:divBdr>
        <w:top w:val="none" w:sz="0" w:space="0" w:color="auto"/>
        <w:left w:val="none" w:sz="0" w:space="0" w:color="auto"/>
        <w:bottom w:val="none" w:sz="0" w:space="0" w:color="auto"/>
        <w:right w:val="none" w:sz="0" w:space="0" w:color="auto"/>
      </w:divBdr>
    </w:div>
    <w:div w:id="1087728871">
      <w:marLeft w:val="640"/>
      <w:marRight w:val="0"/>
      <w:marTop w:val="0"/>
      <w:marBottom w:val="0"/>
      <w:divBdr>
        <w:top w:val="none" w:sz="0" w:space="0" w:color="auto"/>
        <w:left w:val="none" w:sz="0" w:space="0" w:color="auto"/>
        <w:bottom w:val="none" w:sz="0" w:space="0" w:color="auto"/>
        <w:right w:val="none" w:sz="0" w:space="0" w:color="auto"/>
      </w:divBdr>
    </w:div>
    <w:div w:id="1088574984">
      <w:bodyDiv w:val="1"/>
      <w:marLeft w:val="0"/>
      <w:marRight w:val="0"/>
      <w:marTop w:val="0"/>
      <w:marBottom w:val="0"/>
      <w:divBdr>
        <w:top w:val="none" w:sz="0" w:space="0" w:color="auto"/>
        <w:left w:val="none" w:sz="0" w:space="0" w:color="auto"/>
        <w:bottom w:val="none" w:sz="0" w:space="0" w:color="auto"/>
        <w:right w:val="none" w:sz="0" w:space="0" w:color="auto"/>
      </w:divBdr>
      <w:divsChild>
        <w:div w:id="1602908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965293">
      <w:marLeft w:val="640"/>
      <w:marRight w:val="0"/>
      <w:marTop w:val="0"/>
      <w:marBottom w:val="0"/>
      <w:divBdr>
        <w:top w:val="none" w:sz="0" w:space="0" w:color="auto"/>
        <w:left w:val="none" w:sz="0" w:space="0" w:color="auto"/>
        <w:bottom w:val="none" w:sz="0" w:space="0" w:color="auto"/>
        <w:right w:val="none" w:sz="0" w:space="0" w:color="auto"/>
      </w:divBdr>
    </w:div>
    <w:div w:id="1089085825">
      <w:marLeft w:val="0"/>
      <w:marRight w:val="0"/>
      <w:marTop w:val="0"/>
      <w:marBottom w:val="0"/>
      <w:divBdr>
        <w:top w:val="none" w:sz="0" w:space="0" w:color="auto"/>
        <w:left w:val="none" w:sz="0" w:space="0" w:color="auto"/>
        <w:bottom w:val="none" w:sz="0" w:space="0" w:color="auto"/>
        <w:right w:val="none" w:sz="0" w:space="0" w:color="auto"/>
      </w:divBdr>
    </w:div>
    <w:div w:id="1092121438">
      <w:marLeft w:val="0"/>
      <w:marRight w:val="0"/>
      <w:marTop w:val="0"/>
      <w:marBottom w:val="0"/>
      <w:divBdr>
        <w:top w:val="none" w:sz="0" w:space="0" w:color="auto"/>
        <w:left w:val="none" w:sz="0" w:space="0" w:color="auto"/>
        <w:bottom w:val="none" w:sz="0" w:space="0" w:color="auto"/>
        <w:right w:val="none" w:sz="0" w:space="0" w:color="auto"/>
      </w:divBdr>
    </w:div>
    <w:div w:id="1092163266">
      <w:marLeft w:val="0"/>
      <w:marRight w:val="0"/>
      <w:marTop w:val="0"/>
      <w:marBottom w:val="0"/>
      <w:divBdr>
        <w:top w:val="none" w:sz="0" w:space="0" w:color="auto"/>
        <w:left w:val="none" w:sz="0" w:space="0" w:color="auto"/>
        <w:bottom w:val="none" w:sz="0" w:space="0" w:color="auto"/>
        <w:right w:val="none" w:sz="0" w:space="0" w:color="auto"/>
      </w:divBdr>
    </w:div>
    <w:div w:id="1094519450">
      <w:marLeft w:val="0"/>
      <w:marRight w:val="0"/>
      <w:marTop w:val="0"/>
      <w:marBottom w:val="0"/>
      <w:divBdr>
        <w:top w:val="none" w:sz="0" w:space="0" w:color="auto"/>
        <w:left w:val="none" w:sz="0" w:space="0" w:color="auto"/>
        <w:bottom w:val="none" w:sz="0" w:space="0" w:color="auto"/>
        <w:right w:val="none" w:sz="0" w:space="0" w:color="auto"/>
      </w:divBdr>
    </w:div>
    <w:div w:id="1096360821">
      <w:bodyDiv w:val="1"/>
      <w:marLeft w:val="0"/>
      <w:marRight w:val="0"/>
      <w:marTop w:val="0"/>
      <w:marBottom w:val="0"/>
      <w:divBdr>
        <w:top w:val="none" w:sz="0" w:space="0" w:color="auto"/>
        <w:left w:val="none" w:sz="0" w:space="0" w:color="auto"/>
        <w:bottom w:val="none" w:sz="0" w:space="0" w:color="auto"/>
        <w:right w:val="none" w:sz="0" w:space="0" w:color="auto"/>
      </w:divBdr>
      <w:divsChild>
        <w:div w:id="57946887">
          <w:marLeft w:val="640"/>
          <w:marRight w:val="0"/>
          <w:marTop w:val="0"/>
          <w:marBottom w:val="0"/>
          <w:divBdr>
            <w:top w:val="none" w:sz="0" w:space="0" w:color="auto"/>
            <w:left w:val="none" w:sz="0" w:space="0" w:color="auto"/>
            <w:bottom w:val="none" w:sz="0" w:space="0" w:color="auto"/>
            <w:right w:val="none" w:sz="0" w:space="0" w:color="auto"/>
          </w:divBdr>
        </w:div>
        <w:div w:id="265043601">
          <w:marLeft w:val="640"/>
          <w:marRight w:val="0"/>
          <w:marTop w:val="0"/>
          <w:marBottom w:val="0"/>
          <w:divBdr>
            <w:top w:val="none" w:sz="0" w:space="0" w:color="auto"/>
            <w:left w:val="none" w:sz="0" w:space="0" w:color="auto"/>
            <w:bottom w:val="none" w:sz="0" w:space="0" w:color="auto"/>
            <w:right w:val="none" w:sz="0" w:space="0" w:color="auto"/>
          </w:divBdr>
        </w:div>
        <w:div w:id="438110498">
          <w:marLeft w:val="640"/>
          <w:marRight w:val="0"/>
          <w:marTop w:val="0"/>
          <w:marBottom w:val="0"/>
          <w:divBdr>
            <w:top w:val="none" w:sz="0" w:space="0" w:color="auto"/>
            <w:left w:val="none" w:sz="0" w:space="0" w:color="auto"/>
            <w:bottom w:val="none" w:sz="0" w:space="0" w:color="auto"/>
            <w:right w:val="none" w:sz="0" w:space="0" w:color="auto"/>
          </w:divBdr>
        </w:div>
        <w:div w:id="463237697">
          <w:marLeft w:val="640"/>
          <w:marRight w:val="0"/>
          <w:marTop w:val="0"/>
          <w:marBottom w:val="0"/>
          <w:divBdr>
            <w:top w:val="none" w:sz="0" w:space="0" w:color="auto"/>
            <w:left w:val="none" w:sz="0" w:space="0" w:color="auto"/>
            <w:bottom w:val="none" w:sz="0" w:space="0" w:color="auto"/>
            <w:right w:val="none" w:sz="0" w:space="0" w:color="auto"/>
          </w:divBdr>
        </w:div>
        <w:div w:id="669912398">
          <w:marLeft w:val="640"/>
          <w:marRight w:val="0"/>
          <w:marTop w:val="0"/>
          <w:marBottom w:val="0"/>
          <w:divBdr>
            <w:top w:val="none" w:sz="0" w:space="0" w:color="auto"/>
            <w:left w:val="none" w:sz="0" w:space="0" w:color="auto"/>
            <w:bottom w:val="none" w:sz="0" w:space="0" w:color="auto"/>
            <w:right w:val="none" w:sz="0" w:space="0" w:color="auto"/>
          </w:divBdr>
        </w:div>
        <w:div w:id="762654667">
          <w:marLeft w:val="640"/>
          <w:marRight w:val="0"/>
          <w:marTop w:val="0"/>
          <w:marBottom w:val="0"/>
          <w:divBdr>
            <w:top w:val="none" w:sz="0" w:space="0" w:color="auto"/>
            <w:left w:val="none" w:sz="0" w:space="0" w:color="auto"/>
            <w:bottom w:val="none" w:sz="0" w:space="0" w:color="auto"/>
            <w:right w:val="none" w:sz="0" w:space="0" w:color="auto"/>
          </w:divBdr>
        </w:div>
        <w:div w:id="788625863">
          <w:marLeft w:val="640"/>
          <w:marRight w:val="0"/>
          <w:marTop w:val="0"/>
          <w:marBottom w:val="0"/>
          <w:divBdr>
            <w:top w:val="none" w:sz="0" w:space="0" w:color="auto"/>
            <w:left w:val="none" w:sz="0" w:space="0" w:color="auto"/>
            <w:bottom w:val="none" w:sz="0" w:space="0" w:color="auto"/>
            <w:right w:val="none" w:sz="0" w:space="0" w:color="auto"/>
          </w:divBdr>
        </w:div>
        <w:div w:id="934897317">
          <w:marLeft w:val="640"/>
          <w:marRight w:val="0"/>
          <w:marTop w:val="0"/>
          <w:marBottom w:val="0"/>
          <w:divBdr>
            <w:top w:val="none" w:sz="0" w:space="0" w:color="auto"/>
            <w:left w:val="none" w:sz="0" w:space="0" w:color="auto"/>
            <w:bottom w:val="none" w:sz="0" w:space="0" w:color="auto"/>
            <w:right w:val="none" w:sz="0" w:space="0" w:color="auto"/>
          </w:divBdr>
        </w:div>
        <w:div w:id="991174711">
          <w:marLeft w:val="640"/>
          <w:marRight w:val="0"/>
          <w:marTop w:val="0"/>
          <w:marBottom w:val="0"/>
          <w:divBdr>
            <w:top w:val="none" w:sz="0" w:space="0" w:color="auto"/>
            <w:left w:val="none" w:sz="0" w:space="0" w:color="auto"/>
            <w:bottom w:val="none" w:sz="0" w:space="0" w:color="auto"/>
            <w:right w:val="none" w:sz="0" w:space="0" w:color="auto"/>
          </w:divBdr>
        </w:div>
        <w:div w:id="1108427467">
          <w:marLeft w:val="640"/>
          <w:marRight w:val="0"/>
          <w:marTop w:val="0"/>
          <w:marBottom w:val="0"/>
          <w:divBdr>
            <w:top w:val="none" w:sz="0" w:space="0" w:color="auto"/>
            <w:left w:val="none" w:sz="0" w:space="0" w:color="auto"/>
            <w:bottom w:val="none" w:sz="0" w:space="0" w:color="auto"/>
            <w:right w:val="none" w:sz="0" w:space="0" w:color="auto"/>
          </w:divBdr>
        </w:div>
        <w:div w:id="1346249631">
          <w:marLeft w:val="640"/>
          <w:marRight w:val="0"/>
          <w:marTop w:val="0"/>
          <w:marBottom w:val="0"/>
          <w:divBdr>
            <w:top w:val="none" w:sz="0" w:space="0" w:color="auto"/>
            <w:left w:val="none" w:sz="0" w:space="0" w:color="auto"/>
            <w:bottom w:val="none" w:sz="0" w:space="0" w:color="auto"/>
            <w:right w:val="none" w:sz="0" w:space="0" w:color="auto"/>
          </w:divBdr>
        </w:div>
        <w:div w:id="1631278831">
          <w:marLeft w:val="640"/>
          <w:marRight w:val="0"/>
          <w:marTop w:val="0"/>
          <w:marBottom w:val="0"/>
          <w:divBdr>
            <w:top w:val="none" w:sz="0" w:space="0" w:color="auto"/>
            <w:left w:val="none" w:sz="0" w:space="0" w:color="auto"/>
            <w:bottom w:val="none" w:sz="0" w:space="0" w:color="auto"/>
            <w:right w:val="none" w:sz="0" w:space="0" w:color="auto"/>
          </w:divBdr>
        </w:div>
        <w:div w:id="1638802038">
          <w:marLeft w:val="640"/>
          <w:marRight w:val="0"/>
          <w:marTop w:val="0"/>
          <w:marBottom w:val="0"/>
          <w:divBdr>
            <w:top w:val="none" w:sz="0" w:space="0" w:color="auto"/>
            <w:left w:val="none" w:sz="0" w:space="0" w:color="auto"/>
            <w:bottom w:val="none" w:sz="0" w:space="0" w:color="auto"/>
            <w:right w:val="none" w:sz="0" w:space="0" w:color="auto"/>
          </w:divBdr>
        </w:div>
        <w:div w:id="1652715035">
          <w:marLeft w:val="640"/>
          <w:marRight w:val="0"/>
          <w:marTop w:val="0"/>
          <w:marBottom w:val="0"/>
          <w:divBdr>
            <w:top w:val="none" w:sz="0" w:space="0" w:color="auto"/>
            <w:left w:val="none" w:sz="0" w:space="0" w:color="auto"/>
            <w:bottom w:val="none" w:sz="0" w:space="0" w:color="auto"/>
            <w:right w:val="none" w:sz="0" w:space="0" w:color="auto"/>
          </w:divBdr>
        </w:div>
        <w:div w:id="1668902416">
          <w:marLeft w:val="640"/>
          <w:marRight w:val="0"/>
          <w:marTop w:val="0"/>
          <w:marBottom w:val="0"/>
          <w:divBdr>
            <w:top w:val="none" w:sz="0" w:space="0" w:color="auto"/>
            <w:left w:val="none" w:sz="0" w:space="0" w:color="auto"/>
            <w:bottom w:val="none" w:sz="0" w:space="0" w:color="auto"/>
            <w:right w:val="none" w:sz="0" w:space="0" w:color="auto"/>
          </w:divBdr>
        </w:div>
        <w:div w:id="1754351626">
          <w:marLeft w:val="640"/>
          <w:marRight w:val="0"/>
          <w:marTop w:val="0"/>
          <w:marBottom w:val="0"/>
          <w:divBdr>
            <w:top w:val="none" w:sz="0" w:space="0" w:color="auto"/>
            <w:left w:val="none" w:sz="0" w:space="0" w:color="auto"/>
            <w:bottom w:val="none" w:sz="0" w:space="0" w:color="auto"/>
            <w:right w:val="none" w:sz="0" w:space="0" w:color="auto"/>
          </w:divBdr>
        </w:div>
        <w:div w:id="1879657305">
          <w:marLeft w:val="640"/>
          <w:marRight w:val="0"/>
          <w:marTop w:val="0"/>
          <w:marBottom w:val="0"/>
          <w:divBdr>
            <w:top w:val="none" w:sz="0" w:space="0" w:color="auto"/>
            <w:left w:val="none" w:sz="0" w:space="0" w:color="auto"/>
            <w:bottom w:val="none" w:sz="0" w:space="0" w:color="auto"/>
            <w:right w:val="none" w:sz="0" w:space="0" w:color="auto"/>
          </w:divBdr>
        </w:div>
        <w:div w:id="1959683775">
          <w:marLeft w:val="640"/>
          <w:marRight w:val="0"/>
          <w:marTop w:val="0"/>
          <w:marBottom w:val="0"/>
          <w:divBdr>
            <w:top w:val="none" w:sz="0" w:space="0" w:color="auto"/>
            <w:left w:val="none" w:sz="0" w:space="0" w:color="auto"/>
            <w:bottom w:val="none" w:sz="0" w:space="0" w:color="auto"/>
            <w:right w:val="none" w:sz="0" w:space="0" w:color="auto"/>
          </w:divBdr>
        </w:div>
        <w:div w:id="2042514250">
          <w:marLeft w:val="640"/>
          <w:marRight w:val="0"/>
          <w:marTop w:val="0"/>
          <w:marBottom w:val="0"/>
          <w:divBdr>
            <w:top w:val="none" w:sz="0" w:space="0" w:color="auto"/>
            <w:left w:val="none" w:sz="0" w:space="0" w:color="auto"/>
            <w:bottom w:val="none" w:sz="0" w:space="0" w:color="auto"/>
            <w:right w:val="none" w:sz="0" w:space="0" w:color="auto"/>
          </w:divBdr>
        </w:div>
        <w:div w:id="2063165714">
          <w:marLeft w:val="640"/>
          <w:marRight w:val="0"/>
          <w:marTop w:val="0"/>
          <w:marBottom w:val="0"/>
          <w:divBdr>
            <w:top w:val="none" w:sz="0" w:space="0" w:color="auto"/>
            <w:left w:val="none" w:sz="0" w:space="0" w:color="auto"/>
            <w:bottom w:val="none" w:sz="0" w:space="0" w:color="auto"/>
            <w:right w:val="none" w:sz="0" w:space="0" w:color="auto"/>
          </w:divBdr>
        </w:div>
        <w:div w:id="2087723323">
          <w:marLeft w:val="640"/>
          <w:marRight w:val="0"/>
          <w:marTop w:val="0"/>
          <w:marBottom w:val="0"/>
          <w:divBdr>
            <w:top w:val="none" w:sz="0" w:space="0" w:color="auto"/>
            <w:left w:val="none" w:sz="0" w:space="0" w:color="auto"/>
            <w:bottom w:val="none" w:sz="0" w:space="0" w:color="auto"/>
            <w:right w:val="none" w:sz="0" w:space="0" w:color="auto"/>
          </w:divBdr>
        </w:div>
        <w:div w:id="2115250250">
          <w:marLeft w:val="640"/>
          <w:marRight w:val="0"/>
          <w:marTop w:val="0"/>
          <w:marBottom w:val="0"/>
          <w:divBdr>
            <w:top w:val="none" w:sz="0" w:space="0" w:color="auto"/>
            <w:left w:val="none" w:sz="0" w:space="0" w:color="auto"/>
            <w:bottom w:val="none" w:sz="0" w:space="0" w:color="auto"/>
            <w:right w:val="none" w:sz="0" w:space="0" w:color="auto"/>
          </w:divBdr>
        </w:div>
        <w:div w:id="2142382690">
          <w:marLeft w:val="640"/>
          <w:marRight w:val="0"/>
          <w:marTop w:val="0"/>
          <w:marBottom w:val="0"/>
          <w:divBdr>
            <w:top w:val="none" w:sz="0" w:space="0" w:color="auto"/>
            <w:left w:val="none" w:sz="0" w:space="0" w:color="auto"/>
            <w:bottom w:val="none" w:sz="0" w:space="0" w:color="auto"/>
            <w:right w:val="none" w:sz="0" w:space="0" w:color="auto"/>
          </w:divBdr>
        </w:div>
      </w:divsChild>
    </w:div>
    <w:div w:id="1096362738">
      <w:marLeft w:val="0"/>
      <w:marRight w:val="0"/>
      <w:marTop w:val="0"/>
      <w:marBottom w:val="0"/>
      <w:divBdr>
        <w:top w:val="none" w:sz="0" w:space="0" w:color="auto"/>
        <w:left w:val="none" w:sz="0" w:space="0" w:color="auto"/>
        <w:bottom w:val="none" w:sz="0" w:space="0" w:color="auto"/>
        <w:right w:val="none" w:sz="0" w:space="0" w:color="auto"/>
      </w:divBdr>
    </w:div>
    <w:div w:id="1096560871">
      <w:marLeft w:val="0"/>
      <w:marRight w:val="0"/>
      <w:marTop w:val="0"/>
      <w:marBottom w:val="0"/>
      <w:divBdr>
        <w:top w:val="none" w:sz="0" w:space="0" w:color="auto"/>
        <w:left w:val="none" w:sz="0" w:space="0" w:color="auto"/>
        <w:bottom w:val="none" w:sz="0" w:space="0" w:color="auto"/>
        <w:right w:val="none" w:sz="0" w:space="0" w:color="auto"/>
      </w:divBdr>
    </w:div>
    <w:div w:id="1097021918">
      <w:marLeft w:val="640"/>
      <w:marRight w:val="0"/>
      <w:marTop w:val="0"/>
      <w:marBottom w:val="0"/>
      <w:divBdr>
        <w:top w:val="none" w:sz="0" w:space="0" w:color="auto"/>
        <w:left w:val="none" w:sz="0" w:space="0" w:color="auto"/>
        <w:bottom w:val="none" w:sz="0" w:space="0" w:color="auto"/>
        <w:right w:val="none" w:sz="0" w:space="0" w:color="auto"/>
      </w:divBdr>
    </w:div>
    <w:div w:id="1097216747">
      <w:marLeft w:val="0"/>
      <w:marRight w:val="0"/>
      <w:marTop w:val="0"/>
      <w:marBottom w:val="0"/>
      <w:divBdr>
        <w:top w:val="none" w:sz="0" w:space="0" w:color="auto"/>
        <w:left w:val="none" w:sz="0" w:space="0" w:color="auto"/>
        <w:bottom w:val="none" w:sz="0" w:space="0" w:color="auto"/>
        <w:right w:val="none" w:sz="0" w:space="0" w:color="auto"/>
      </w:divBdr>
    </w:div>
    <w:div w:id="1099330695">
      <w:marLeft w:val="640"/>
      <w:marRight w:val="0"/>
      <w:marTop w:val="0"/>
      <w:marBottom w:val="0"/>
      <w:divBdr>
        <w:top w:val="none" w:sz="0" w:space="0" w:color="auto"/>
        <w:left w:val="none" w:sz="0" w:space="0" w:color="auto"/>
        <w:bottom w:val="none" w:sz="0" w:space="0" w:color="auto"/>
        <w:right w:val="none" w:sz="0" w:space="0" w:color="auto"/>
      </w:divBdr>
    </w:div>
    <w:div w:id="1101101173">
      <w:marLeft w:val="0"/>
      <w:marRight w:val="0"/>
      <w:marTop w:val="0"/>
      <w:marBottom w:val="0"/>
      <w:divBdr>
        <w:top w:val="none" w:sz="0" w:space="0" w:color="auto"/>
        <w:left w:val="none" w:sz="0" w:space="0" w:color="auto"/>
        <w:bottom w:val="none" w:sz="0" w:space="0" w:color="auto"/>
        <w:right w:val="none" w:sz="0" w:space="0" w:color="auto"/>
      </w:divBdr>
    </w:div>
    <w:div w:id="1101143674">
      <w:bodyDiv w:val="1"/>
      <w:marLeft w:val="0"/>
      <w:marRight w:val="0"/>
      <w:marTop w:val="0"/>
      <w:marBottom w:val="0"/>
      <w:divBdr>
        <w:top w:val="none" w:sz="0" w:space="0" w:color="auto"/>
        <w:left w:val="none" w:sz="0" w:space="0" w:color="auto"/>
        <w:bottom w:val="none" w:sz="0" w:space="0" w:color="auto"/>
        <w:right w:val="none" w:sz="0" w:space="0" w:color="auto"/>
      </w:divBdr>
      <w:divsChild>
        <w:div w:id="608318813">
          <w:marLeft w:val="0"/>
          <w:marRight w:val="0"/>
          <w:marTop w:val="0"/>
          <w:marBottom w:val="0"/>
          <w:divBdr>
            <w:top w:val="none" w:sz="0" w:space="0" w:color="auto"/>
            <w:left w:val="none" w:sz="0" w:space="0" w:color="auto"/>
            <w:bottom w:val="none" w:sz="0" w:space="0" w:color="auto"/>
            <w:right w:val="none" w:sz="0" w:space="0" w:color="auto"/>
          </w:divBdr>
          <w:divsChild>
            <w:div w:id="211773308">
              <w:marLeft w:val="0"/>
              <w:marRight w:val="0"/>
              <w:marTop w:val="0"/>
              <w:marBottom w:val="0"/>
              <w:divBdr>
                <w:top w:val="none" w:sz="0" w:space="0" w:color="auto"/>
                <w:left w:val="none" w:sz="0" w:space="0" w:color="auto"/>
                <w:bottom w:val="none" w:sz="0" w:space="0" w:color="auto"/>
                <w:right w:val="none" w:sz="0" w:space="0" w:color="auto"/>
              </w:divBdr>
              <w:divsChild>
                <w:div w:id="1303652288">
                  <w:marLeft w:val="0"/>
                  <w:marRight w:val="0"/>
                  <w:marTop w:val="0"/>
                  <w:marBottom w:val="0"/>
                  <w:divBdr>
                    <w:top w:val="none" w:sz="0" w:space="0" w:color="auto"/>
                    <w:left w:val="none" w:sz="0" w:space="0" w:color="auto"/>
                    <w:bottom w:val="none" w:sz="0" w:space="0" w:color="auto"/>
                    <w:right w:val="none" w:sz="0" w:space="0" w:color="auto"/>
                  </w:divBdr>
                  <w:divsChild>
                    <w:div w:id="1771970838">
                      <w:marLeft w:val="0"/>
                      <w:marRight w:val="0"/>
                      <w:marTop w:val="0"/>
                      <w:marBottom w:val="0"/>
                      <w:divBdr>
                        <w:top w:val="none" w:sz="0" w:space="0" w:color="auto"/>
                        <w:left w:val="none" w:sz="0" w:space="0" w:color="auto"/>
                        <w:bottom w:val="none" w:sz="0" w:space="0" w:color="auto"/>
                        <w:right w:val="none" w:sz="0" w:space="0" w:color="auto"/>
                      </w:divBdr>
                      <w:divsChild>
                        <w:div w:id="732579978">
                          <w:marLeft w:val="0"/>
                          <w:marRight w:val="0"/>
                          <w:marTop w:val="0"/>
                          <w:marBottom w:val="0"/>
                          <w:divBdr>
                            <w:top w:val="none" w:sz="0" w:space="0" w:color="auto"/>
                            <w:left w:val="none" w:sz="0" w:space="0" w:color="auto"/>
                            <w:bottom w:val="none" w:sz="0" w:space="0" w:color="auto"/>
                            <w:right w:val="none" w:sz="0" w:space="0" w:color="auto"/>
                          </w:divBdr>
                          <w:divsChild>
                            <w:div w:id="1225795948">
                              <w:marLeft w:val="0"/>
                              <w:marRight w:val="0"/>
                              <w:marTop w:val="0"/>
                              <w:marBottom w:val="0"/>
                              <w:divBdr>
                                <w:top w:val="none" w:sz="0" w:space="0" w:color="auto"/>
                                <w:left w:val="none" w:sz="0" w:space="0" w:color="auto"/>
                                <w:bottom w:val="none" w:sz="0" w:space="0" w:color="auto"/>
                                <w:right w:val="none" w:sz="0" w:space="0" w:color="auto"/>
                              </w:divBdr>
                              <w:divsChild>
                                <w:div w:id="95441554">
                                  <w:marLeft w:val="0"/>
                                  <w:marRight w:val="0"/>
                                  <w:marTop w:val="0"/>
                                  <w:marBottom w:val="0"/>
                                  <w:divBdr>
                                    <w:top w:val="none" w:sz="0" w:space="0" w:color="auto"/>
                                    <w:left w:val="none" w:sz="0" w:space="0" w:color="auto"/>
                                    <w:bottom w:val="none" w:sz="0" w:space="0" w:color="auto"/>
                                    <w:right w:val="none" w:sz="0" w:space="0" w:color="auto"/>
                                  </w:divBdr>
                                  <w:divsChild>
                                    <w:div w:id="1124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44287">
      <w:marLeft w:val="640"/>
      <w:marRight w:val="0"/>
      <w:marTop w:val="0"/>
      <w:marBottom w:val="0"/>
      <w:divBdr>
        <w:top w:val="none" w:sz="0" w:space="0" w:color="auto"/>
        <w:left w:val="none" w:sz="0" w:space="0" w:color="auto"/>
        <w:bottom w:val="none" w:sz="0" w:space="0" w:color="auto"/>
        <w:right w:val="none" w:sz="0" w:space="0" w:color="auto"/>
      </w:divBdr>
    </w:div>
    <w:div w:id="1102644482">
      <w:bodyDiv w:val="1"/>
      <w:marLeft w:val="0"/>
      <w:marRight w:val="0"/>
      <w:marTop w:val="0"/>
      <w:marBottom w:val="0"/>
      <w:divBdr>
        <w:top w:val="none" w:sz="0" w:space="0" w:color="auto"/>
        <w:left w:val="none" w:sz="0" w:space="0" w:color="auto"/>
        <w:bottom w:val="none" w:sz="0" w:space="0" w:color="auto"/>
        <w:right w:val="none" w:sz="0" w:space="0" w:color="auto"/>
      </w:divBdr>
      <w:divsChild>
        <w:div w:id="2015692565">
          <w:marLeft w:val="0"/>
          <w:marRight w:val="0"/>
          <w:marTop w:val="120"/>
          <w:marBottom w:val="120"/>
          <w:divBdr>
            <w:top w:val="none" w:sz="0" w:space="0" w:color="auto"/>
            <w:left w:val="none" w:sz="0" w:space="0" w:color="auto"/>
            <w:bottom w:val="none" w:sz="0" w:space="0" w:color="auto"/>
            <w:right w:val="none" w:sz="0" w:space="0" w:color="auto"/>
          </w:divBdr>
        </w:div>
      </w:divsChild>
    </w:div>
    <w:div w:id="1102994883">
      <w:marLeft w:val="0"/>
      <w:marRight w:val="0"/>
      <w:marTop w:val="0"/>
      <w:marBottom w:val="0"/>
      <w:divBdr>
        <w:top w:val="none" w:sz="0" w:space="0" w:color="auto"/>
        <w:left w:val="none" w:sz="0" w:space="0" w:color="auto"/>
        <w:bottom w:val="none" w:sz="0" w:space="0" w:color="auto"/>
        <w:right w:val="none" w:sz="0" w:space="0" w:color="auto"/>
      </w:divBdr>
    </w:div>
    <w:div w:id="1103308485">
      <w:marLeft w:val="0"/>
      <w:marRight w:val="0"/>
      <w:marTop w:val="0"/>
      <w:marBottom w:val="0"/>
      <w:divBdr>
        <w:top w:val="none" w:sz="0" w:space="0" w:color="auto"/>
        <w:left w:val="none" w:sz="0" w:space="0" w:color="auto"/>
        <w:bottom w:val="none" w:sz="0" w:space="0" w:color="auto"/>
        <w:right w:val="none" w:sz="0" w:space="0" w:color="auto"/>
      </w:divBdr>
    </w:div>
    <w:div w:id="1104809704">
      <w:marLeft w:val="0"/>
      <w:marRight w:val="150"/>
      <w:marTop w:val="0"/>
      <w:marBottom w:val="0"/>
      <w:divBdr>
        <w:top w:val="none" w:sz="0" w:space="0" w:color="auto"/>
        <w:left w:val="none" w:sz="0" w:space="0" w:color="auto"/>
        <w:bottom w:val="none" w:sz="0" w:space="0" w:color="auto"/>
        <w:right w:val="none" w:sz="0" w:space="0" w:color="auto"/>
      </w:divBdr>
    </w:div>
    <w:div w:id="1105611824">
      <w:marLeft w:val="640"/>
      <w:marRight w:val="0"/>
      <w:marTop w:val="0"/>
      <w:marBottom w:val="0"/>
      <w:divBdr>
        <w:top w:val="none" w:sz="0" w:space="0" w:color="auto"/>
        <w:left w:val="none" w:sz="0" w:space="0" w:color="auto"/>
        <w:bottom w:val="none" w:sz="0" w:space="0" w:color="auto"/>
        <w:right w:val="none" w:sz="0" w:space="0" w:color="auto"/>
      </w:divBdr>
    </w:div>
    <w:div w:id="1105617630">
      <w:bodyDiv w:val="1"/>
      <w:marLeft w:val="0"/>
      <w:marRight w:val="0"/>
      <w:marTop w:val="0"/>
      <w:marBottom w:val="0"/>
      <w:divBdr>
        <w:top w:val="none" w:sz="0" w:space="0" w:color="auto"/>
        <w:left w:val="none" w:sz="0" w:space="0" w:color="auto"/>
        <w:bottom w:val="none" w:sz="0" w:space="0" w:color="auto"/>
        <w:right w:val="none" w:sz="0" w:space="0" w:color="auto"/>
      </w:divBdr>
      <w:divsChild>
        <w:div w:id="1960379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732130">
      <w:marLeft w:val="0"/>
      <w:marRight w:val="0"/>
      <w:marTop w:val="0"/>
      <w:marBottom w:val="0"/>
      <w:divBdr>
        <w:top w:val="none" w:sz="0" w:space="0" w:color="auto"/>
        <w:left w:val="none" w:sz="0" w:space="0" w:color="auto"/>
        <w:bottom w:val="none" w:sz="0" w:space="0" w:color="auto"/>
        <w:right w:val="none" w:sz="0" w:space="0" w:color="auto"/>
      </w:divBdr>
    </w:div>
    <w:div w:id="1106922575">
      <w:marLeft w:val="640"/>
      <w:marRight w:val="0"/>
      <w:marTop w:val="0"/>
      <w:marBottom w:val="0"/>
      <w:divBdr>
        <w:top w:val="none" w:sz="0" w:space="0" w:color="auto"/>
        <w:left w:val="none" w:sz="0" w:space="0" w:color="auto"/>
        <w:bottom w:val="none" w:sz="0" w:space="0" w:color="auto"/>
        <w:right w:val="none" w:sz="0" w:space="0" w:color="auto"/>
      </w:divBdr>
    </w:div>
    <w:div w:id="1107118297">
      <w:marLeft w:val="0"/>
      <w:marRight w:val="0"/>
      <w:marTop w:val="0"/>
      <w:marBottom w:val="0"/>
      <w:divBdr>
        <w:top w:val="none" w:sz="0" w:space="0" w:color="auto"/>
        <w:left w:val="none" w:sz="0" w:space="0" w:color="auto"/>
        <w:bottom w:val="none" w:sz="0" w:space="0" w:color="auto"/>
        <w:right w:val="none" w:sz="0" w:space="0" w:color="auto"/>
      </w:divBdr>
    </w:div>
    <w:div w:id="1107122985">
      <w:marLeft w:val="0"/>
      <w:marRight w:val="0"/>
      <w:marTop w:val="0"/>
      <w:marBottom w:val="0"/>
      <w:divBdr>
        <w:top w:val="none" w:sz="0" w:space="0" w:color="auto"/>
        <w:left w:val="none" w:sz="0" w:space="0" w:color="auto"/>
        <w:bottom w:val="none" w:sz="0" w:space="0" w:color="auto"/>
        <w:right w:val="none" w:sz="0" w:space="0" w:color="auto"/>
      </w:divBdr>
    </w:div>
    <w:div w:id="1107576936">
      <w:marLeft w:val="0"/>
      <w:marRight w:val="0"/>
      <w:marTop w:val="0"/>
      <w:marBottom w:val="0"/>
      <w:divBdr>
        <w:top w:val="none" w:sz="0" w:space="0" w:color="auto"/>
        <w:left w:val="none" w:sz="0" w:space="0" w:color="auto"/>
        <w:bottom w:val="none" w:sz="0" w:space="0" w:color="auto"/>
        <w:right w:val="none" w:sz="0" w:space="0" w:color="auto"/>
      </w:divBdr>
    </w:div>
    <w:div w:id="1108887554">
      <w:bodyDiv w:val="1"/>
      <w:marLeft w:val="0"/>
      <w:marRight w:val="0"/>
      <w:marTop w:val="0"/>
      <w:marBottom w:val="0"/>
      <w:divBdr>
        <w:top w:val="none" w:sz="0" w:space="0" w:color="auto"/>
        <w:left w:val="none" w:sz="0" w:space="0" w:color="auto"/>
        <w:bottom w:val="none" w:sz="0" w:space="0" w:color="auto"/>
        <w:right w:val="none" w:sz="0" w:space="0" w:color="auto"/>
      </w:divBdr>
      <w:divsChild>
        <w:div w:id="1942452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961309">
      <w:marLeft w:val="0"/>
      <w:marRight w:val="0"/>
      <w:marTop w:val="0"/>
      <w:marBottom w:val="0"/>
      <w:divBdr>
        <w:top w:val="none" w:sz="0" w:space="0" w:color="auto"/>
        <w:left w:val="none" w:sz="0" w:space="0" w:color="auto"/>
        <w:bottom w:val="none" w:sz="0" w:space="0" w:color="auto"/>
        <w:right w:val="none" w:sz="0" w:space="0" w:color="auto"/>
      </w:divBdr>
    </w:div>
    <w:div w:id="1109475251">
      <w:marLeft w:val="0"/>
      <w:marRight w:val="0"/>
      <w:marTop w:val="0"/>
      <w:marBottom w:val="0"/>
      <w:divBdr>
        <w:top w:val="none" w:sz="0" w:space="0" w:color="auto"/>
        <w:left w:val="none" w:sz="0" w:space="0" w:color="auto"/>
        <w:bottom w:val="none" w:sz="0" w:space="0" w:color="auto"/>
        <w:right w:val="none" w:sz="0" w:space="0" w:color="auto"/>
      </w:divBdr>
    </w:div>
    <w:div w:id="1109855574">
      <w:marLeft w:val="640"/>
      <w:marRight w:val="0"/>
      <w:marTop w:val="0"/>
      <w:marBottom w:val="0"/>
      <w:divBdr>
        <w:top w:val="none" w:sz="0" w:space="0" w:color="auto"/>
        <w:left w:val="none" w:sz="0" w:space="0" w:color="auto"/>
        <w:bottom w:val="none" w:sz="0" w:space="0" w:color="auto"/>
        <w:right w:val="none" w:sz="0" w:space="0" w:color="auto"/>
      </w:divBdr>
    </w:div>
    <w:div w:id="1110245869">
      <w:marLeft w:val="0"/>
      <w:marRight w:val="0"/>
      <w:marTop w:val="0"/>
      <w:marBottom w:val="0"/>
      <w:divBdr>
        <w:top w:val="none" w:sz="0" w:space="0" w:color="auto"/>
        <w:left w:val="none" w:sz="0" w:space="0" w:color="auto"/>
        <w:bottom w:val="none" w:sz="0" w:space="0" w:color="auto"/>
        <w:right w:val="none" w:sz="0" w:space="0" w:color="auto"/>
      </w:divBdr>
    </w:div>
    <w:div w:id="1110977351">
      <w:marLeft w:val="0"/>
      <w:marRight w:val="0"/>
      <w:marTop w:val="0"/>
      <w:marBottom w:val="0"/>
      <w:divBdr>
        <w:top w:val="none" w:sz="0" w:space="0" w:color="auto"/>
        <w:left w:val="none" w:sz="0" w:space="0" w:color="auto"/>
        <w:bottom w:val="none" w:sz="0" w:space="0" w:color="auto"/>
        <w:right w:val="none" w:sz="0" w:space="0" w:color="auto"/>
      </w:divBdr>
    </w:div>
    <w:div w:id="11111695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1">
          <w:marLeft w:val="640"/>
          <w:marRight w:val="0"/>
          <w:marTop w:val="0"/>
          <w:marBottom w:val="0"/>
          <w:divBdr>
            <w:top w:val="none" w:sz="0" w:space="0" w:color="auto"/>
            <w:left w:val="none" w:sz="0" w:space="0" w:color="auto"/>
            <w:bottom w:val="none" w:sz="0" w:space="0" w:color="auto"/>
            <w:right w:val="none" w:sz="0" w:space="0" w:color="auto"/>
          </w:divBdr>
        </w:div>
        <w:div w:id="110713883">
          <w:marLeft w:val="640"/>
          <w:marRight w:val="0"/>
          <w:marTop w:val="0"/>
          <w:marBottom w:val="0"/>
          <w:divBdr>
            <w:top w:val="none" w:sz="0" w:space="0" w:color="auto"/>
            <w:left w:val="none" w:sz="0" w:space="0" w:color="auto"/>
            <w:bottom w:val="none" w:sz="0" w:space="0" w:color="auto"/>
            <w:right w:val="none" w:sz="0" w:space="0" w:color="auto"/>
          </w:divBdr>
        </w:div>
        <w:div w:id="111680640">
          <w:marLeft w:val="640"/>
          <w:marRight w:val="0"/>
          <w:marTop w:val="0"/>
          <w:marBottom w:val="0"/>
          <w:divBdr>
            <w:top w:val="none" w:sz="0" w:space="0" w:color="auto"/>
            <w:left w:val="none" w:sz="0" w:space="0" w:color="auto"/>
            <w:bottom w:val="none" w:sz="0" w:space="0" w:color="auto"/>
            <w:right w:val="none" w:sz="0" w:space="0" w:color="auto"/>
          </w:divBdr>
        </w:div>
        <w:div w:id="314922578">
          <w:marLeft w:val="640"/>
          <w:marRight w:val="0"/>
          <w:marTop w:val="0"/>
          <w:marBottom w:val="0"/>
          <w:divBdr>
            <w:top w:val="none" w:sz="0" w:space="0" w:color="auto"/>
            <w:left w:val="none" w:sz="0" w:space="0" w:color="auto"/>
            <w:bottom w:val="none" w:sz="0" w:space="0" w:color="auto"/>
            <w:right w:val="none" w:sz="0" w:space="0" w:color="auto"/>
          </w:divBdr>
        </w:div>
        <w:div w:id="891963334">
          <w:marLeft w:val="640"/>
          <w:marRight w:val="0"/>
          <w:marTop w:val="0"/>
          <w:marBottom w:val="0"/>
          <w:divBdr>
            <w:top w:val="none" w:sz="0" w:space="0" w:color="auto"/>
            <w:left w:val="none" w:sz="0" w:space="0" w:color="auto"/>
            <w:bottom w:val="none" w:sz="0" w:space="0" w:color="auto"/>
            <w:right w:val="none" w:sz="0" w:space="0" w:color="auto"/>
          </w:divBdr>
        </w:div>
        <w:div w:id="954142705">
          <w:marLeft w:val="640"/>
          <w:marRight w:val="0"/>
          <w:marTop w:val="0"/>
          <w:marBottom w:val="0"/>
          <w:divBdr>
            <w:top w:val="none" w:sz="0" w:space="0" w:color="auto"/>
            <w:left w:val="none" w:sz="0" w:space="0" w:color="auto"/>
            <w:bottom w:val="none" w:sz="0" w:space="0" w:color="auto"/>
            <w:right w:val="none" w:sz="0" w:space="0" w:color="auto"/>
          </w:divBdr>
        </w:div>
        <w:div w:id="1823885419">
          <w:marLeft w:val="640"/>
          <w:marRight w:val="0"/>
          <w:marTop w:val="0"/>
          <w:marBottom w:val="0"/>
          <w:divBdr>
            <w:top w:val="none" w:sz="0" w:space="0" w:color="auto"/>
            <w:left w:val="none" w:sz="0" w:space="0" w:color="auto"/>
            <w:bottom w:val="none" w:sz="0" w:space="0" w:color="auto"/>
            <w:right w:val="none" w:sz="0" w:space="0" w:color="auto"/>
          </w:divBdr>
        </w:div>
        <w:div w:id="1840923046">
          <w:marLeft w:val="640"/>
          <w:marRight w:val="0"/>
          <w:marTop w:val="0"/>
          <w:marBottom w:val="0"/>
          <w:divBdr>
            <w:top w:val="none" w:sz="0" w:space="0" w:color="auto"/>
            <w:left w:val="none" w:sz="0" w:space="0" w:color="auto"/>
            <w:bottom w:val="none" w:sz="0" w:space="0" w:color="auto"/>
            <w:right w:val="none" w:sz="0" w:space="0" w:color="auto"/>
          </w:divBdr>
        </w:div>
        <w:div w:id="2055348237">
          <w:marLeft w:val="640"/>
          <w:marRight w:val="0"/>
          <w:marTop w:val="0"/>
          <w:marBottom w:val="0"/>
          <w:divBdr>
            <w:top w:val="none" w:sz="0" w:space="0" w:color="auto"/>
            <w:left w:val="none" w:sz="0" w:space="0" w:color="auto"/>
            <w:bottom w:val="none" w:sz="0" w:space="0" w:color="auto"/>
            <w:right w:val="none" w:sz="0" w:space="0" w:color="auto"/>
          </w:divBdr>
        </w:div>
      </w:divsChild>
    </w:div>
    <w:div w:id="1112015404">
      <w:marLeft w:val="640"/>
      <w:marRight w:val="0"/>
      <w:marTop w:val="0"/>
      <w:marBottom w:val="0"/>
      <w:divBdr>
        <w:top w:val="none" w:sz="0" w:space="0" w:color="auto"/>
        <w:left w:val="none" w:sz="0" w:space="0" w:color="auto"/>
        <w:bottom w:val="none" w:sz="0" w:space="0" w:color="auto"/>
        <w:right w:val="none" w:sz="0" w:space="0" w:color="auto"/>
      </w:divBdr>
    </w:div>
    <w:div w:id="1112092478">
      <w:marLeft w:val="0"/>
      <w:marRight w:val="0"/>
      <w:marTop w:val="0"/>
      <w:marBottom w:val="0"/>
      <w:divBdr>
        <w:top w:val="none" w:sz="0" w:space="0" w:color="auto"/>
        <w:left w:val="none" w:sz="0" w:space="0" w:color="auto"/>
        <w:bottom w:val="none" w:sz="0" w:space="0" w:color="auto"/>
        <w:right w:val="none" w:sz="0" w:space="0" w:color="auto"/>
      </w:divBdr>
    </w:div>
    <w:div w:id="1112439867">
      <w:marLeft w:val="0"/>
      <w:marRight w:val="0"/>
      <w:marTop w:val="0"/>
      <w:marBottom w:val="0"/>
      <w:divBdr>
        <w:top w:val="none" w:sz="0" w:space="0" w:color="auto"/>
        <w:left w:val="none" w:sz="0" w:space="0" w:color="auto"/>
        <w:bottom w:val="none" w:sz="0" w:space="0" w:color="auto"/>
        <w:right w:val="none" w:sz="0" w:space="0" w:color="auto"/>
      </w:divBdr>
    </w:div>
    <w:div w:id="1112483116">
      <w:marLeft w:val="640"/>
      <w:marRight w:val="0"/>
      <w:marTop w:val="0"/>
      <w:marBottom w:val="0"/>
      <w:divBdr>
        <w:top w:val="none" w:sz="0" w:space="0" w:color="auto"/>
        <w:left w:val="none" w:sz="0" w:space="0" w:color="auto"/>
        <w:bottom w:val="none" w:sz="0" w:space="0" w:color="auto"/>
        <w:right w:val="none" w:sz="0" w:space="0" w:color="auto"/>
      </w:divBdr>
    </w:div>
    <w:div w:id="1112821840">
      <w:marLeft w:val="640"/>
      <w:marRight w:val="0"/>
      <w:marTop w:val="0"/>
      <w:marBottom w:val="0"/>
      <w:divBdr>
        <w:top w:val="none" w:sz="0" w:space="0" w:color="auto"/>
        <w:left w:val="none" w:sz="0" w:space="0" w:color="auto"/>
        <w:bottom w:val="none" w:sz="0" w:space="0" w:color="auto"/>
        <w:right w:val="none" w:sz="0" w:space="0" w:color="auto"/>
      </w:divBdr>
    </w:div>
    <w:div w:id="1114205329">
      <w:marLeft w:val="0"/>
      <w:marRight w:val="0"/>
      <w:marTop w:val="0"/>
      <w:marBottom w:val="0"/>
      <w:divBdr>
        <w:top w:val="none" w:sz="0" w:space="0" w:color="auto"/>
        <w:left w:val="none" w:sz="0" w:space="0" w:color="auto"/>
        <w:bottom w:val="none" w:sz="0" w:space="0" w:color="auto"/>
        <w:right w:val="none" w:sz="0" w:space="0" w:color="auto"/>
      </w:divBdr>
    </w:div>
    <w:div w:id="1116094708">
      <w:marLeft w:val="0"/>
      <w:marRight w:val="0"/>
      <w:marTop w:val="0"/>
      <w:marBottom w:val="0"/>
      <w:divBdr>
        <w:top w:val="none" w:sz="0" w:space="0" w:color="auto"/>
        <w:left w:val="none" w:sz="0" w:space="0" w:color="auto"/>
        <w:bottom w:val="none" w:sz="0" w:space="0" w:color="auto"/>
        <w:right w:val="none" w:sz="0" w:space="0" w:color="auto"/>
      </w:divBdr>
    </w:div>
    <w:div w:id="1116867572">
      <w:marLeft w:val="0"/>
      <w:marRight w:val="0"/>
      <w:marTop w:val="0"/>
      <w:marBottom w:val="0"/>
      <w:divBdr>
        <w:top w:val="none" w:sz="0" w:space="0" w:color="auto"/>
        <w:left w:val="none" w:sz="0" w:space="0" w:color="auto"/>
        <w:bottom w:val="none" w:sz="0" w:space="0" w:color="auto"/>
        <w:right w:val="none" w:sz="0" w:space="0" w:color="auto"/>
      </w:divBdr>
    </w:div>
    <w:div w:id="1117337833">
      <w:marLeft w:val="0"/>
      <w:marRight w:val="0"/>
      <w:marTop w:val="0"/>
      <w:marBottom w:val="0"/>
      <w:divBdr>
        <w:top w:val="none" w:sz="0" w:space="0" w:color="auto"/>
        <w:left w:val="none" w:sz="0" w:space="0" w:color="auto"/>
        <w:bottom w:val="none" w:sz="0" w:space="0" w:color="auto"/>
        <w:right w:val="none" w:sz="0" w:space="0" w:color="auto"/>
      </w:divBdr>
    </w:div>
    <w:div w:id="1118180305">
      <w:marLeft w:val="0"/>
      <w:marRight w:val="0"/>
      <w:marTop w:val="0"/>
      <w:marBottom w:val="0"/>
      <w:divBdr>
        <w:top w:val="none" w:sz="0" w:space="0" w:color="auto"/>
        <w:left w:val="none" w:sz="0" w:space="0" w:color="auto"/>
        <w:bottom w:val="none" w:sz="0" w:space="0" w:color="auto"/>
        <w:right w:val="none" w:sz="0" w:space="0" w:color="auto"/>
      </w:divBdr>
    </w:div>
    <w:div w:id="1118523773">
      <w:marLeft w:val="640"/>
      <w:marRight w:val="0"/>
      <w:marTop w:val="0"/>
      <w:marBottom w:val="0"/>
      <w:divBdr>
        <w:top w:val="none" w:sz="0" w:space="0" w:color="auto"/>
        <w:left w:val="none" w:sz="0" w:space="0" w:color="auto"/>
        <w:bottom w:val="none" w:sz="0" w:space="0" w:color="auto"/>
        <w:right w:val="none" w:sz="0" w:space="0" w:color="auto"/>
      </w:divBdr>
    </w:div>
    <w:div w:id="1118796996">
      <w:marLeft w:val="0"/>
      <w:marRight w:val="0"/>
      <w:marTop w:val="0"/>
      <w:marBottom w:val="0"/>
      <w:divBdr>
        <w:top w:val="none" w:sz="0" w:space="0" w:color="auto"/>
        <w:left w:val="none" w:sz="0" w:space="0" w:color="auto"/>
        <w:bottom w:val="none" w:sz="0" w:space="0" w:color="auto"/>
        <w:right w:val="none" w:sz="0" w:space="0" w:color="auto"/>
      </w:divBdr>
    </w:div>
    <w:div w:id="1120496112">
      <w:marLeft w:val="640"/>
      <w:marRight w:val="0"/>
      <w:marTop w:val="0"/>
      <w:marBottom w:val="0"/>
      <w:divBdr>
        <w:top w:val="none" w:sz="0" w:space="0" w:color="auto"/>
        <w:left w:val="none" w:sz="0" w:space="0" w:color="auto"/>
        <w:bottom w:val="none" w:sz="0" w:space="0" w:color="auto"/>
        <w:right w:val="none" w:sz="0" w:space="0" w:color="auto"/>
      </w:divBdr>
    </w:div>
    <w:div w:id="1121218099">
      <w:marLeft w:val="0"/>
      <w:marRight w:val="0"/>
      <w:marTop w:val="0"/>
      <w:marBottom w:val="0"/>
      <w:divBdr>
        <w:top w:val="none" w:sz="0" w:space="0" w:color="auto"/>
        <w:left w:val="none" w:sz="0" w:space="0" w:color="auto"/>
        <w:bottom w:val="none" w:sz="0" w:space="0" w:color="auto"/>
        <w:right w:val="none" w:sz="0" w:space="0" w:color="auto"/>
      </w:divBdr>
    </w:div>
    <w:div w:id="1121262610">
      <w:marLeft w:val="0"/>
      <w:marRight w:val="0"/>
      <w:marTop w:val="0"/>
      <w:marBottom w:val="0"/>
      <w:divBdr>
        <w:top w:val="none" w:sz="0" w:space="0" w:color="auto"/>
        <w:left w:val="none" w:sz="0" w:space="0" w:color="auto"/>
        <w:bottom w:val="none" w:sz="0" w:space="0" w:color="auto"/>
        <w:right w:val="none" w:sz="0" w:space="0" w:color="auto"/>
      </w:divBdr>
    </w:div>
    <w:div w:id="1122262977">
      <w:bodyDiv w:val="1"/>
      <w:marLeft w:val="0"/>
      <w:marRight w:val="0"/>
      <w:marTop w:val="0"/>
      <w:marBottom w:val="0"/>
      <w:divBdr>
        <w:top w:val="none" w:sz="0" w:space="0" w:color="auto"/>
        <w:left w:val="none" w:sz="0" w:space="0" w:color="auto"/>
        <w:bottom w:val="none" w:sz="0" w:space="0" w:color="auto"/>
        <w:right w:val="none" w:sz="0" w:space="0" w:color="auto"/>
      </w:divBdr>
    </w:div>
    <w:div w:id="1122311819">
      <w:bodyDiv w:val="1"/>
      <w:marLeft w:val="0"/>
      <w:marRight w:val="0"/>
      <w:marTop w:val="0"/>
      <w:marBottom w:val="0"/>
      <w:divBdr>
        <w:top w:val="none" w:sz="0" w:space="0" w:color="auto"/>
        <w:left w:val="none" w:sz="0" w:space="0" w:color="auto"/>
        <w:bottom w:val="none" w:sz="0" w:space="0" w:color="auto"/>
        <w:right w:val="none" w:sz="0" w:space="0" w:color="auto"/>
      </w:divBdr>
      <w:divsChild>
        <w:div w:id="129179025">
          <w:marLeft w:val="0"/>
          <w:marRight w:val="0"/>
          <w:marTop w:val="0"/>
          <w:marBottom w:val="0"/>
          <w:divBdr>
            <w:top w:val="none" w:sz="0" w:space="0" w:color="auto"/>
            <w:left w:val="none" w:sz="0" w:space="0" w:color="auto"/>
            <w:bottom w:val="none" w:sz="0" w:space="0" w:color="auto"/>
            <w:right w:val="none" w:sz="0" w:space="0" w:color="auto"/>
          </w:divBdr>
          <w:divsChild>
            <w:div w:id="507721725">
              <w:marLeft w:val="0"/>
              <w:marRight w:val="0"/>
              <w:marTop w:val="0"/>
              <w:marBottom w:val="0"/>
              <w:divBdr>
                <w:top w:val="none" w:sz="0" w:space="0" w:color="auto"/>
                <w:left w:val="none" w:sz="0" w:space="0" w:color="auto"/>
                <w:bottom w:val="none" w:sz="0" w:space="0" w:color="auto"/>
                <w:right w:val="none" w:sz="0" w:space="0" w:color="auto"/>
              </w:divBdr>
              <w:divsChild>
                <w:div w:id="356006623">
                  <w:marLeft w:val="0"/>
                  <w:marRight w:val="0"/>
                  <w:marTop w:val="0"/>
                  <w:marBottom w:val="0"/>
                  <w:divBdr>
                    <w:top w:val="none" w:sz="0" w:space="0" w:color="auto"/>
                    <w:left w:val="none" w:sz="0" w:space="0" w:color="auto"/>
                    <w:bottom w:val="none" w:sz="0" w:space="0" w:color="auto"/>
                    <w:right w:val="none" w:sz="0" w:space="0" w:color="auto"/>
                  </w:divBdr>
                  <w:divsChild>
                    <w:div w:id="1691106609">
                      <w:marLeft w:val="0"/>
                      <w:marRight w:val="0"/>
                      <w:marTop w:val="0"/>
                      <w:marBottom w:val="0"/>
                      <w:divBdr>
                        <w:top w:val="none" w:sz="0" w:space="0" w:color="auto"/>
                        <w:left w:val="none" w:sz="0" w:space="0" w:color="auto"/>
                        <w:bottom w:val="none" w:sz="0" w:space="0" w:color="auto"/>
                        <w:right w:val="none" w:sz="0" w:space="0" w:color="auto"/>
                      </w:divBdr>
                      <w:divsChild>
                        <w:div w:id="1826580897">
                          <w:marLeft w:val="0"/>
                          <w:marRight w:val="0"/>
                          <w:marTop w:val="0"/>
                          <w:marBottom w:val="0"/>
                          <w:divBdr>
                            <w:top w:val="none" w:sz="0" w:space="0" w:color="auto"/>
                            <w:left w:val="none" w:sz="0" w:space="0" w:color="auto"/>
                            <w:bottom w:val="none" w:sz="0" w:space="0" w:color="auto"/>
                            <w:right w:val="none" w:sz="0" w:space="0" w:color="auto"/>
                          </w:divBdr>
                          <w:divsChild>
                            <w:div w:id="1449549757">
                              <w:marLeft w:val="0"/>
                              <w:marRight w:val="0"/>
                              <w:marTop w:val="0"/>
                              <w:marBottom w:val="0"/>
                              <w:divBdr>
                                <w:top w:val="none" w:sz="0" w:space="0" w:color="auto"/>
                                <w:left w:val="none" w:sz="0" w:space="0" w:color="auto"/>
                                <w:bottom w:val="none" w:sz="0" w:space="0" w:color="auto"/>
                                <w:right w:val="none" w:sz="0" w:space="0" w:color="auto"/>
                              </w:divBdr>
                              <w:divsChild>
                                <w:div w:id="1749693312">
                                  <w:marLeft w:val="0"/>
                                  <w:marRight w:val="0"/>
                                  <w:marTop w:val="0"/>
                                  <w:marBottom w:val="0"/>
                                  <w:divBdr>
                                    <w:top w:val="none" w:sz="0" w:space="0" w:color="auto"/>
                                    <w:left w:val="none" w:sz="0" w:space="0" w:color="auto"/>
                                    <w:bottom w:val="none" w:sz="0" w:space="0" w:color="auto"/>
                                    <w:right w:val="none" w:sz="0" w:space="0" w:color="auto"/>
                                  </w:divBdr>
                                  <w:divsChild>
                                    <w:div w:id="6073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505407">
      <w:marLeft w:val="0"/>
      <w:marRight w:val="0"/>
      <w:marTop w:val="0"/>
      <w:marBottom w:val="0"/>
      <w:divBdr>
        <w:top w:val="none" w:sz="0" w:space="0" w:color="auto"/>
        <w:left w:val="none" w:sz="0" w:space="0" w:color="auto"/>
        <w:bottom w:val="none" w:sz="0" w:space="0" w:color="auto"/>
        <w:right w:val="none" w:sz="0" w:space="0" w:color="auto"/>
      </w:divBdr>
    </w:div>
    <w:div w:id="1123038629">
      <w:marLeft w:val="0"/>
      <w:marRight w:val="0"/>
      <w:marTop w:val="0"/>
      <w:marBottom w:val="0"/>
      <w:divBdr>
        <w:top w:val="none" w:sz="0" w:space="0" w:color="auto"/>
        <w:left w:val="none" w:sz="0" w:space="0" w:color="auto"/>
        <w:bottom w:val="none" w:sz="0" w:space="0" w:color="auto"/>
        <w:right w:val="none" w:sz="0" w:space="0" w:color="auto"/>
      </w:divBdr>
    </w:div>
    <w:div w:id="1123575232">
      <w:marLeft w:val="0"/>
      <w:marRight w:val="150"/>
      <w:marTop w:val="0"/>
      <w:marBottom w:val="0"/>
      <w:divBdr>
        <w:top w:val="none" w:sz="0" w:space="0" w:color="auto"/>
        <w:left w:val="none" w:sz="0" w:space="0" w:color="auto"/>
        <w:bottom w:val="none" w:sz="0" w:space="0" w:color="auto"/>
        <w:right w:val="none" w:sz="0" w:space="0" w:color="auto"/>
      </w:divBdr>
    </w:div>
    <w:div w:id="1124033087">
      <w:marLeft w:val="0"/>
      <w:marRight w:val="150"/>
      <w:marTop w:val="0"/>
      <w:marBottom w:val="0"/>
      <w:divBdr>
        <w:top w:val="none" w:sz="0" w:space="0" w:color="auto"/>
        <w:left w:val="none" w:sz="0" w:space="0" w:color="auto"/>
        <w:bottom w:val="none" w:sz="0" w:space="0" w:color="auto"/>
        <w:right w:val="none" w:sz="0" w:space="0" w:color="auto"/>
      </w:divBdr>
    </w:div>
    <w:div w:id="1125733387">
      <w:marLeft w:val="0"/>
      <w:marRight w:val="0"/>
      <w:marTop w:val="0"/>
      <w:marBottom w:val="0"/>
      <w:divBdr>
        <w:top w:val="none" w:sz="0" w:space="0" w:color="auto"/>
        <w:left w:val="none" w:sz="0" w:space="0" w:color="auto"/>
        <w:bottom w:val="none" w:sz="0" w:space="0" w:color="auto"/>
        <w:right w:val="none" w:sz="0" w:space="0" w:color="auto"/>
      </w:divBdr>
    </w:div>
    <w:div w:id="1125736794">
      <w:marLeft w:val="0"/>
      <w:marRight w:val="0"/>
      <w:marTop w:val="0"/>
      <w:marBottom w:val="0"/>
      <w:divBdr>
        <w:top w:val="none" w:sz="0" w:space="0" w:color="auto"/>
        <w:left w:val="none" w:sz="0" w:space="0" w:color="auto"/>
        <w:bottom w:val="none" w:sz="0" w:space="0" w:color="auto"/>
        <w:right w:val="none" w:sz="0" w:space="0" w:color="auto"/>
      </w:divBdr>
    </w:div>
    <w:div w:id="1126200110">
      <w:marLeft w:val="0"/>
      <w:marRight w:val="0"/>
      <w:marTop w:val="0"/>
      <w:marBottom w:val="0"/>
      <w:divBdr>
        <w:top w:val="none" w:sz="0" w:space="0" w:color="auto"/>
        <w:left w:val="none" w:sz="0" w:space="0" w:color="auto"/>
        <w:bottom w:val="none" w:sz="0" w:space="0" w:color="auto"/>
        <w:right w:val="none" w:sz="0" w:space="0" w:color="auto"/>
      </w:divBdr>
    </w:div>
    <w:div w:id="1126967149">
      <w:marLeft w:val="0"/>
      <w:marRight w:val="0"/>
      <w:marTop w:val="0"/>
      <w:marBottom w:val="0"/>
      <w:divBdr>
        <w:top w:val="none" w:sz="0" w:space="0" w:color="auto"/>
        <w:left w:val="none" w:sz="0" w:space="0" w:color="auto"/>
        <w:bottom w:val="none" w:sz="0" w:space="0" w:color="auto"/>
        <w:right w:val="none" w:sz="0" w:space="0" w:color="auto"/>
      </w:divBdr>
    </w:div>
    <w:div w:id="1128665304">
      <w:marLeft w:val="0"/>
      <w:marRight w:val="0"/>
      <w:marTop w:val="0"/>
      <w:marBottom w:val="0"/>
      <w:divBdr>
        <w:top w:val="none" w:sz="0" w:space="0" w:color="auto"/>
        <w:left w:val="none" w:sz="0" w:space="0" w:color="auto"/>
        <w:bottom w:val="none" w:sz="0" w:space="0" w:color="auto"/>
        <w:right w:val="none" w:sz="0" w:space="0" w:color="auto"/>
      </w:divBdr>
    </w:div>
    <w:div w:id="1129014012">
      <w:marLeft w:val="0"/>
      <w:marRight w:val="150"/>
      <w:marTop w:val="0"/>
      <w:marBottom w:val="0"/>
      <w:divBdr>
        <w:top w:val="none" w:sz="0" w:space="0" w:color="auto"/>
        <w:left w:val="none" w:sz="0" w:space="0" w:color="auto"/>
        <w:bottom w:val="none" w:sz="0" w:space="0" w:color="auto"/>
        <w:right w:val="none" w:sz="0" w:space="0" w:color="auto"/>
      </w:divBdr>
      <w:divsChild>
        <w:div w:id="2093625986">
          <w:marLeft w:val="0"/>
          <w:marRight w:val="150"/>
          <w:marTop w:val="0"/>
          <w:marBottom w:val="0"/>
          <w:divBdr>
            <w:top w:val="none" w:sz="0" w:space="0" w:color="auto"/>
            <w:left w:val="none" w:sz="0" w:space="0" w:color="auto"/>
            <w:bottom w:val="none" w:sz="0" w:space="0" w:color="auto"/>
            <w:right w:val="none" w:sz="0" w:space="0" w:color="auto"/>
          </w:divBdr>
        </w:div>
      </w:divsChild>
    </w:div>
    <w:div w:id="1130978440">
      <w:marLeft w:val="0"/>
      <w:marRight w:val="0"/>
      <w:marTop w:val="0"/>
      <w:marBottom w:val="0"/>
      <w:divBdr>
        <w:top w:val="none" w:sz="0" w:space="0" w:color="auto"/>
        <w:left w:val="none" w:sz="0" w:space="0" w:color="auto"/>
        <w:bottom w:val="none" w:sz="0" w:space="0" w:color="auto"/>
        <w:right w:val="none" w:sz="0" w:space="0" w:color="auto"/>
      </w:divBdr>
    </w:div>
    <w:div w:id="1131560101">
      <w:marLeft w:val="640"/>
      <w:marRight w:val="0"/>
      <w:marTop w:val="0"/>
      <w:marBottom w:val="0"/>
      <w:divBdr>
        <w:top w:val="none" w:sz="0" w:space="0" w:color="auto"/>
        <w:left w:val="none" w:sz="0" w:space="0" w:color="auto"/>
        <w:bottom w:val="none" w:sz="0" w:space="0" w:color="auto"/>
        <w:right w:val="none" w:sz="0" w:space="0" w:color="auto"/>
      </w:divBdr>
    </w:div>
    <w:div w:id="1131628777">
      <w:marLeft w:val="0"/>
      <w:marRight w:val="0"/>
      <w:marTop w:val="0"/>
      <w:marBottom w:val="0"/>
      <w:divBdr>
        <w:top w:val="none" w:sz="0" w:space="0" w:color="auto"/>
        <w:left w:val="none" w:sz="0" w:space="0" w:color="auto"/>
        <w:bottom w:val="none" w:sz="0" w:space="0" w:color="auto"/>
        <w:right w:val="none" w:sz="0" w:space="0" w:color="auto"/>
      </w:divBdr>
    </w:div>
    <w:div w:id="1134367444">
      <w:marLeft w:val="0"/>
      <w:marRight w:val="0"/>
      <w:marTop w:val="0"/>
      <w:marBottom w:val="0"/>
      <w:divBdr>
        <w:top w:val="none" w:sz="0" w:space="0" w:color="auto"/>
        <w:left w:val="none" w:sz="0" w:space="0" w:color="auto"/>
        <w:bottom w:val="none" w:sz="0" w:space="0" w:color="auto"/>
        <w:right w:val="none" w:sz="0" w:space="0" w:color="auto"/>
      </w:divBdr>
    </w:div>
    <w:div w:id="1134445863">
      <w:marLeft w:val="0"/>
      <w:marRight w:val="0"/>
      <w:marTop w:val="0"/>
      <w:marBottom w:val="0"/>
      <w:divBdr>
        <w:top w:val="none" w:sz="0" w:space="0" w:color="auto"/>
        <w:left w:val="none" w:sz="0" w:space="0" w:color="auto"/>
        <w:bottom w:val="none" w:sz="0" w:space="0" w:color="auto"/>
        <w:right w:val="none" w:sz="0" w:space="0" w:color="auto"/>
      </w:divBdr>
    </w:div>
    <w:div w:id="1134717730">
      <w:marLeft w:val="0"/>
      <w:marRight w:val="0"/>
      <w:marTop w:val="0"/>
      <w:marBottom w:val="0"/>
      <w:divBdr>
        <w:top w:val="none" w:sz="0" w:space="0" w:color="auto"/>
        <w:left w:val="none" w:sz="0" w:space="0" w:color="auto"/>
        <w:bottom w:val="none" w:sz="0" w:space="0" w:color="auto"/>
        <w:right w:val="none" w:sz="0" w:space="0" w:color="auto"/>
      </w:divBdr>
    </w:div>
    <w:div w:id="1135560169">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8493428">
      <w:marLeft w:val="0"/>
      <w:marRight w:val="0"/>
      <w:marTop w:val="0"/>
      <w:marBottom w:val="0"/>
      <w:divBdr>
        <w:top w:val="none" w:sz="0" w:space="0" w:color="auto"/>
        <w:left w:val="none" w:sz="0" w:space="0" w:color="auto"/>
        <w:bottom w:val="none" w:sz="0" w:space="0" w:color="auto"/>
        <w:right w:val="none" w:sz="0" w:space="0" w:color="auto"/>
      </w:divBdr>
    </w:div>
    <w:div w:id="1139690587">
      <w:bodyDiv w:val="1"/>
      <w:marLeft w:val="0"/>
      <w:marRight w:val="0"/>
      <w:marTop w:val="0"/>
      <w:marBottom w:val="0"/>
      <w:divBdr>
        <w:top w:val="none" w:sz="0" w:space="0" w:color="auto"/>
        <w:left w:val="none" w:sz="0" w:space="0" w:color="auto"/>
        <w:bottom w:val="none" w:sz="0" w:space="0" w:color="auto"/>
        <w:right w:val="none" w:sz="0" w:space="0" w:color="auto"/>
      </w:divBdr>
    </w:div>
    <w:div w:id="1140805354">
      <w:marLeft w:val="640"/>
      <w:marRight w:val="0"/>
      <w:marTop w:val="0"/>
      <w:marBottom w:val="0"/>
      <w:divBdr>
        <w:top w:val="none" w:sz="0" w:space="0" w:color="auto"/>
        <w:left w:val="none" w:sz="0" w:space="0" w:color="auto"/>
        <w:bottom w:val="none" w:sz="0" w:space="0" w:color="auto"/>
        <w:right w:val="none" w:sz="0" w:space="0" w:color="auto"/>
      </w:divBdr>
    </w:div>
    <w:div w:id="1141195520">
      <w:bodyDiv w:val="1"/>
      <w:marLeft w:val="0"/>
      <w:marRight w:val="0"/>
      <w:marTop w:val="0"/>
      <w:marBottom w:val="0"/>
      <w:divBdr>
        <w:top w:val="none" w:sz="0" w:space="0" w:color="auto"/>
        <w:left w:val="none" w:sz="0" w:space="0" w:color="auto"/>
        <w:bottom w:val="none" w:sz="0" w:space="0" w:color="auto"/>
        <w:right w:val="none" w:sz="0" w:space="0" w:color="auto"/>
      </w:divBdr>
      <w:divsChild>
        <w:div w:id="90248213">
          <w:marLeft w:val="640"/>
          <w:marRight w:val="0"/>
          <w:marTop w:val="0"/>
          <w:marBottom w:val="0"/>
          <w:divBdr>
            <w:top w:val="none" w:sz="0" w:space="0" w:color="auto"/>
            <w:left w:val="none" w:sz="0" w:space="0" w:color="auto"/>
            <w:bottom w:val="none" w:sz="0" w:space="0" w:color="auto"/>
            <w:right w:val="none" w:sz="0" w:space="0" w:color="auto"/>
          </w:divBdr>
        </w:div>
        <w:div w:id="95757831">
          <w:marLeft w:val="640"/>
          <w:marRight w:val="0"/>
          <w:marTop w:val="0"/>
          <w:marBottom w:val="0"/>
          <w:divBdr>
            <w:top w:val="none" w:sz="0" w:space="0" w:color="auto"/>
            <w:left w:val="none" w:sz="0" w:space="0" w:color="auto"/>
            <w:bottom w:val="none" w:sz="0" w:space="0" w:color="auto"/>
            <w:right w:val="none" w:sz="0" w:space="0" w:color="auto"/>
          </w:divBdr>
        </w:div>
        <w:div w:id="251402258">
          <w:marLeft w:val="640"/>
          <w:marRight w:val="0"/>
          <w:marTop w:val="0"/>
          <w:marBottom w:val="0"/>
          <w:divBdr>
            <w:top w:val="none" w:sz="0" w:space="0" w:color="auto"/>
            <w:left w:val="none" w:sz="0" w:space="0" w:color="auto"/>
            <w:bottom w:val="none" w:sz="0" w:space="0" w:color="auto"/>
            <w:right w:val="none" w:sz="0" w:space="0" w:color="auto"/>
          </w:divBdr>
        </w:div>
        <w:div w:id="461927727">
          <w:marLeft w:val="640"/>
          <w:marRight w:val="0"/>
          <w:marTop w:val="0"/>
          <w:marBottom w:val="0"/>
          <w:divBdr>
            <w:top w:val="none" w:sz="0" w:space="0" w:color="auto"/>
            <w:left w:val="none" w:sz="0" w:space="0" w:color="auto"/>
            <w:bottom w:val="none" w:sz="0" w:space="0" w:color="auto"/>
            <w:right w:val="none" w:sz="0" w:space="0" w:color="auto"/>
          </w:divBdr>
        </w:div>
        <w:div w:id="988707733">
          <w:marLeft w:val="640"/>
          <w:marRight w:val="0"/>
          <w:marTop w:val="0"/>
          <w:marBottom w:val="0"/>
          <w:divBdr>
            <w:top w:val="none" w:sz="0" w:space="0" w:color="auto"/>
            <w:left w:val="none" w:sz="0" w:space="0" w:color="auto"/>
            <w:bottom w:val="none" w:sz="0" w:space="0" w:color="auto"/>
            <w:right w:val="none" w:sz="0" w:space="0" w:color="auto"/>
          </w:divBdr>
        </w:div>
        <w:div w:id="1177887948">
          <w:marLeft w:val="640"/>
          <w:marRight w:val="0"/>
          <w:marTop w:val="0"/>
          <w:marBottom w:val="0"/>
          <w:divBdr>
            <w:top w:val="none" w:sz="0" w:space="0" w:color="auto"/>
            <w:left w:val="none" w:sz="0" w:space="0" w:color="auto"/>
            <w:bottom w:val="none" w:sz="0" w:space="0" w:color="auto"/>
            <w:right w:val="none" w:sz="0" w:space="0" w:color="auto"/>
          </w:divBdr>
        </w:div>
        <w:div w:id="1588035154">
          <w:marLeft w:val="640"/>
          <w:marRight w:val="0"/>
          <w:marTop w:val="0"/>
          <w:marBottom w:val="0"/>
          <w:divBdr>
            <w:top w:val="none" w:sz="0" w:space="0" w:color="auto"/>
            <w:left w:val="none" w:sz="0" w:space="0" w:color="auto"/>
            <w:bottom w:val="none" w:sz="0" w:space="0" w:color="auto"/>
            <w:right w:val="none" w:sz="0" w:space="0" w:color="auto"/>
          </w:divBdr>
        </w:div>
        <w:div w:id="1670063561">
          <w:marLeft w:val="640"/>
          <w:marRight w:val="0"/>
          <w:marTop w:val="0"/>
          <w:marBottom w:val="0"/>
          <w:divBdr>
            <w:top w:val="none" w:sz="0" w:space="0" w:color="auto"/>
            <w:left w:val="none" w:sz="0" w:space="0" w:color="auto"/>
            <w:bottom w:val="none" w:sz="0" w:space="0" w:color="auto"/>
            <w:right w:val="none" w:sz="0" w:space="0" w:color="auto"/>
          </w:divBdr>
        </w:div>
        <w:div w:id="1687946680">
          <w:marLeft w:val="640"/>
          <w:marRight w:val="0"/>
          <w:marTop w:val="0"/>
          <w:marBottom w:val="0"/>
          <w:divBdr>
            <w:top w:val="none" w:sz="0" w:space="0" w:color="auto"/>
            <w:left w:val="none" w:sz="0" w:space="0" w:color="auto"/>
            <w:bottom w:val="none" w:sz="0" w:space="0" w:color="auto"/>
            <w:right w:val="none" w:sz="0" w:space="0" w:color="auto"/>
          </w:divBdr>
        </w:div>
      </w:divsChild>
    </w:div>
    <w:div w:id="1141461739">
      <w:marLeft w:val="0"/>
      <w:marRight w:val="0"/>
      <w:marTop w:val="0"/>
      <w:marBottom w:val="0"/>
      <w:divBdr>
        <w:top w:val="none" w:sz="0" w:space="0" w:color="auto"/>
        <w:left w:val="none" w:sz="0" w:space="0" w:color="auto"/>
        <w:bottom w:val="none" w:sz="0" w:space="0" w:color="auto"/>
        <w:right w:val="none" w:sz="0" w:space="0" w:color="auto"/>
      </w:divBdr>
    </w:div>
    <w:div w:id="1142119138">
      <w:marLeft w:val="0"/>
      <w:marRight w:val="0"/>
      <w:marTop w:val="0"/>
      <w:marBottom w:val="0"/>
      <w:divBdr>
        <w:top w:val="none" w:sz="0" w:space="0" w:color="auto"/>
        <w:left w:val="none" w:sz="0" w:space="0" w:color="auto"/>
        <w:bottom w:val="none" w:sz="0" w:space="0" w:color="auto"/>
        <w:right w:val="none" w:sz="0" w:space="0" w:color="auto"/>
      </w:divBdr>
    </w:div>
    <w:div w:id="1142190505">
      <w:marLeft w:val="640"/>
      <w:marRight w:val="0"/>
      <w:marTop w:val="0"/>
      <w:marBottom w:val="0"/>
      <w:divBdr>
        <w:top w:val="none" w:sz="0" w:space="0" w:color="auto"/>
        <w:left w:val="none" w:sz="0" w:space="0" w:color="auto"/>
        <w:bottom w:val="none" w:sz="0" w:space="0" w:color="auto"/>
        <w:right w:val="none" w:sz="0" w:space="0" w:color="auto"/>
      </w:divBdr>
    </w:div>
    <w:div w:id="1143742677">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275110">
      <w:marLeft w:val="640"/>
      <w:marRight w:val="0"/>
      <w:marTop w:val="0"/>
      <w:marBottom w:val="0"/>
      <w:divBdr>
        <w:top w:val="none" w:sz="0" w:space="0" w:color="auto"/>
        <w:left w:val="none" w:sz="0" w:space="0" w:color="auto"/>
        <w:bottom w:val="none" w:sz="0" w:space="0" w:color="auto"/>
        <w:right w:val="none" w:sz="0" w:space="0" w:color="auto"/>
      </w:divBdr>
    </w:div>
    <w:div w:id="1145510654">
      <w:marLeft w:val="0"/>
      <w:marRight w:val="0"/>
      <w:marTop w:val="0"/>
      <w:marBottom w:val="0"/>
      <w:divBdr>
        <w:top w:val="none" w:sz="0" w:space="0" w:color="auto"/>
        <w:left w:val="none" w:sz="0" w:space="0" w:color="auto"/>
        <w:bottom w:val="none" w:sz="0" w:space="0" w:color="auto"/>
        <w:right w:val="none" w:sz="0" w:space="0" w:color="auto"/>
      </w:divBdr>
    </w:div>
    <w:div w:id="1145656887">
      <w:marLeft w:val="0"/>
      <w:marRight w:val="0"/>
      <w:marTop w:val="0"/>
      <w:marBottom w:val="0"/>
      <w:divBdr>
        <w:top w:val="none" w:sz="0" w:space="0" w:color="auto"/>
        <w:left w:val="none" w:sz="0" w:space="0" w:color="auto"/>
        <w:bottom w:val="none" w:sz="0" w:space="0" w:color="auto"/>
        <w:right w:val="none" w:sz="0" w:space="0" w:color="auto"/>
      </w:divBdr>
    </w:div>
    <w:div w:id="1146164611">
      <w:marLeft w:val="0"/>
      <w:marRight w:val="0"/>
      <w:marTop w:val="0"/>
      <w:marBottom w:val="0"/>
      <w:divBdr>
        <w:top w:val="none" w:sz="0" w:space="0" w:color="auto"/>
        <w:left w:val="none" w:sz="0" w:space="0" w:color="auto"/>
        <w:bottom w:val="none" w:sz="0" w:space="0" w:color="auto"/>
        <w:right w:val="none" w:sz="0" w:space="0" w:color="auto"/>
      </w:divBdr>
    </w:div>
    <w:div w:id="1146821776">
      <w:marLeft w:val="0"/>
      <w:marRight w:val="0"/>
      <w:marTop w:val="0"/>
      <w:marBottom w:val="0"/>
      <w:divBdr>
        <w:top w:val="none" w:sz="0" w:space="0" w:color="auto"/>
        <w:left w:val="none" w:sz="0" w:space="0" w:color="auto"/>
        <w:bottom w:val="none" w:sz="0" w:space="0" w:color="auto"/>
        <w:right w:val="none" w:sz="0" w:space="0" w:color="auto"/>
      </w:divBdr>
    </w:div>
    <w:div w:id="1147622388">
      <w:marLeft w:val="0"/>
      <w:marRight w:val="150"/>
      <w:marTop w:val="0"/>
      <w:marBottom w:val="0"/>
      <w:divBdr>
        <w:top w:val="none" w:sz="0" w:space="0" w:color="auto"/>
        <w:left w:val="none" w:sz="0" w:space="0" w:color="auto"/>
        <w:bottom w:val="none" w:sz="0" w:space="0" w:color="auto"/>
        <w:right w:val="none" w:sz="0" w:space="0" w:color="auto"/>
      </w:divBdr>
      <w:divsChild>
        <w:div w:id="1503397343">
          <w:marLeft w:val="0"/>
          <w:marRight w:val="150"/>
          <w:marTop w:val="0"/>
          <w:marBottom w:val="0"/>
          <w:divBdr>
            <w:top w:val="none" w:sz="0" w:space="0" w:color="auto"/>
            <w:left w:val="none" w:sz="0" w:space="0" w:color="auto"/>
            <w:bottom w:val="none" w:sz="0" w:space="0" w:color="auto"/>
            <w:right w:val="none" w:sz="0" w:space="0" w:color="auto"/>
          </w:divBdr>
        </w:div>
      </w:divsChild>
    </w:div>
    <w:div w:id="1148324735">
      <w:marLeft w:val="0"/>
      <w:marRight w:val="0"/>
      <w:marTop w:val="0"/>
      <w:marBottom w:val="0"/>
      <w:divBdr>
        <w:top w:val="none" w:sz="0" w:space="0" w:color="auto"/>
        <w:left w:val="none" w:sz="0" w:space="0" w:color="auto"/>
        <w:bottom w:val="none" w:sz="0" w:space="0" w:color="auto"/>
        <w:right w:val="none" w:sz="0" w:space="0" w:color="auto"/>
      </w:divBdr>
    </w:div>
    <w:div w:id="1148328599">
      <w:marLeft w:val="0"/>
      <w:marRight w:val="0"/>
      <w:marTop w:val="0"/>
      <w:marBottom w:val="0"/>
      <w:divBdr>
        <w:top w:val="none" w:sz="0" w:space="0" w:color="auto"/>
        <w:left w:val="none" w:sz="0" w:space="0" w:color="auto"/>
        <w:bottom w:val="none" w:sz="0" w:space="0" w:color="auto"/>
        <w:right w:val="none" w:sz="0" w:space="0" w:color="auto"/>
      </w:divBdr>
    </w:div>
    <w:div w:id="1150361525">
      <w:marLeft w:val="0"/>
      <w:marRight w:val="0"/>
      <w:marTop w:val="0"/>
      <w:marBottom w:val="0"/>
      <w:divBdr>
        <w:top w:val="none" w:sz="0" w:space="0" w:color="auto"/>
        <w:left w:val="none" w:sz="0" w:space="0" w:color="auto"/>
        <w:bottom w:val="none" w:sz="0" w:space="0" w:color="auto"/>
        <w:right w:val="none" w:sz="0" w:space="0" w:color="auto"/>
      </w:divBdr>
    </w:div>
    <w:div w:id="1150562138">
      <w:marLeft w:val="0"/>
      <w:marRight w:val="0"/>
      <w:marTop w:val="0"/>
      <w:marBottom w:val="0"/>
      <w:divBdr>
        <w:top w:val="none" w:sz="0" w:space="0" w:color="auto"/>
        <w:left w:val="none" w:sz="0" w:space="0" w:color="auto"/>
        <w:bottom w:val="none" w:sz="0" w:space="0" w:color="auto"/>
        <w:right w:val="none" w:sz="0" w:space="0" w:color="auto"/>
      </w:divBdr>
    </w:div>
    <w:div w:id="1152143092">
      <w:marLeft w:val="0"/>
      <w:marRight w:val="0"/>
      <w:marTop w:val="0"/>
      <w:marBottom w:val="0"/>
      <w:divBdr>
        <w:top w:val="none" w:sz="0" w:space="0" w:color="auto"/>
        <w:left w:val="none" w:sz="0" w:space="0" w:color="auto"/>
        <w:bottom w:val="none" w:sz="0" w:space="0" w:color="auto"/>
        <w:right w:val="none" w:sz="0" w:space="0" w:color="auto"/>
      </w:divBdr>
    </w:div>
    <w:div w:id="1152868686">
      <w:marLeft w:val="0"/>
      <w:marRight w:val="0"/>
      <w:marTop w:val="0"/>
      <w:marBottom w:val="0"/>
      <w:divBdr>
        <w:top w:val="none" w:sz="0" w:space="0" w:color="auto"/>
        <w:left w:val="none" w:sz="0" w:space="0" w:color="auto"/>
        <w:bottom w:val="none" w:sz="0" w:space="0" w:color="auto"/>
        <w:right w:val="none" w:sz="0" w:space="0" w:color="auto"/>
      </w:divBdr>
    </w:div>
    <w:div w:id="1152873096">
      <w:marLeft w:val="640"/>
      <w:marRight w:val="0"/>
      <w:marTop w:val="0"/>
      <w:marBottom w:val="0"/>
      <w:divBdr>
        <w:top w:val="none" w:sz="0" w:space="0" w:color="auto"/>
        <w:left w:val="none" w:sz="0" w:space="0" w:color="auto"/>
        <w:bottom w:val="none" w:sz="0" w:space="0" w:color="auto"/>
        <w:right w:val="none" w:sz="0" w:space="0" w:color="auto"/>
      </w:divBdr>
    </w:div>
    <w:div w:id="1153645987">
      <w:marLeft w:val="0"/>
      <w:marRight w:val="0"/>
      <w:marTop w:val="0"/>
      <w:marBottom w:val="0"/>
      <w:divBdr>
        <w:top w:val="none" w:sz="0" w:space="0" w:color="auto"/>
        <w:left w:val="none" w:sz="0" w:space="0" w:color="auto"/>
        <w:bottom w:val="none" w:sz="0" w:space="0" w:color="auto"/>
        <w:right w:val="none" w:sz="0" w:space="0" w:color="auto"/>
      </w:divBdr>
    </w:div>
    <w:div w:id="1153792522">
      <w:marLeft w:val="0"/>
      <w:marRight w:val="150"/>
      <w:marTop w:val="0"/>
      <w:marBottom w:val="0"/>
      <w:divBdr>
        <w:top w:val="none" w:sz="0" w:space="0" w:color="auto"/>
        <w:left w:val="none" w:sz="0" w:space="0" w:color="auto"/>
        <w:bottom w:val="none" w:sz="0" w:space="0" w:color="auto"/>
        <w:right w:val="none" w:sz="0" w:space="0" w:color="auto"/>
      </w:divBdr>
      <w:divsChild>
        <w:div w:id="919556260">
          <w:marLeft w:val="0"/>
          <w:marRight w:val="150"/>
          <w:marTop w:val="0"/>
          <w:marBottom w:val="0"/>
          <w:divBdr>
            <w:top w:val="none" w:sz="0" w:space="0" w:color="auto"/>
            <w:left w:val="none" w:sz="0" w:space="0" w:color="auto"/>
            <w:bottom w:val="none" w:sz="0" w:space="0" w:color="auto"/>
            <w:right w:val="none" w:sz="0" w:space="0" w:color="auto"/>
          </w:divBdr>
        </w:div>
      </w:divsChild>
    </w:div>
    <w:div w:id="1154755367">
      <w:marLeft w:val="0"/>
      <w:marRight w:val="0"/>
      <w:marTop w:val="0"/>
      <w:marBottom w:val="0"/>
      <w:divBdr>
        <w:top w:val="none" w:sz="0" w:space="0" w:color="auto"/>
        <w:left w:val="none" w:sz="0" w:space="0" w:color="auto"/>
        <w:bottom w:val="none" w:sz="0" w:space="0" w:color="auto"/>
        <w:right w:val="none" w:sz="0" w:space="0" w:color="auto"/>
      </w:divBdr>
    </w:div>
    <w:div w:id="1155802829">
      <w:marLeft w:val="0"/>
      <w:marRight w:val="0"/>
      <w:marTop w:val="0"/>
      <w:marBottom w:val="0"/>
      <w:divBdr>
        <w:top w:val="none" w:sz="0" w:space="0" w:color="auto"/>
        <w:left w:val="none" w:sz="0" w:space="0" w:color="auto"/>
        <w:bottom w:val="none" w:sz="0" w:space="0" w:color="auto"/>
        <w:right w:val="none" w:sz="0" w:space="0" w:color="auto"/>
      </w:divBdr>
    </w:div>
    <w:div w:id="1156530598">
      <w:marLeft w:val="640"/>
      <w:marRight w:val="0"/>
      <w:marTop w:val="0"/>
      <w:marBottom w:val="0"/>
      <w:divBdr>
        <w:top w:val="none" w:sz="0" w:space="0" w:color="auto"/>
        <w:left w:val="none" w:sz="0" w:space="0" w:color="auto"/>
        <w:bottom w:val="none" w:sz="0" w:space="0" w:color="auto"/>
        <w:right w:val="none" w:sz="0" w:space="0" w:color="auto"/>
      </w:divBdr>
    </w:div>
    <w:div w:id="1158300154">
      <w:bodyDiv w:val="1"/>
      <w:marLeft w:val="0"/>
      <w:marRight w:val="0"/>
      <w:marTop w:val="0"/>
      <w:marBottom w:val="0"/>
      <w:divBdr>
        <w:top w:val="none" w:sz="0" w:space="0" w:color="auto"/>
        <w:left w:val="none" w:sz="0" w:space="0" w:color="auto"/>
        <w:bottom w:val="none" w:sz="0" w:space="0" w:color="auto"/>
        <w:right w:val="none" w:sz="0" w:space="0" w:color="auto"/>
      </w:divBdr>
    </w:div>
    <w:div w:id="1158494428">
      <w:bodyDiv w:val="1"/>
      <w:marLeft w:val="0"/>
      <w:marRight w:val="0"/>
      <w:marTop w:val="0"/>
      <w:marBottom w:val="0"/>
      <w:divBdr>
        <w:top w:val="none" w:sz="0" w:space="0" w:color="auto"/>
        <w:left w:val="none" w:sz="0" w:space="0" w:color="auto"/>
        <w:bottom w:val="none" w:sz="0" w:space="0" w:color="auto"/>
        <w:right w:val="none" w:sz="0" w:space="0" w:color="auto"/>
      </w:divBdr>
    </w:div>
    <w:div w:id="1158496379">
      <w:marLeft w:val="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59347082">
      <w:marLeft w:val="640"/>
      <w:marRight w:val="0"/>
      <w:marTop w:val="0"/>
      <w:marBottom w:val="0"/>
      <w:divBdr>
        <w:top w:val="none" w:sz="0" w:space="0" w:color="auto"/>
        <w:left w:val="none" w:sz="0" w:space="0" w:color="auto"/>
        <w:bottom w:val="none" w:sz="0" w:space="0" w:color="auto"/>
        <w:right w:val="none" w:sz="0" w:space="0" w:color="auto"/>
      </w:divBdr>
    </w:div>
    <w:div w:id="1160118311">
      <w:marLeft w:val="0"/>
      <w:marRight w:val="0"/>
      <w:marTop w:val="0"/>
      <w:marBottom w:val="0"/>
      <w:divBdr>
        <w:top w:val="none" w:sz="0" w:space="0" w:color="auto"/>
        <w:left w:val="none" w:sz="0" w:space="0" w:color="auto"/>
        <w:bottom w:val="none" w:sz="0" w:space="0" w:color="auto"/>
        <w:right w:val="none" w:sz="0" w:space="0" w:color="auto"/>
      </w:divBdr>
    </w:div>
    <w:div w:id="1160120397">
      <w:marLeft w:val="640"/>
      <w:marRight w:val="0"/>
      <w:marTop w:val="0"/>
      <w:marBottom w:val="0"/>
      <w:divBdr>
        <w:top w:val="none" w:sz="0" w:space="0" w:color="auto"/>
        <w:left w:val="none" w:sz="0" w:space="0" w:color="auto"/>
        <w:bottom w:val="none" w:sz="0" w:space="0" w:color="auto"/>
        <w:right w:val="none" w:sz="0" w:space="0" w:color="auto"/>
      </w:divBdr>
    </w:div>
    <w:div w:id="1160465112">
      <w:marLeft w:val="640"/>
      <w:marRight w:val="0"/>
      <w:marTop w:val="0"/>
      <w:marBottom w:val="0"/>
      <w:divBdr>
        <w:top w:val="none" w:sz="0" w:space="0" w:color="auto"/>
        <w:left w:val="none" w:sz="0" w:space="0" w:color="auto"/>
        <w:bottom w:val="none" w:sz="0" w:space="0" w:color="auto"/>
        <w:right w:val="none" w:sz="0" w:space="0" w:color="auto"/>
      </w:divBdr>
    </w:div>
    <w:div w:id="1161771873">
      <w:marLeft w:val="0"/>
      <w:marRight w:val="0"/>
      <w:marTop w:val="0"/>
      <w:marBottom w:val="0"/>
      <w:divBdr>
        <w:top w:val="none" w:sz="0" w:space="0" w:color="auto"/>
        <w:left w:val="none" w:sz="0" w:space="0" w:color="auto"/>
        <w:bottom w:val="none" w:sz="0" w:space="0" w:color="auto"/>
        <w:right w:val="none" w:sz="0" w:space="0" w:color="auto"/>
      </w:divBdr>
    </w:div>
    <w:div w:id="1162233271">
      <w:marLeft w:val="640"/>
      <w:marRight w:val="0"/>
      <w:marTop w:val="0"/>
      <w:marBottom w:val="0"/>
      <w:divBdr>
        <w:top w:val="none" w:sz="0" w:space="0" w:color="auto"/>
        <w:left w:val="none" w:sz="0" w:space="0" w:color="auto"/>
        <w:bottom w:val="none" w:sz="0" w:space="0" w:color="auto"/>
        <w:right w:val="none" w:sz="0" w:space="0" w:color="auto"/>
      </w:divBdr>
    </w:div>
    <w:div w:id="1162235258">
      <w:marLeft w:val="0"/>
      <w:marRight w:val="0"/>
      <w:marTop w:val="0"/>
      <w:marBottom w:val="0"/>
      <w:divBdr>
        <w:top w:val="none" w:sz="0" w:space="0" w:color="auto"/>
        <w:left w:val="none" w:sz="0" w:space="0" w:color="auto"/>
        <w:bottom w:val="none" w:sz="0" w:space="0" w:color="auto"/>
        <w:right w:val="none" w:sz="0" w:space="0" w:color="auto"/>
      </w:divBdr>
    </w:div>
    <w:div w:id="1162352137">
      <w:marLeft w:val="0"/>
      <w:marRight w:val="0"/>
      <w:marTop w:val="0"/>
      <w:marBottom w:val="0"/>
      <w:divBdr>
        <w:top w:val="none" w:sz="0" w:space="0" w:color="auto"/>
        <w:left w:val="none" w:sz="0" w:space="0" w:color="auto"/>
        <w:bottom w:val="none" w:sz="0" w:space="0" w:color="auto"/>
        <w:right w:val="none" w:sz="0" w:space="0" w:color="auto"/>
      </w:divBdr>
    </w:div>
    <w:div w:id="1162695637">
      <w:bodyDiv w:val="1"/>
      <w:marLeft w:val="0"/>
      <w:marRight w:val="0"/>
      <w:marTop w:val="0"/>
      <w:marBottom w:val="0"/>
      <w:divBdr>
        <w:top w:val="none" w:sz="0" w:space="0" w:color="auto"/>
        <w:left w:val="none" w:sz="0" w:space="0" w:color="auto"/>
        <w:bottom w:val="none" w:sz="0" w:space="0" w:color="auto"/>
        <w:right w:val="none" w:sz="0" w:space="0" w:color="auto"/>
      </w:divBdr>
    </w:div>
    <w:div w:id="1163736098">
      <w:marLeft w:val="0"/>
      <w:marRight w:val="0"/>
      <w:marTop w:val="0"/>
      <w:marBottom w:val="0"/>
      <w:divBdr>
        <w:top w:val="none" w:sz="0" w:space="0" w:color="auto"/>
        <w:left w:val="none" w:sz="0" w:space="0" w:color="auto"/>
        <w:bottom w:val="none" w:sz="0" w:space="0" w:color="auto"/>
        <w:right w:val="none" w:sz="0" w:space="0" w:color="auto"/>
      </w:divBdr>
    </w:div>
    <w:div w:id="1163736988">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96646">
      <w:marLeft w:val="0"/>
      <w:marRight w:val="0"/>
      <w:marTop w:val="0"/>
      <w:marBottom w:val="0"/>
      <w:divBdr>
        <w:top w:val="none" w:sz="0" w:space="0" w:color="auto"/>
        <w:left w:val="none" w:sz="0" w:space="0" w:color="auto"/>
        <w:bottom w:val="none" w:sz="0" w:space="0" w:color="auto"/>
        <w:right w:val="none" w:sz="0" w:space="0" w:color="auto"/>
      </w:divBdr>
    </w:div>
    <w:div w:id="1165557841">
      <w:marLeft w:val="0"/>
      <w:marRight w:val="0"/>
      <w:marTop w:val="0"/>
      <w:marBottom w:val="0"/>
      <w:divBdr>
        <w:top w:val="none" w:sz="0" w:space="0" w:color="auto"/>
        <w:left w:val="none" w:sz="0" w:space="0" w:color="auto"/>
        <w:bottom w:val="none" w:sz="0" w:space="0" w:color="auto"/>
        <w:right w:val="none" w:sz="0" w:space="0" w:color="auto"/>
      </w:divBdr>
    </w:div>
    <w:div w:id="1165896983">
      <w:marLeft w:val="0"/>
      <w:marRight w:val="0"/>
      <w:marTop w:val="0"/>
      <w:marBottom w:val="0"/>
      <w:divBdr>
        <w:top w:val="none" w:sz="0" w:space="0" w:color="auto"/>
        <w:left w:val="none" w:sz="0" w:space="0" w:color="auto"/>
        <w:bottom w:val="none" w:sz="0" w:space="0" w:color="auto"/>
        <w:right w:val="none" w:sz="0" w:space="0" w:color="auto"/>
      </w:divBdr>
    </w:div>
    <w:div w:id="1166700917">
      <w:marLeft w:val="0"/>
      <w:marRight w:val="0"/>
      <w:marTop w:val="0"/>
      <w:marBottom w:val="0"/>
      <w:divBdr>
        <w:top w:val="none" w:sz="0" w:space="0" w:color="auto"/>
        <w:left w:val="none" w:sz="0" w:space="0" w:color="auto"/>
        <w:bottom w:val="none" w:sz="0" w:space="0" w:color="auto"/>
        <w:right w:val="none" w:sz="0" w:space="0" w:color="auto"/>
      </w:divBdr>
    </w:div>
    <w:div w:id="1168056496">
      <w:marLeft w:val="0"/>
      <w:marRight w:val="0"/>
      <w:marTop w:val="0"/>
      <w:marBottom w:val="0"/>
      <w:divBdr>
        <w:top w:val="none" w:sz="0" w:space="0" w:color="auto"/>
        <w:left w:val="none" w:sz="0" w:space="0" w:color="auto"/>
        <w:bottom w:val="none" w:sz="0" w:space="0" w:color="auto"/>
        <w:right w:val="none" w:sz="0" w:space="0" w:color="auto"/>
      </w:divBdr>
    </w:div>
    <w:div w:id="1168640843">
      <w:marLeft w:val="640"/>
      <w:marRight w:val="0"/>
      <w:marTop w:val="0"/>
      <w:marBottom w:val="0"/>
      <w:divBdr>
        <w:top w:val="none" w:sz="0" w:space="0" w:color="auto"/>
        <w:left w:val="none" w:sz="0" w:space="0" w:color="auto"/>
        <w:bottom w:val="none" w:sz="0" w:space="0" w:color="auto"/>
        <w:right w:val="none" w:sz="0" w:space="0" w:color="auto"/>
      </w:divBdr>
    </w:div>
    <w:div w:id="1168784488">
      <w:marLeft w:val="0"/>
      <w:marRight w:val="150"/>
      <w:marTop w:val="0"/>
      <w:marBottom w:val="0"/>
      <w:divBdr>
        <w:top w:val="none" w:sz="0" w:space="0" w:color="auto"/>
        <w:left w:val="none" w:sz="0" w:space="0" w:color="auto"/>
        <w:bottom w:val="none" w:sz="0" w:space="0" w:color="auto"/>
        <w:right w:val="none" w:sz="0" w:space="0" w:color="auto"/>
      </w:divBdr>
      <w:divsChild>
        <w:div w:id="1963924604">
          <w:marLeft w:val="0"/>
          <w:marRight w:val="150"/>
          <w:marTop w:val="0"/>
          <w:marBottom w:val="0"/>
          <w:divBdr>
            <w:top w:val="none" w:sz="0" w:space="0" w:color="auto"/>
            <w:left w:val="none" w:sz="0" w:space="0" w:color="auto"/>
            <w:bottom w:val="none" w:sz="0" w:space="0" w:color="auto"/>
            <w:right w:val="none" w:sz="0" w:space="0" w:color="auto"/>
          </w:divBdr>
        </w:div>
      </w:divsChild>
    </w:div>
    <w:div w:id="1168902908">
      <w:marLeft w:val="640"/>
      <w:marRight w:val="0"/>
      <w:marTop w:val="0"/>
      <w:marBottom w:val="0"/>
      <w:divBdr>
        <w:top w:val="none" w:sz="0" w:space="0" w:color="auto"/>
        <w:left w:val="none" w:sz="0" w:space="0" w:color="auto"/>
        <w:bottom w:val="none" w:sz="0" w:space="0" w:color="auto"/>
        <w:right w:val="none" w:sz="0" w:space="0" w:color="auto"/>
      </w:divBdr>
    </w:div>
    <w:div w:id="1169364724">
      <w:bodyDiv w:val="1"/>
      <w:marLeft w:val="0"/>
      <w:marRight w:val="0"/>
      <w:marTop w:val="0"/>
      <w:marBottom w:val="0"/>
      <w:divBdr>
        <w:top w:val="none" w:sz="0" w:space="0" w:color="auto"/>
        <w:left w:val="none" w:sz="0" w:space="0" w:color="auto"/>
        <w:bottom w:val="none" w:sz="0" w:space="0" w:color="auto"/>
        <w:right w:val="none" w:sz="0" w:space="0" w:color="auto"/>
      </w:divBdr>
      <w:divsChild>
        <w:div w:id="1554776596">
          <w:marLeft w:val="0"/>
          <w:marRight w:val="0"/>
          <w:marTop w:val="120"/>
          <w:marBottom w:val="120"/>
          <w:divBdr>
            <w:top w:val="none" w:sz="0" w:space="0" w:color="auto"/>
            <w:left w:val="none" w:sz="0" w:space="0" w:color="auto"/>
            <w:bottom w:val="none" w:sz="0" w:space="0" w:color="auto"/>
            <w:right w:val="none" w:sz="0" w:space="0" w:color="auto"/>
          </w:divBdr>
        </w:div>
      </w:divsChild>
    </w:div>
    <w:div w:id="1169515578">
      <w:marLeft w:val="640"/>
      <w:marRight w:val="0"/>
      <w:marTop w:val="0"/>
      <w:marBottom w:val="0"/>
      <w:divBdr>
        <w:top w:val="none" w:sz="0" w:space="0" w:color="auto"/>
        <w:left w:val="none" w:sz="0" w:space="0" w:color="auto"/>
        <w:bottom w:val="none" w:sz="0" w:space="0" w:color="auto"/>
        <w:right w:val="none" w:sz="0" w:space="0" w:color="auto"/>
      </w:divBdr>
    </w:div>
    <w:div w:id="1170212818">
      <w:marLeft w:val="0"/>
      <w:marRight w:val="0"/>
      <w:marTop w:val="0"/>
      <w:marBottom w:val="0"/>
      <w:divBdr>
        <w:top w:val="none" w:sz="0" w:space="0" w:color="auto"/>
        <w:left w:val="none" w:sz="0" w:space="0" w:color="auto"/>
        <w:bottom w:val="none" w:sz="0" w:space="0" w:color="auto"/>
        <w:right w:val="none" w:sz="0" w:space="0" w:color="auto"/>
      </w:divBdr>
    </w:div>
    <w:div w:id="1170947019">
      <w:marLeft w:val="0"/>
      <w:marRight w:val="0"/>
      <w:marTop w:val="0"/>
      <w:marBottom w:val="0"/>
      <w:divBdr>
        <w:top w:val="none" w:sz="0" w:space="0" w:color="auto"/>
        <w:left w:val="none" w:sz="0" w:space="0" w:color="auto"/>
        <w:bottom w:val="none" w:sz="0" w:space="0" w:color="auto"/>
        <w:right w:val="none" w:sz="0" w:space="0" w:color="auto"/>
      </w:divBdr>
      <w:divsChild>
        <w:div w:id="1333029173">
          <w:marLeft w:val="0"/>
          <w:marRight w:val="0"/>
          <w:marTop w:val="0"/>
          <w:marBottom w:val="0"/>
          <w:divBdr>
            <w:top w:val="none" w:sz="0" w:space="0" w:color="auto"/>
            <w:left w:val="none" w:sz="0" w:space="0" w:color="auto"/>
            <w:bottom w:val="none" w:sz="0" w:space="0" w:color="auto"/>
            <w:right w:val="none" w:sz="0" w:space="0" w:color="auto"/>
          </w:divBdr>
          <w:divsChild>
            <w:div w:id="198393639">
              <w:marLeft w:val="0"/>
              <w:marRight w:val="150"/>
              <w:marTop w:val="0"/>
              <w:marBottom w:val="0"/>
              <w:divBdr>
                <w:top w:val="none" w:sz="0" w:space="0" w:color="auto"/>
                <w:left w:val="none" w:sz="0" w:space="0" w:color="auto"/>
                <w:bottom w:val="none" w:sz="0" w:space="0" w:color="auto"/>
                <w:right w:val="none" w:sz="0" w:space="0" w:color="auto"/>
              </w:divBdr>
              <w:divsChild>
                <w:div w:id="850140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72332645">
      <w:marLeft w:val="0"/>
      <w:marRight w:val="0"/>
      <w:marTop w:val="0"/>
      <w:marBottom w:val="0"/>
      <w:divBdr>
        <w:top w:val="none" w:sz="0" w:space="0" w:color="auto"/>
        <w:left w:val="none" w:sz="0" w:space="0" w:color="auto"/>
        <w:bottom w:val="none" w:sz="0" w:space="0" w:color="auto"/>
        <w:right w:val="none" w:sz="0" w:space="0" w:color="auto"/>
      </w:divBdr>
    </w:div>
    <w:div w:id="1172720423">
      <w:marLeft w:val="640"/>
      <w:marRight w:val="0"/>
      <w:marTop w:val="0"/>
      <w:marBottom w:val="0"/>
      <w:divBdr>
        <w:top w:val="none" w:sz="0" w:space="0" w:color="auto"/>
        <w:left w:val="none" w:sz="0" w:space="0" w:color="auto"/>
        <w:bottom w:val="none" w:sz="0" w:space="0" w:color="auto"/>
        <w:right w:val="none" w:sz="0" w:space="0" w:color="auto"/>
      </w:divBdr>
    </w:div>
    <w:div w:id="1173255757">
      <w:bodyDiv w:val="1"/>
      <w:marLeft w:val="0"/>
      <w:marRight w:val="0"/>
      <w:marTop w:val="0"/>
      <w:marBottom w:val="0"/>
      <w:divBdr>
        <w:top w:val="none" w:sz="0" w:space="0" w:color="auto"/>
        <w:left w:val="none" w:sz="0" w:space="0" w:color="auto"/>
        <w:bottom w:val="none" w:sz="0" w:space="0" w:color="auto"/>
        <w:right w:val="none" w:sz="0" w:space="0" w:color="auto"/>
      </w:divBdr>
    </w:div>
    <w:div w:id="1173954321">
      <w:marLeft w:val="640"/>
      <w:marRight w:val="0"/>
      <w:marTop w:val="0"/>
      <w:marBottom w:val="0"/>
      <w:divBdr>
        <w:top w:val="none" w:sz="0" w:space="0" w:color="auto"/>
        <w:left w:val="none" w:sz="0" w:space="0" w:color="auto"/>
        <w:bottom w:val="none" w:sz="0" w:space="0" w:color="auto"/>
        <w:right w:val="none" w:sz="0" w:space="0" w:color="auto"/>
      </w:divBdr>
    </w:div>
    <w:div w:id="1174539130">
      <w:marLeft w:val="0"/>
      <w:marRight w:val="0"/>
      <w:marTop w:val="0"/>
      <w:marBottom w:val="0"/>
      <w:divBdr>
        <w:top w:val="none" w:sz="0" w:space="0" w:color="auto"/>
        <w:left w:val="none" w:sz="0" w:space="0" w:color="auto"/>
        <w:bottom w:val="none" w:sz="0" w:space="0" w:color="auto"/>
        <w:right w:val="none" w:sz="0" w:space="0" w:color="auto"/>
      </w:divBdr>
    </w:div>
    <w:div w:id="1175343738">
      <w:marLeft w:val="0"/>
      <w:marRight w:val="0"/>
      <w:marTop w:val="0"/>
      <w:marBottom w:val="0"/>
      <w:divBdr>
        <w:top w:val="none" w:sz="0" w:space="0" w:color="auto"/>
        <w:left w:val="none" w:sz="0" w:space="0" w:color="auto"/>
        <w:bottom w:val="none" w:sz="0" w:space="0" w:color="auto"/>
        <w:right w:val="none" w:sz="0" w:space="0" w:color="auto"/>
      </w:divBdr>
    </w:div>
    <w:div w:id="1175457201">
      <w:marLeft w:val="0"/>
      <w:marRight w:val="0"/>
      <w:marTop w:val="0"/>
      <w:marBottom w:val="0"/>
      <w:divBdr>
        <w:top w:val="none" w:sz="0" w:space="0" w:color="auto"/>
        <w:left w:val="none" w:sz="0" w:space="0" w:color="auto"/>
        <w:bottom w:val="none" w:sz="0" w:space="0" w:color="auto"/>
        <w:right w:val="none" w:sz="0" w:space="0" w:color="auto"/>
      </w:divBdr>
    </w:div>
    <w:div w:id="1176114947">
      <w:marLeft w:val="640"/>
      <w:marRight w:val="0"/>
      <w:marTop w:val="0"/>
      <w:marBottom w:val="0"/>
      <w:divBdr>
        <w:top w:val="none" w:sz="0" w:space="0" w:color="auto"/>
        <w:left w:val="none" w:sz="0" w:space="0" w:color="auto"/>
        <w:bottom w:val="none" w:sz="0" w:space="0" w:color="auto"/>
        <w:right w:val="none" w:sz="0" w:space="0" w:color="auto"/>
      </w:divBdr>
    </w:div>
    <w:div w:id="1176506055">
      <w:bodyDiv w:val="1"/>
      <w:marLeft w:val="0"/>
      <w:marRight w:val="0"/>
      <w:marTop w:val="0"/>
      <w:marBottom w:val="0"/>
      <w:divBdr>
        <w:top w:val="none" w:sz="0" w:space="0" w:color="auto"/>
        <w:left w:val="none" w:sz="0" w:space="0" w:color="auto"/>
        <w:bottom w:val="none" w:sz="0" w:space="0" w:color="auto"/>
        <w:right w:val="none" w:sz="0" w:space="0" w:color="auto"/>
      </w:divBdr>
      <w:divsChild>
        <w:div w:id="1396197696">
          <w:marLeft w:val="0"/>
          <w:marRight w:val="0"/>
          <w:marTop w:val="0"/>
          <w:marBottom w:val="0"/>
          <w:divBdr>
            <w:top w:val="none" w:sz="0" w:space="0" w:color="auto"/>
            <w:left w:val="none" w:sz="0" w:space="0" w:color="auto"/>
            <w:bottom w:val="none" w:sz="0" w:space="0" w:color="auto"/>
            <w:right w:val="none" w:sz="0" w:space="0" w:color="auto"/>
          </w:divBdr>
          <w:divsChild>
            <w:div w:id="1722173937">
              <w:marLeft w:val="0"/>
              <w:marRight w:val="0"/>
              <w:marTop w:val="0"/>
              <w:marBottom w:val="0"/>
              <w:divBdr>
                <w:top w:val="none" w:sz="0" w:space="0" w:color="auto"/>
                <w:left w:val="none" w:sz="0" w:space="0" w:color="auto"/>
                <w:bottom w:val="none" w:sz="0" w:space="0" w:color="auto"/>
                <w:right w:val="none" w:sz="0" w:space="0" w:color="auto"/>
              </w:divBdr>
              <w:divsChild>
                <w:div w:id="1119296149">
                  <w:marLeft w:val="0"/>
                  <w:marRight w:val="0"/>
                  <w:marTop w:val="0"/>
                  <w:marBottom w:val="0"/>
                  <w:divBdr>
                    <w:top w:val="none" w:sz="0" w:space="0" w:color="auto"/>
                    <w:left w:val="none" w:sz="0" w:space="0" w:color="auto"/>
                    <w:bottom w:val="none" w:sz="0" w:space="0" w:color="auto"/>
                    <w:right w:val="none" w:sz="0" w:space="0" w:color="auto"/>
                  </w:divBdr>
                  <w:divsChild>
                    <w:div w:id="664866602">
                      <w:marLeft w:val="0"/>
                      <w:marRight w:val="0"/>
                      <w:marTop w:val="0"/>
                      <w:marBottom w:val="0"/>
                      <w:divBdr>
                        <w:top w:val="none" w:sz="0" w:space="0" w:color="auto"/>
                        <w:left w:val="none" w:sz="0" w:space="0" w:color="auto"/>
                        <w:bottom w:val="none" w:sz="0" w:space="0" w:color="auto"/>
                        <w:right w:val="none" w:sz="0" w:space="0" w:color="auto"/>
                      </w:divBdr>
                      <w:divsChild>
                        <w:div w:id="385766133">
                          <w:marLeft w:val="0"/>
                          <w:marRight w:val="0"/>
                          <w:marTop w:val="0"/>
                          <w:marBottom w:val="0"/>
                          <w:divBdr>
                            <w:top w:val="none" w:sz="0" w:space="0" w:color="auto"/>
                            <w:left w:val="none" w:sz="0" w:space="0" w:color="auto"/>
                            <w:bottom w:val="none" w:sz="0" w:space="0" w:color="auto"/>
                            <w:right w:val="none" w:sz="0" w:space="0" w:color="auto"/>
                          </w:divBdr>
                          <w:divsChild>
                            <w:div w:id="17787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15280">
      <w:marLeft w:val="0"/>
      <w:marRight w:val="0"/>
      <w:marTop w:val="0"/>
      <w:marBottom w:val="0"/>
      <w:divBdr>
        <w:top w:val="none" w:sz="0" w:space="0" w:color="auto"/>
        <w:left w:val="none" w:sz="0" w:space="0" w:color="auto"/>
        <w:bottom w:val="none" w:sz="0" w:space="0" w:color="auto"/>
        <w:right w:val="none" w:sz="0" w:space="0" w:color="auto"/>
      </w:divBdr>
    </w:div>
    <w:div w:id="1177378186">
      <w:marLeft w:val="0"/>
      <w:marRight w:val="0"/>
      <w:marTop w:val="0"/>
      <w:marBottom w:val="0"/>
      <w:divBdr>
        <w:top w:val="none" w:sz="0" w:space="0" w:color="auto"/>
        <w:left w:val="none" w:sz="0" w:space="0" w:color="auto"/>
        <w:bottom w:val="none" w:sz="0" w:space="0" w:color="auto"/>
        <w:right w:val="none" w:sz="0" w:space="0" w:color="auto"/>
      </w:divBdr>
    </w:div>
    <w:div w:id="1177619742">
      <w:marLeft w:val="0"/>
      <w:marRight w:val="0"/>
      <w:marTop w:val="0"/>
      <w:marBottom w:val="0"/>
      <w:divBdr>
        <w:top w:val="none" w:sz="0" w:space="0" w:color="auto"/>
        <w:left w:val="none" w:sz="0" w:space="0" w:color="auto"/>
        <w:bottom w:val="none" w:sz="0" w:space="0" w:color="auto"/>
        <w:right w:val="none" w:sz="0" w:space="0" w:color="auto"/>
      </w:divBdr>
    </w:div>
    <w:div w:id="1180000701">
      <w:marLeft w:val="0"/>
      <w:marRight w:val="0"/>
      <w:marTop w:val="0"/>
      <w:marBottom w:val="0"/>
      <w:divBdr>
        <w:top w:val="none" w:sz="0" w:space="0" w:color="auto"/>
        <w:left w:val="none" w:sz="0" w:space="0" w:color="auto"/>
        <w:bottom w:val="none" w:sz="0" w:space="0" w:color="auto"/>
        <w:right w:val="none" w:sz="0" w:space="0" w:color="auto"/>
      </w:divBdr>
    </w:div>
    <w:div w:id="1180001610">
      <w:marLeft w:val="640"/>
      <w:marRight w:val="0"/>
      <w:marTop w:val="0"/>
      <w:marBottom w:val="0"/>
      <w:divBdr>
        <w:top w:val="none" w:sz="0" w:space="0" w:color="auto"/>
        <w:left w:val="none" w:sz="0" w:space="0" w:color="auto"/>
        <w:bottom w:val="none" w:sz="0" w:space="0" w:color="auto"/>
        <w:right w:val="none" w:sz="0" w:space="0" w:color="auto"/>
      </w:divBdr>
    </w:div>
    <w:div w:id="1180697436">
      <w:marLeft w:val="0"/>
      <w:marRight w:val="0"/>
      <w:marTop w:val="0"/>
      <w:marBottom w:val="0"/>
      <w:divBdr>
        <w:top w:val="none" w:sz="0" w:space="0" w:color="auto"/>
        <w:left w:val="none" w:sz="0" w:space="0" w:color="auto"/>
        <w:bottom w:val="none" w:sz="0" w:space="0" w:color="auto"/>
        <w:right w:val="none" w:sz="0" w:space="0" w:color="auto"/>
      </w:divBdr>
    </w:div>
    <w:div w:id="1181121066">
      <w:bodyDiv w:val="1"/>
      <w:marLeft w:val="0"/>
      <w:marRight w:val="0"/>
      <w:marTop w:val="0"/>
      <w:marBottom w:val="0"/>
      <w:divBdr>
        <w:top w:val="none" w:sz="0" w:space="0" w:color="auto"/>
        <w:left w:val="none" w:sz="0" w:space="0" w:color="auto"/>
        <w:bottom w:val="none" w:sz="0" w:space="0" w:color="auto"/>
        <w:right w:val="none" w:sz="0" w:space="0" w:color="auto"/>
      </w:divBdr>
    </w:div>
    <w:div w:id="1181747087">
      <w:marLeft w:val="640"/>
      <w:marRight w:val="0"/>
      <w:marTop w:val="0"/>
      <w:marBottom w:val="0"/>
      <w:divBdr>
        <w:top w:val="none" w:sz="0" w:space="0" w:color="auto"/>
        <w:left w:val="none" w:sz="0" w:space="0" w:color="auto"/>
        <w:bottom w:val="none" w:sz="0" w:space="0" w:color="auto"/>
        <w:right w:val="none" w:sz="0" w:space="0" w:color="auto"/>
      </w:divBdr>
    </w:div>
    <w:div w:id="1181898503">
      <w:marLeft w:val="0"/>
      <w:marRight w:val="0"/>
      <w:marTop w:val="0"/>
      <w:marBottom w:val="0"/>
      <w:divBdr>
        <w:top w:val="none" w:sz="0" w:space="0" w:color="auto"/>
        <w:left w:val="none" w:sz="0" w:space="0" w:color="auto"/>
        <w:bottom w:val="none" w:sz="0" w:space="0" w:color="auto"/>
        <w:right w:val="none" w:sz="0" w:space="0" w:color="auto"/>
      </w:divBdr>
    </w:div>
    <w:div w:id="1184903401">
      <w:marLeft w:val="0"/>
      <w:marRight w:val="0"/>
      <w:marTop w:val="0"/>
      <w:marBottom w:val="0"/>
      <w:divBdr>
        <w:top w:val="none" w:sz="0" w:space="0" w:color="auto"/>
        <w:left w:val="none" w:sz="0" w:space="0" w:color="auto"/>
        <w:bottom w:val="none" w:sz="0" w:space="0" w:color="auto"/>
        <w:right w:val="none" w:sz="0" w:space="0" w:color="auto"/>
      </w:divBdr>
    </w:div>
    <w:div w:id="1185636487">
      <w:bodyDiv w:val="1"/>
      <w:marLeft w:val="0"/>
      <w:marRight w:val="0"/>
      <w:marTop w:val="0"/>
      <w:marBottom w:val="0"/>
      <w:divBdr>
        <w:top w:val="none" w:sz="0" w:space="0" w:color="auto"/>
        <w:left w:val="none" w:sz="0" w:space="0" w:color="auto"/>
        <w:bottom w:val="none" w:sz="0" w:space="0" w:color="auto"/>
        <w:right w:val="none" w:sz="0" w:space="0" w:color="auto"/>
      </w:divBdr>
    </w:div>
    <w:div w:id="1187673438">
      <w:marLeft w:val="640"/>
      <w:marRight w:val="0"/>
      <w:marTop w:val="0"/>
      <w:marBottom w:val="0"/>
      <w:divBdr>
        <w:top w:val="none" w:sz="0" w:space="0" w:color="auto"/>
        <w:left w:val="none" w:sz="0" w:space="0" w:color="auto"/>
        <w:bottom w:val="none" w:sz="0" w:space="0" w:color="auto"/>
        <w:right w:val="none" w:sz="0" w:space="0" w:color="auto"/>
      </w:divBdr>
    </w:div>
    <w:div w:id="1189837630">
      <w:bodyDiv w:val="1"/>
      <w:marLeft w:val="0"/>
      <w:marRight w:val="0"/>
      <w:marTop w:val="0"/>
      <w:marBottom w:val="0"/>
      <w:divBdr>
        <w:top w:val="none" w:sz="0" w:space="0" w:color="auto"/>
        <w:left w:val="none" w:sz="0" w:space="0" w:color="auto"/>
        <w:bottom w:val="none" w:sz="0" w:space="0" w:color="auto"/>
        <w:right w:val="none" w:sz="0" w:space="0" w:color="auto"/>
      </w:divBdr>
      <w:divsChild>
        <w:div w:id="1321731694">
          <w:marLeft w:val="0"/>
          <w:marRight w:val="0"/>
          <w:marTop w:val="0"/>
          <w:marBottom w:val="0"/>
          <w:divBdr>
            <w:top w:val="none" w:sz="0" w:space="0" w:color="auto"/>
            <w:left w:val="none" w:sz="0" w:space="0" w:color="auto"/>
            <w:bottom w:val="none" w:sz="0" w:space="0" w:color="auto"/>
            <w:right w:val="none" w:sz="0" w:space="0" w:color="auto"/>
          </w:divBdr>
          <w:divsChild>
            <w:div w:id="1279069937">
              <w:marLeft w:val="0"/>
              <w:marRight w:val="0"/>
              <w:marTop w:val="0"/>
              <w:marBottom w:val="0"/>
              <w:divBdr>
                <w:top w:val="none" w:sz="0" w:space="0" w:color="auto"/>
                <w:left w:val="none" w:sz="0" w:space="0" w:color="auto"/>
                <w:bottom w:val="none" w:sz="0" w:space="0" w:color="auto"/>
                <w:right w:val="none" w:sz="0" w:space="0" w:color="auto"/>
              </w:divBdr>
              <w:divsChild>
                <w:div w:id="1477450829">
                  <w:marLeft w:val="0"/>
                  <w:marRight w:val="150"/>
                  <w:marTop w:val="0"/>
                  <w:marBottom w:val="0"/>
                  <w:divBdr>
                    <w:top w:val="none" w:sz="0" w:space="0" w:color="auto"/>
                    <w:left w:val="none" w:sz="0" w:space="0" w:color="auto"/>
                    <w:bottom w:val="none" w:sz="0" w:space="0" w:color="auto"/>
                    <w:right w:val="none" w:sz="0" w:space="0" w:color="auto"/>
                  </w:divBdr>
                  <w:divsChild>
                    <w:div w:id="16222244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41638">
      <w:marLeft w:val="0"/>
      <w:marRight w:val="0"/>
      <w:marTop w:val="0"/>
      <w:marBottom w:val="0"/>
      <w:divBdr>
        <w:top w:val="none" w:sz="0" w:space="0" w:color="auto"/>
        <w:left w:val="none" w:sz="0" w:space="0" w:color="auto"/>
        <w:bottom w:val="none" w:sz="0" w:space="0" w:color="auto"/>
        <w:right w:val="none" w:sz="0" w:space="0" w:color="auto"/>
      </w:divBdr>
    </w:div>
    <w:div w:id="1192183684">
      <w:marLeft w:val="0"/>
      <w:marRight w:val="0"/>
      <w:marTop w:val="0"/>
      <w:marBottom w:val="0"/>
      <w:divBdr>
        <w:top w:val="none" w:sz="0" w:space="0" w:color="auto"/>
        <w:left w:val="none" w:sz="0" w:space="0" w:color="auto"/>
        <w:bottom w:val="none" w:sz="0" w:space="0" w:color="auto"/>
        <w:right w:val="none" w:sz="0" w:space="0" w:color="auto"/>
      </w:divBdr>
    </w:div>
    <w:div w:id="1192260916">
      <w:marLeft w:val="640"/>
      <w:marRight w:val="0"/>
      <w:marTop w:val="0"/>
      <w:marBottom w:val="0"/>
      <w:divBdr>
        <w:top w:val="none" w:sz="0" w:space="0" w:color="auto"/>
        <w:left w:val="none" w:sz="0" w:space="0" w:color="auto"/>
        <w:bottom w:val="none" w:sz="0" w:space="0" w:color="auto"/>
        <w:right w:val="none" w:sz="0" w:space="0" w:color="auto"/>
      </w:divBdr>
    </w:div>
    <w:div w:id="1192449841">
      <w:marLeft w:val="0"/>
      <w:marRight w:val="0"/>
      <w:marTop w:val="0"/>
      <w:marBottom w:val="0"/>
      <w:divBdr>
        <w:top w:val="none" w:sz="0" w:space="0" w:color="auto"/>
        <w:left w:val="none" w:sz="0" w:space="0" w:color="auto"/>
        <w:bottom w:val="none" w:sz="0" w:space="0" w:color="auto"/>
        <w:right w:val="none" w:sz="0" w:space="0" w:color="auto"/>
      </w:divBdr>
    </w:div>
    <w:div w:id="1195264033">
      <w:marLeft w:val="0"/>
      <w:marRight w:val="0"/>
      <w:marTop w:val="0"/>
      <w:marBottom w:val="0"/>
      <w:divBdr>
        <w:top w:val="none" w:sz="0" w:space="0" w:color="auto"/>
        <w:left w:val="none" w:sz="0" w:space="0" w:color="auto"/>
        <w:bottom w:val="none" w:sz="0" w:space="0" w:color="auto"/>
        <w:right w:val="none" w:sz="0" w:space="0" w:color="auto"/>
      </w:divBdr>
    </w:div>
    <w:div w:id="1196231813">
      <w:bodyDiv w:val="1"/>
      <w:marLeft w:val="0"/>
      <w:marRight w:val="0"/>
      <w:marTop w:val="0"/>
      <w:marBottom w:val="0"/>
      <w:divBdr>
        <w:top w:val="none" w:sz="0" w:space="0" w:color="auto"/>
        <w:left w:val="none" w:sz="0" w:space="0" w:color="auto"/>
        <w:bottom w:val="none" w:sz="0" w:space="0" w:color="auto"/>
        <w:right w:val="none" w:sz="0" w:space="0" w:color="auto"/>
      </w:divBdr>
      <w:divsChild>
        <w:div w:id="89446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429097">
      <w:marLeft w:val="640"/>
      <w:marRight w:val="0"/>
      <w:marTop w:val="0"/>
      <w:marBottom w:val="0"/>
      <w:divBdr>
        <w:top w:val="none" w:sz="0" w:space="0" w:color="auto"/>
        <w:left w:val="none" w:sz="0" w:space="0" w:color="auto"/>
        <w:bottom w:val="none" w:sz="0" w:space="0" w:color="auto"/>
        <w:right w:val="none" w:sz="0" w:space="0" w:color="auto"/>
      </w:divBdr>
    </w:div>
    <w:div w:id="1197550152">
      <w:marLeft w:val="640"/>
      <w:marRight w:val="0"/>
      <w:marTop w:val="0"/>
      <w:marBottom w:val="0"/>
      <w:divBdr>
        <w:top w:val="none" w:sz="0" w:space="0" w:color="auto"/>
        <w:left w:val="none" w:sz="0" w:space="0" w:color="auto"/>
        <w:bottom w:val="none" w:sz="0" w:space="0" w:color="auto"/>
        <w:right w:val="none" w:sz="0" w:space="0" w:color="auto"/>
      </w:divBdr>
    </w:div>
    <w:div w:id="1197737980">
      <w:marLeft w:val="0"/>
      <w:marRight w:val="0"/>
      <w:marTop w:val="0"/>
      <w:marBottom w:val="0"/>
      <w:divBdr>
        <w:top w:val="none" w:sz="0" w:space="0" w:color="auto"/>
        <w:left w:val="none" w:sz="0" w:space="0" w:color="auto"/>
        <w:bottom w:val="none" w:sz="0" w:space="0" w:color="auto"/>
        <w:right w:val="none" w:sz="0" w:space="0" w:color="auto"/>
      </w:divBdr>
    </w:div>
    <w:div w:id="1197816059">
      <w:marLeft w:val="0"/>
      <w:marRight w:val="0"/>
      <w:marTop w:val="0"/>
      <w:marBottom w:val="0"/>
      <w:divBdr>
        <w:top w:val="none" w:sz="0" w:space="0" w:color="auto"/>
        <w:left w:val="none" w:sz="0" w:space="0" w:color="auto"/>
        <w:bottom w:val="none" w:sz="0" w:space="0" w:color="auto"/>
        <w:right w:val="none" w:sz="0" w:space="0" w:color="auto"/>
      </w:divBdr>
    </w:div>
    <w:div w:id="1198394037">
      <w:marLeft w:val="640"/>
      <w:marRight w:val="0"/>
      <w:marTop w:val="0"/>
      <w:marBottom w:val="0"/>
      <w:divBdr>
        <w:top w:val="none" w:sz="0" w:space="0" w:color="auto"/>
        <w:left w:val="none" w:sz="0" w:space="0" w:color="auto"/>
        <w:bottom w:val="none" w:sz="0" w:space="0" w:color="auto"/>
        <w:right w:val="none" w:sz="0" w:space="0" w:color="auto"/>
      </w:divBdr>
    </w:div>
    <w:div w:id="1198856598">
      <w:marLeft w:val="0"/>
      <w:marRight w:val="150"/>
      <w:marTop w:val="0"/>
      <w:marBottom w:val="0"/>
      <w:divBdr>
        <w:top w:val="none" w:sz="0" w:space="0" w:color="auto"/>
        <w:left w:val="none" w:sz="0" w:space="0" w:color="auto"/>
        <w:bottom w:val="none" w:sz="0" w:space="0" w:color="auto"/>
        <w:right w:val="none" w:sz="0" w:space="0" w:color="auto"/>
      </w:divBdr>
      <w:divsChild>
        <w:div w:id="515536326">
          <w:marLeft w:val="0"/>
          <w:marRight w:val="150"/>
          <w:marTop w:val="0"/>
          <w:marBottom w:val="0"/>
          <w:divBdr>
            <w:top w:val="none" w:sz="0" w:space="0" w:color="auto"/>
            <w:left w:val="none" w:sz="0" w:space="0" w:color="auto"/>
            <w:bottom w:val="none" w:sz="0" w:space="0" w:color="auto"/>
            <w:right w:val="none" w:sz="0" w:space="0" w:color="auto"/>
          </w:divBdr>
        </w:div>
      </w:divsChild>
    </w:div>
    <w:div w:id="1199732958">
      <w:marLeft w:val="640"/>
      <w:marRight w:val="0"/>
      <w:marTop w:val="0"/>
      <w:marBottom w:val="0"/>
      <w:divBdr>
        <w:top w:val="none" w:sz="0" w:space="0" w:color="auto"/>
        <w:left w:val="none" w:sz="0" w:space="0" w:color="auto"/>
        <w:bottom w:val="none" w:sz="0" w:space="0" w:color="auto"/>
        <w:right w:val="none" w:sz="0" w:space="0" w:color="auto"/>
      </w:divBdr>
    </w:div>
    <w:div w:id="1200389328">
      <w:marLeft w:val="640"/>
      <w:marRight w:val="0"/>
      <w:marTop w:val="0"/>
      <w:marBottom w:val="0"/>
      <w:divBdr>
        <w:top w:val="none" w:sz="0" w:space="0" w:color="auto"/>
        <w:left w:val="none" w:sz="0" w:space="0" w:color="auto"/>
        <w:bottom w:val="none" w:sz="0" w:space="0" w:color="auto"/>
        <w:right w:val="none" w:sz="0" w:space="0" w:color="auto"/>
      </w:divBdr>
    </w:div>
    <w:div w:id="1201630089">
      <w:marLeft w:val="0"/>
      <w:marRight w:val="0"/>
      <w:marTop w:val="0"/>
      <w:marBottom w:val="0"/>
      <w:divBdr>
        <w:top w:val="none" w:sz="0" w:space="0" w:color="auto"/>
        <w:left w:val="none" w:sz="0" w:space="0" w:color="auto"/>
        <w:bottom w:val="none" w:sz="0" w:space="0" w:color="auto"/>
        <w:right w:val="none" w:sz="0" w:space="0" w:color="auto"/>
      </w:divBdr>
    </w:div>
    <w:div w:id="1203011190">
      <w:marLeft w:val="0"/>
      <w:marRight w:val="0"/>
      <w:marTop w:val="0"/>
      <w:marBottom w:val="0"/>
      <w:divBdr>
        <w:top w:val="none" w:sz="0" w:space="0" w:color="auto"/>
        <w:left w:val="none" w:sz="0" w:space="0" w:color="auto"/>
        <w:bottom w:val="none" w:sz="0" w:space="0" w:color="auto"/>
        <w:right w:val="none" w:sz="0" w:space="0" w:color="auto"/>
      </w:divBdr>
    </w:div>
    <w:div w:id="1203707675">
      <w:marLeft w:val="0"/>
      <w:marRight w:val="0"/>
      <w:marTop w:val="0"/>
      <w:marBottom w:val="0"/>
      <w:divBdr>
        <w:top w:val="none" w:sz="0" w:space="0" w:color="auto"/>
        <w:left w:val="none" w:sz="0" w:space="0" w:color="auto"/>
        <w:bottom w:val="none" w:sz="0" w:space="0" w:color="auto"/>
        <w:right w:val="none" w:sz="0" w:space="0" w:color="auto"/>
      </w:divBdr>
    </w:div>
    <w:div w:id="1204053564">
      <w:marLeft w:val="0"/>
      <w:marRight w:val="0"/>
      <w:marTop w:val="0"/>
      <w:marBottom w:val="0"/>
      <w:divBdr>
        <w:top w:val="none" w:sz="0" w:space="0" w:color="auto"/>
        <w:left w:val="none" w:sz="0" w:space="0" w:color="auto"/>
        <w:bottom w:val="none" w:sz="0" w:space="0" w:color="auto"/>
        <w:right w:val="none" w:sz="0" w:space="0" w:color="auto"/>
      </w:divBdr>
    </w:div>
    <w:div w:id="1204903569">
      <w:marLeft w:val="0"/>
      <w:marRight w:val="0"/>
      <w:marTop w:val="0"/>
      <w:marBottom w:val="0"/>
      <w:divBdr>
        <w:top w:val="none" w:sz="0" w:space="0" w:color="auto"/>
        <w:left w:val="none" w:sz="0" w:space="0" w:color="auto"/>
        <w:bottom w:val="none" w:sz="0" w:space="0" w:color="auto"/>
        <w:right w:val="none" w:sz="0" w:space="0" w:color="auto"/>
      </w:divBdr>
    </w:div>
    <w:div w:id="1205211056">
      <w:bodyDiv w:val="1"/>
      <w:marLeft w:val="0"/>
      <w:marRight w:val="0"/>
      <w:marTop w:val="0"/>
      <w:marBottom w:val="0"/>
      <w:divBdr>
        <w:top w:val="none" w:sz="0" w:space="0" w:color="auto"/>
        <w:left w:val="none" w:sz="0" w:space="0" w:color="auto"/>
        <w:bottom w:val="none" w:sz="0" w:space="0" w:color="auto"/>
        <w:right w:val="none" w:sz="0" w:space="0" w:color="auto"/>
      </w:divBdr>
      <w:divsChild>
        <w:div w:id="83690560">
          <w:marLeft w:val="0"/>
          <w:marRight w:val="0"/>
          <w:marTop w:val="0"/>
          <w:marBottom w:val="0"/>
          <w:divBdr>
            <w:top w:val="none" w:sz="0" w:space="0" w:color="auto"/>
            <w:left w:val="none" w:sz="0" w:space="0" w:color="auto"/>
            <w:bottom w:val="none" w:sz="0" w:space="0" w:color="auto"/>
            <w:right w:val="none" w:sz="0" w:space="0" w:color="auto"/>
          </w:divBdr>
        </w:div>
        <w:div w:id="117578169">
          <w:marLeft w:val="0"/>
          <w:marRight w:val="0"/>
          <w:marTop w:val="0"/>
          <w:marBottom w:val="0"/>
          <w:divBdr>
            <w:top w:val="none" w:sz="0" w:space="0" w:color="auto"/>
            <w:left w:val="none" w:sz="0" w:space="0" w:color="auto"/>
            <w:bottom w:val="none" w:sz="0" w:space="0" w:color="auto"/>
            <w:right w:val="none" w:sz="0" w:space="0" w:color="auto"/>
          </w:divBdr>
        </w:div>
        <w:div w:id="178668279">
          <w:marLeft w:val="0"/>
          <w:marRight w:val="0"/>
          <w:marTop w:val="0"/>
          <w:marBottom w:val="0"/>
          <w:divBdr>
            <w:top w:val="none" w:sz="0" w:space="0" w:color="auto"/>
            <w:left w:val="none" w:sz="0" w:space="0" w:color="auto"/>
            <w:bottom w:val="none" w:sz="0" w:space="0" w:color="auto"/>
            <w:right w:val="none" w:sz="0" w:space="0" w:color="auto"/>
          </w:divBdr>
        </w:div>
        <w:div w:id="384258748">
          <w:marLeft w:val="0"/>
          <w:marRight w:val="0"/>
          <w:marTop w:val="0"/>
          <w:marBottom w:val="0"/>
          <w:divBdr>
            <w:top w:val="none" w:sz="0" w:space="0" w:color="auto"/>
            <w:left w:val="none" w:sz="0" w:space="0" w:color="auto"/>
            <w:bottom w:val="none" w:sz="0" w:space="0" w:color="auto"/>
            <w:right w:val="none" w:sz="0" w:space="0" w:color="auto"/>
          </w:divBdr>
        </w:div>
        <w:div w:id="490829298">
          <w:marLeft w:val="0"/>
          <w:marRight w:val="0"/>
          <w:marTop w:val="0"/>
          <w:marBottom w:val="0"/>
          <w:divBdr>
            <w:top w:val="none" w:sz="0" w:space="0" w:color="auto"/>
            <w:left w:val="none" w:sz="0" w:space="0" w:color="auto"/>
            <w:bottom w:val="none" w:sz="0" w:space="0" w:color="auto"/>
            <w:right w:val="none" w:sz="0" w:space="0" w:color="auto"/>
          </w:divBdr>
        </w:div>
        <w:div w:id="866874027">
          <w:marLeft w:val="0"/>
          <w:marRight w:val="0"/>
          <w:marTop w:val="0"/>
          <w:marBottom w:val="0"/>
          <w:divBdr>
            <w:top w:val="none" w:sz="0" w:space="0" w:color="auto"/>
            <w:left w:val="none" w:sz="0" w:space="0" w:color="auto"/>
            <w:bottom w:val="none" w:sz="0" w:space="0" w:color="auto"/>
            <w:right w:val="none" w:sz="0" w:space="0" w:color="auto"/>
          </w:divBdr>
          <w:divsChild>
            <w:div w:id="906258791">
              <w:marLeft w:val="0"/>
              <w:marRight w:val="0"/>
              <w:marTop w:val="0"/>
              <w:marBottom w:val="0"/>
              <w:divBdr>
                <w:top w:val="none" w:sz="0" w:space="0" w:color="auto"/>
                <w:left w:val="none" w:sz="0" w:space="0" w:color="auto"/>
                <w:bottom w:val="none" w:sz="0" w:space="0" w:color="auto"/>
                <w:right w:val="none" w:sz="0" w:space="0" w:color="auto"/>
              </w:divBdr>
              <w:divsChild>
                <w:div w:id="337393751">
                  <w:marLeft w:val="0"/>
                  <w:marRight w:val="150"/>
                  <w:marTop w:val="0"/>
                  <w:marBottom w:val="0"/>
                  <w:divBdr>
                    <w:top w:val="none" w:sz="0" w:space="0" w:color="auto"/>
                    <w:left w:val="none" w:sz="0" w:space="0" w:color="auto"/>
                    <w:bottom w:val="none" w:sz="0" w:space="0" w:color="auto"/>
                    <w:right w:val="none" w:sz="0" w:space="0" w:color="auto"/>
                  </w:divBdr>
                  <w:divsChild>
                    <w:div w:id="1580360555">
                      <w:marLeft w:val="0"/>
                      <w:marRight w:val="150"/>
                      <w:marTop w:val="0"/>
                      <w:marBottom w:val="0"/>
                      <w:divBdr>
                        <w:top w:val="none" w:sz="0" w:space="0" w:color="auto"/>
                        <w:left w:val="none" w:sz="0" w:space="0" w:color="auto"/>
                        <w:bottom w:val="none" w:sz="0" w:space="0" w:color="auto"/>
                        <w:right w:val="none" w:sz="0" w:space="0" w:color="auto"/>
                      </w:divBdr>
                    </w:div>
                  </w:divsChild>
                </w:div>
                <w:div w:id="536435898">
                  <w:marLeft w:val="0"/>
                  <w:marRight w:val="150"/>
                  <w:marTop w:val="0"/>
                  <w:marBottom w:val="0"/>
                  <w:divBdr>
                    <w:top w:val="none" w:sz="0" w:space="0" w:color="auto"/>
                    <w:left w:val="none" w:sz="0" w:space="0" w:color="auto"/>
                    <w:bottom w:val="none" w:sz="0" w:space="0" w:color="auto"/>
                    <w:right w:val="none" w:sz="0" w:space="0" w:color="auto"/>
                  </w:divBdr>
                  <w:divsChild>
                    <w:div w:id="2113821743">
                      <w:marLeft w:val="0"/>
                      <w:marRight w:val="150"/>
                      <w:marTop w:val="0"/>
                      <w:marBottom w:val="0"/>
                      <w:divBdr>
                        <w:top w:val="none" w:sz="0" w:space="0" w:color="auto"/>
                        <w:left w:val="none" w:sz="0" w:space="0" w:color="auto"/>
                        <w:bottom w:val="none" w:sz="0" w:space="0" w:color="auto"/>
                        <w:right w:val="none" w:sz="0" w:space="0" w:color="auto"/>
                      </w:divBdr>
                    </w:div>
                  </w:divsChild>
                </w:div>
                <w:div w:id="602735680">
                  <w:marLeft w:val="0"/>
                  <w:marRight w:val="150"/>
                  <w:marTop w:val="0"/>
                  <w:marBottom w:val="0"/>
                  <w:divBdr>
                    <w:top w:val="none" w:sz="0" w:space="0" w:color="auto"/>
                    <w:left w:val="none" w:sz="0" w:space="0" w:color="auto"/>
                    <w:bottom w:val="none" w:sz="0" w:space="0" w:color="auto"/>
                    <w:right w:val="none" w:sz="0" w:space="0" w:color="auto"/>
                  </w:divBdr>
                  <w:divsChild>
                    <w:div w:id="28340923">
                      <w:marLeft w:val="0"/>
                      <w:marRight w:val="150"/>
                      <w:marTop w:val="0"/>
                      <w:marBottom w:val="0"/>
                      <w:divBdr>
                        <w:top w:val="none" w:sz="0" w:space="0" w:color="auto"/>
                        <w:left w:val="none" w:sz="0" w:space="0" w:color="auto"/>
                        <w:bottom w:val="none" w:sz="0" w:space="0" w:color="auto"/>
                        <w:right w:val="none" w:sz="0" w:space="0" w:color="auto"/>
                      </w:divBdr>
                    </w:div>
                  </w:divsChild>
                </w:div>
                <w:div w:id="765156201">
                  <w:marLeft w:val="0"/>
                  <w:marRight w:val="150"/>
                  <w:marTop w:val="0"/>
                  <w:marBottom w:val="0"/>
                  <w:divBdr>
                    <w:top w:val="none" w:sz="0" w:space="0" w:color="auto"/>
                    <w:left w:val="none" w:sz="0" w:space="0" w:color="auto"/>
                    <w:bottom w:val="none" w:sz="0" w:space="0" w:color="auto"/>
                    <w:right w:val="none" w:sz="0" w:space="0" w:color="auto"/>
                  </w:divBdr>
                  <w:divsChild>
                    <w:div w:id="2127045509">
                      <w:marLeft w:val="0"/>
                      <w:marRight w:val="150"/>
                      <w:marTop w:val="0"/>
                      <w:marBottom w:val="0"/>
                      <w:divBdr>
                        <w:top w:val="none" w:sz="0" w:space="0" w:color="auto"/>
                        <w:left w:val="none" w:sz="0" w:space="0" w:color="auto"/>
                        <w:bottom w:val="none" w:sz="0" w:space="0" w:color="auto"/>
                        <w:right w:val="none" w:sz="0" w:space="0" w:color="auto"/>
                      </w:divBdr>
                    </w:div>
                  </w:divsChild>
                </w:div>
                <w:div w:id="1232693072">
                  <w:marLeft w:val="0"/>
                  <w:marRight w:val="150"/>
                  <w:marTop w:val="0"/>
                  <w:marBottom w:val="0"/>
                  <w:divBdr>
                    <w:top w:val="none" w:sz="0" w:space="0" w:color="auto"/>
                    <w:left w:val="none" w:sz="0" w:space="0" w:color="auto"/>
                    <w:bottom w:val="none" w:sz="0" w:space="0" w:color="auto"/>
                    <w:right w:val="none" w:sz="0" w:space="0" w:color="auto"/>
                  </w:divBdr>
                  <w:divsChild>
                    <w:div w:id="866989829">
                      <w:marLeft w:val="0"/>
                      <w:marRight w:val="150"/>
                      <w:marTop w:val="0"/>
                      <w:marBottom w:val="0"/>
                      <w:divBdr>
                        <w:top w:val="none" w:sz="0" w:space="0" w:color="auto"/>
                        <w:left w:val="none" w:sz="0" w:space="0" w:color="auto"/>
                        <w:bottom w:val="none" w:sz="0" w:space="0" w:color="auto"/>
                        <w:right w:val="none" w:sz="0" w:space="0" w:color="auto"/>
                      </w:divBdr>
                    </w:div>
                  </w:divsChild>
                </w:div>
                <w:div w:id="1603948661">
                  <w:marLeft w:val="0"/>
                  <w:marRight w:val="150"/>
                  <w:marTop w:val="0"/>
                  <w:marBottom w:val="0"/>
                  <w:divBdr>
                    <w:top w:val="none" w:sz="0" w:space="0" w:color="auto"/>
                    <w:left w:val="none" w:sz="0" w:space="0" w:color="auto"/>
                    <w:bottom w:val="none" w:sz="0" w:space="0" w:color="auto"/>
                    <w:right w:val="none" w:sz="0" w:space="0" w:color="auto"/>
                  </w:divBdr>
                  <w:divsChild>
                    <w:div w:id="94635221">
                      <w:marLeft w:val="0"/>
                      <w:marRight w:val="150"/>
                      <w:marTop w:val="0"/>
                      <w:marBottom w:val="0"/>
                      <w:divBdr>
                        <w:top w:val="none" w:sz="0" w:space="0" w:color="auto"/>
                        <w:left w:val="none" w:sz="0" w:space="0" w:color="auto"/>
                        <w:bottom w:val="none" w:sz="0" w:space="0" w:color="auto"/>
                        <w:right w:val="none" w:sz="0" w:space="0" w:color="auto"/>
                      </w:divBdr>
                    </w:div>
                  </w:divsChild>
                </w:div>
                <w:div w:id="1792822921">
                  <w:marLeft w:val="0"/>
                  <w:marRight w:val="150"/>
                  <w:marTop w:val="0"/>
                  <w:marBottom w:val="0"/>
                  <w:divBdr>
                    <w:top w:val="none" w:sz="0" w:space="0" w:color="auto"/>
                    <w:left w:val="none" w:sz="0" w:space="0" w:color="auto"/>
                    <w:bottom w:val="none" w:sz="0" w:space="0" w:color="auto"/>
                    <w:right w:val="none" w:sz="0" w:space="0" w:color="auto"/>
                  </w:divBdr>
                  <w:divsChild>
                    <w:div w:id="19232518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37913019">
          <w:marLeft w:val="0"/>
          <w:marRight w:val="0"/>
          <w:marTop w:val="0"/>
          <w:marBottom w:val="0"/>
          <w:divBdr>
            <w:top w:val="none" w:sz="0" w:space="0" w:color="auto"/>
            <w:left w:val="none" w:sz="0" w:space="0" w:color="auto"/>
            <w:bottom w:val="none" w:sz="0" w:space="0" w:color="auto"/>
            <w:right w:val="none" w:sz="0" w:space="0" w:color="auto"/>
          </w:divBdr>
        </w:div>
        <w:div w:id="1031568701">
          <w:marLeft w:val="0"/>
          <w:marRight w:val="0"/>
          <w:marTop w:val="0"/>
          <w:marBottom w:val="0"/>
          <w:divBdr>
            <w:top w:val="none" w:sz="0" w:space="0" w:color="auto"/>
            <w:left w:val="none" w:sz="0" w:space="0" w:color="auto"/>
            <w:bottom w:val="none" w:sz="0" w:space="0" w:color="auto"/>
            <w:right w:val="none" w:sz="0" w:space="0" w:color="auto"/>
          </w:divBdr>
        </w:div>
        <w:div w:id="1097218588">
          <w:marLeft w:val="0"/>
          <w:marRight w:val="0"/>
          <w:marTop w:val="0"/>
          <w:marBottom w:val="0"/>
          <w:divBdr>
            <w:top w:val="none" w:sz="0" w:space="0" w:color="auto"/>
            <w:left w:val="none" w:sz="0" w:space="0" w:color="auto"/>
            <w:bottom w:val="none" w:sz="0" w:space="0" w:color="auto"/>
            <w:right w:val="none" w:sz="0" w:space="0" w:color="auto"/>
          </w:divBdr>
        </w:div>
        <w:div w:id="1131217001">
          <w:marLeft w:val="0"/>
          <w:marRight w:val="0"/>
          <w:marTop w:val="0"/>
          <w:marBottom w:val="0"/>
          <w:divBdr>
            <w:top w:val="none" w:sz="0" w:space="0" w:color="auto"/>
            <w:left w:val="none" w:sz="0" w:space="0" w:color="auto"/>
            <w:bottom w:val="none" w:sz="0" w:space="0" w:color="auto"/>
            <w:right w:val="none" w:sz="0" w:space="0" w:color="auto"/>
          </w:divBdr>
        </w:div>
        <w:div w:id="1180775481">
          <w:marLeft w:val="0"/>
          <w:marRight w:val="0"/>
          <w:marTop w:val="0"/>
          <w:marBottom w:val="0"/>
          <w:divBdr>
            <w:top w:val="none" w:sz="0" w:space="0" w:color="auto"/>
            <w:left w:val="none" w:sz="0" w:space="0" w:color="auto"/>
            <w:bottom w:val="none" w:sz="0" w:space="0" w:color="auto"/>
            <w:right w:val="none" w:sz="0" w:space="0" w:color="auto"/>
          </w:divBdr>
        </w:div>
        <w:div w:id="1229683569">
          <w:marLeft w:val="0"/>
          <w:marRight w:val="0"/>
          <w:marTop w:val="0"/>
          <w:marBottom w:val="0"/>
          <w:divBdr>
            <w:top w:val="none" w:sz="0" w:space="0" w:color="auto"/>
            <w:left w:val="none" w:sz="0" w:space="0" w:color="auto"/>
            <w:bottom w:val="none" w:sz="0" w:space="0" w:color="auto"/>
            <w:right w:val="none" w:sz="0" w:space="0" w:color="auto"/>
          </w:divBdr>
        </w:div>
        <w:div w:id="1253515916">
          <w:marLeft w:val="0"/>
          <w:marRight w:val="0"/>
          <w:marTop w:val="0"/>
          <w:marBottom w:val="0"/>
          <w:divBdr>
            <w:top w:val="none" w:sz="0" w:space="0" w:color="auto"/>
            <w:left w:val="none" w:sz="0" w:space="0" w:color="auto"/>
            <w:bottom w:val="none" w:sz="0" w:space="0" w:color="auto"/>
            <w:right w:val="none" w:sz="0" w:space="0" w:color="auto"/>
          </w:divBdr>
        </w:div>
        <w:div w:id="1279872643">
          <w:marLeft w:val="0"/>
          <w:marRight w:val="0"/>
          <w:marTop w:val="0"/>
          <w:marBottom w:val="0"/>
          <w:divBdr>
            <w:top w:val="none" w:sz="0" w:space="0" w:color="auto"/>
            <w:left w:val="none" w:sz="0" w:space="0" w:color="auto"/>
            <w:bottom w:val="none" w:sz="0" w:space="0" w:color="auto"/>
            <w:right w:val="none" w:sz="0" w:space="0" w:color="auto"/>
          </w:divBdr>
        </w:div>
        <w:div w:id="1361201626">
          <w:marLeft w:val="0"/>
          <w:marRight w:val="0"/>
          <w:marTop w:val="0"/>
          <w:marBottom w:val="0"/>
          <w:divBdr>
            <w:top w:val="none" w:sz="0" w:space="0" w:color="auto"/>
            <w:left w:val="none" w:sz="0" w:space="0" w:color="auto"/>
            <w:bottom w:val="none" w:sz="0" w:space="0" w:color="auto"/>
            <w:right w:val="none" w:sz="0" w:space="0" w:color="auto"/>
          </w:divBdr>
        </w:div>
        <w:div w:id="1499729673">
          <w:marLeft w:val="0"/>
          <w:marRight w:val="0"/>
          <w:marTop w:val="0"/>
          <w:marBottom w:val="0"/>
          <w:divBdr>
            <w:top w:val="none" w:sz="0" w:space="0" w:color="auto"/>
            <w:left w:val="none" w:sz="0" w:space="0" w:color="auto"/>
            <w:bottom w:val="none" w:sz="0" w:space="0" w:color="auto"/>
            <w:right w:val="none" w:sz="0" w:space="0" w:color="auto"/>
          </w:divBdr>
        </w:div>
        <w:div w:id="1601140423">
          <w:marLeft w:val="0"/>
          <w:marRight w:val="0"/>
          <w:marTop w:val="0"/>
          <w:marBottom w:val="0"/>
          <w:divBdr>
            <w:top w:val="none" w:sz="0" w:space="0" w:color="auto"/>
            <w:left w:val="none" w:sz="0" w:space="0" w:color="auto"/>
            <w:bottom w:val="none" w:sz="0" w:space="0" w:color="auto"/>
            <w:right w:val="none" w:sz="0" w:space="0" w:color="auto"/>
          </w:divBdr>
        </w:div>
        <w:div w:id="1649087604">
          <w:marLeft w:val="0"/>
          <w:marRight w:val="0"/>
          <w:marTop w:val="0"/>
          <w:marBottom w:val="0"/>
          <w:divBdr>
            <w:top w:val="none" w:sz="0" w:space="0" w:color="auto"/>
            <w:left w:val="none" w:sz="0" w:space="0" w:color="auto"/>
            <w:bottom w:val="none" w:sz="0" w:space="0" w:color="auto"/>
            <w:right w:val="none" w:sz="0" w:space="0" w:color="auto"/>
          </w:divBdr>
        </w:div>
        <w:div w:id="1863130466">
          <w:marLeft w:val="0"/>
          <w:marRight w:val="0"/>
          <w:marTop w:val="0"/>
          <w:marBottom w:val="0"/>
          <w:divBdr>
            <w:top w:val="none" w:sz="0" w:space="0" w:color="auto"/>
            <w:left w:val="none" w:sz="0" w:space="0" w:color="auto"/>
            <w:bottom w:val="none" w:sz="0" w:space="0" w:color="auto"/>
            <w:right w:val="none" w:sz="0" w:space="0" w:color="auto"/>
          </w:divBdr>
        </w:div>
      </w:divsChild>
    </w:div>
    <w:div w:id="1206793251">
      <w:marLeft w:val="640"/>
      <w:marRight w:val="0"/>
      <w:marTop w:val="0"/>
      <w:marBottom w:val="0"/>
      <w:divBdr>
        <w:top w:val="none" w:sz="0" w:space="0" w:color="auto"/>
        <w:left w:val="none" w:sz="0" w:space="0" w:color="auto"/>
        <w:bottom w:val="none" w:sz="0" w:space="0" w:color="auto"/>
        <w:right w:val="none" w:sz="0" w:space="0" w:color="auto"/>
      </w:divBdr>
    </w:div>
    <w:div w:id="1206911247">
      <w:marLeft w:val="0"/>
      <w:marRight w:val="0"/>
      <w:marTop w:val="0"/>
      <w:marBottom w:val="0"/>
      <w:divBdr>
        <w:top w:val="none" w:sz="0" w:space="0" w:color="auto"/>
        <w:left w:val="none" w:sz="0" w:space="0" w:color="auto"/>
        <w:bottom w:val="none" w:sz="0" w:space="0" w:color="auto"/>
        <w:right w:val="none" w:sz="0" w:space="0" w:color="auto"/>
      </w:divBdr>
    </w:div>
    <w:div w:id="1207911775">
      <w:marLeft w:val="640"/>
      <w:marRight w:val="0"/>
      <w:marTop w:val="0"/>
      <w:marBottom w:val="0"/>
      <w:divBdr>
        <w:top w:val="none" w:sz="0" w:space="0" w:color="auto"/>
        <w:left w:val="none" w:sz="0" w:space="0" w:color="auto"/>
        <w:bottom w:val="none" w:sz="0" w:space="0" w:color="auto"/>
        <w:right w:val="none" w:sz="0" w:space="0" w:color="auto"/>
      </w:divBdr>
    </w:div>
    <w:div w:id="1208447624">
      <w:bodyDiv w:val="1"/>
      <w:marLeft w:val="0"/>
      <w:marRight w:val="0"/>
      <w:marTop w:val="0"/>
      <w:marBottom w:val="0"/>
      <w:divBdr>
        <w:top w:val="none" w:sz="0" w:space="0" w:color="auto"/>
        <w:left w:val="none" w:sz="0" w:space="0" w:color="auto"/>
        <w:bottom w:val="none" w:sz="0" w:space="0" w:color="auto"/>
        <w:right w:val="none" w:sz="0" w:space="0" w:color="auto"/>
      </w:divBdr>
      <w:divsChild>
        <w:div w:id="17239881">
          <w:marLeft w:val="640"/>
          <w:marRight w:val="0"/>
          <w:marTop w:val="0"/>
          <w:marBottom w:val="0"/>
          <w:divBdr>
            <w:top w:val="none" w:sz="0" w:space="0" w:color="auto"/>
            <w:left w:val="none" w:sz="0" w:space="0" w:color="auto"/>
            <w:bottom w:val="none" w:sz="0" w:space="0" w:color="auto"/>
            <w:right w:val="none" w:sz="0" w:space="0" w:color="auto"/>
          </w:divBdr>
        </w:div>
        <w:div w:id="192770482">
          <w:marLeft w:val="640"/>
          <w:marRight w:val="0"/>
          <w:marTop w:val="0"/>
          <w:marBottom w:val="0"/>
          <w:divBdr>
            <w:top w:val="none" w:sz="0" w:space="0" w:color="auto"/>
            <w:left w:val="none" w:sz="0" w:space="0" w:color="auto"/>
            <w:bottom w:val="none" w:sz="0" w:space="0" w:color="auto"/>
            <w:right w:val="none" w:sz="0" w:space="0" w:color="auto"/>
          </w:divBdr>
        </w:div>
        <w:div w:id="293950492">
          <w:marLeft w:val="640"/>
          <w:marRight w:val="0"/>
          <w:marTop w:val="0"/>
          <w:marBottom w:val="0"/>
          <w:divBdr>
            <w:top w:val="none" w:sz="0" w:space="0" w:color="auto"/>
            <w:left w:val="none" w:sz="0" w:space="0" w:color="auto"/>
            <w:bottom w:val="none" w:sz="0" w:space="0" w:color="auto"/>
            <w:right w:val="none" w:sz="0" w:space="0" w:color="auto"/>
          </w:divBdr>
        </w:div>
        <w:div w:id="329916885">
          <w:marLeft w:val="640"/>
          <w:marRight w:val="0"/>
          <w:marTop w:val="0"/>
          <w:marBottom w:val="0"/>
          <w:divBdr>
            <w:top w:val="none" w:sz="0" w:space="0" w:color="auto"/>
            <w:left w:val="none" w:sz="0" w:space="0" w:color="auto"/>
            <w:bottom w:val="none" w:sz="0" w:space="0" w:color="auto"/>
            <w:right w:val="none" w:sz="0" w:space="0" w:color="auto"/>
          </w:divBdr>
        </w:div>
        <w:div w:id="603264016">
          <w:marLeft w:val="640"/>
          <w:marRight w:val="0"/>
          <w:marTop w:val="0"/>
          <w:marBottom w:val="0"/>
          <w:divBdr>
            <w:top w:val="none" w:sz="0" w:space="0" w:color="auto"/>
            <w:left w:val="none" w:sz="0" w:space="0" w:color="auto"/>
            <w:bottom w:val="none" w:sz="0" w:space="0" w:color="auto"/>
            <w:right w:val="none" w:sz="0" w:space="0" w:color="auto"/>
          </w:divBdr>
        </w:div>
        <w:div w:id="846989146">
          <w:marLeft w:val="640"/>
          <w:marRight w:val="0"/>
          <w:marTop w:val="0"/>
          <w:marBottom w:val="0"/>
          <w:divBdr>
            <w:top w:val="none" w:sz="0" w:space="0" w:color="auto"/>
            <w:left w:val="none" w:sz="0" w:space="0" w:color="auto"/>
            <w:bottom w:val="none" w:sz="0" w:space="0" w:color="auto"/>
            <w:right w:val="none" w:sz="0" w:space="0" w:color="auto"/>
          </w:divBdr>
        </w:div>
        <w:div w:id="1095589080">
          <w:marLeft w:val="640"/>
          <w:marRight w:val="0"/>
          <w:marTop w:val="0"/>
          <w:marBottom w:val="0"/>
          <w:divBdr>
            <w:top w:val="none" w:sz="0" w:space="0" w:color="auto"/>
            <w:left w:val="none" w:sz="0" w:space="0" w:color="auto"/>
            <w:bottom w:val="none" w:sz="0" w:space="0" w:color="auto"/>
            <w:right w:val="none" w:sz="0" w:space="0" w:color="auto"/>
          </w:divBdr>
        </w:div>
        <w:div w:id="1260062495">
          <w:marLeft w:val="640"/>
          <w:marRight w:val="0"/>
          <w:marTop w:val="0"/>
          <w:marBottom w:val="0"/>
          <w:divBdr>
            <w:top w:val="none" w:sz="0" w:space="0" w:color="auto"/>
            <w:left w:val="none" w:sz="0" w:space="0" w:color="auto"/>
            <w:bottom w:val="none" w:sz="0" w:space="0" w:color="auto"/>
            <w:right w:val="none" w:sz="0" w:space="0" w:color="auto"/>
          </w:divBdr>
        </w:div>
        <w:div w:id="1538422598">
          <w:marLeft w:val="640"/>
          <w:marRight w:val="0"/>
          <w:marTop w:val="0"/>
          <w:marBottom w:val="0"/>
          <w:divBdr>
            <w:top w:val="none" w:sz="0" w:space="0" w:color="auto"/>
            <w:left w:val="none" w:sz="0" w:space="0" w:color="auto"/>
            <w:bottom w:val="none" w:sz="0" w:space="0" w:color="auto"/>
            <w:right w:val="none" w:sz="0" w:space="0" w:color="auto"/>
          </w:divBdr>
        </w:div>
      </w:divsChild>
    </w:div>
    <w:div w:id="1210000157">
      <w:marLeft w:val="640"/>
      <w:marRight w:val="0"/>
      <w:marTop w:val="0"/>
      <w:marBottom w:val="0"/>
      <w:divBdr>
        <w:top w:val="none" w:sz="0" w:space="0" w:color="auto"/>
        <w:left w:val="none" w:sz="0" w:space="0" w:color="auto"/>
        <w:bottom w:val="none" w:sz="0" w:space="0" w:color="auto"/>
        <w:right w:val="none" w:sz="0" w:space="0" w:color="auto"/>
      </w:divBdr>
    </w:div>
    <w:div w:id="1210528391">
      <w:bodyDiv w:val="1"/>
      <w:marLeft w:val="0"/>
      <w:marRight w:val="0"/>
      <w:marTop w:val="0"/>
      <w:marBottom w:val="0"/>
      <w:divBdr>
        <w:top w:val="none" w:sz="0" w:space="0" w:color="auto"/>
        <w:left w:val="none" w:sz="0" w:space="0" w:color="auto"/>
        <w:bottom w:val="none" w:sz="0" w:space="0" w:color="auto"/>
        <w:right w:val="none" w:sz="0" w:space="0" w:color="auto"/>
      </w:divBdr>
    </w:div>
    <w:div w:id="1212813947">
      <w:marLeft w:val="0"/>
      <w:marRight w:val="0"/>
      <w:marTop w:val="0"/>
      <w:marBottom w:val="0"/>
      <w:divBdr>
        <w:top w:val="none" w:sz="0" w:space="0" w:color="auto"/>
        <w:left w:val="none" w:sz="0" w:space="0" w:color="auto"/>
        <w:bottom w:val="none" w:sz="0" w:space="0" w:color="auto"/>
        <w:right w:val="none" w:sz="0" w:space="0" w:color="auto"/>
      </w:divBdr>
    </w:div>
    <w:div w:id="1212840579">
      <w:marLeft w:val="640"/>
      <w:marRight w:val="0"/>
      <w:marTop w:val="0"/>
      <w:marBottom w:val="0"/>
      <w:divBdr>
        <w:top w:val="none" w:sz="0" w:space="0" w:color="auto"/>
        <w:left w:val="none" w:sz="0" w:space="0" w:color="auto"/>
        <w:bottom w:val="none" w:sz="0" w:space="0" w:color="auto"/>
        <w:right w:val="none" w:sz="0" w:space="0" w:color="auto"/>
      </w:divBdr>
    </w:div>
    <w:div w:id="1214121097">
      <w:marLeft w:val="0"/>
      <w:marRight w:val="0"/>
      <w:marTop w:val="0"/>
      <w:marBottom w:val="0"/>
      <w:divBdr>
        <w:top w:val="none" w:sz="0" w:space="0" w:color="auto"/>
        <w:left w:val="none" w:sz="0" w:space="0" w:color="auto"/>
        <w:bottom w:val="none" w:sz="0" w:space="0" w:color="auto"/>
        <w:right w:val="none" w:sz="0" w:space="0" w:color="auto"/>
      </w:divBdr>
    </w:div>
    <w:div w:id="1215312521">
      <w:marLeft w:val="0"/>
      <w:marRight w:val="0"/>
      <w:marTop w:val="0"/>
      <w:marBottom w:val="0"/>
      <w:divBdr>
        <w:top w:val="none" w:sz="0" w:space="0" w:color="auto"/>
        <w:left w:val="none" w:sz="0" w:space="0" w:color="auto"/>
        <w:bottom w:val="none" w:sz="0" w:space="0" w:color="auto"/>
        <w:right w:val="none" w:sz="0" w:space="0" w:color="auto"/>
      </w:divBdr>
    </w:div>
    <w:div w:id="1218012710">
      <w:marLeft w:val="0"/>
      <w:marRight w:val="0"/>
      <w:marTop w:val="0"/>
      <w:marBottom w:val="0"/>
      <w:divBdr>
        <w:top w:val="none" w:sz="0" w:space="0" w:color="auto"/>
        <w:left w:val="none" w:sz="0" w:space="0" w:color="auto"/>
        <w:bottom w:val="none" w:sz="0" w:space="0" w:color="auto"/>
        <w:right w:val="none" w:sz="0" w:space="0" w:color="auto"/>
      </w:divBdr>
    </w:div>
    <w:div w:id="1218588980">
      <w:marLeft w:val="640"/>
      <w:marRight w:val="0"/>
      <w:marTop w:val="0"/>
      <w:marBottom w:val="0"/>
      <w:divBdr>
        <w:top w:val="none" w:sz="0" w:space="0" w:color="auto"/>
        <w:left w:val="none" w:sz="0" w:space="0" w:color="auto"/>
        <w:bottom w:val="none" w:sz="0" w:space="0" w:color="auto"/>
        <w:right w:val="none" w:sz="0" w:space="0" w:color="auto"/>
      </w:divBdr>
    </w:div>
    <w:div w:id="1218932597">
      <w:marLeft w:val="0"/>
      <w:marRight w:val="0"/>
      <w:marTop w:val="0"/>
      <w:marBottom w:val="0"/>
      <w:divBdr>
        <w:top w:val="none" w:sz="0" w:space="0" w:color="auto"/>
        <w:left w:val="none" w:sz="0" w:space="0" w:color="auto"/>
        <w:bottom w:val="none" w:sz="0" w:space="0" w:color="auto"/>
        <w:right w:val="none" w:sz="0" w:space="0" w:color="auto"/>
      </w:divBdr>
    </w:div>
    <w:div w:id="1219323737">
      <w:marLeft w:val="0"/>
      <w:marRight w:val="0"/>
      <w:marTop w:val="0"/>
      <w:marBottom w:val="0"/>
      <w:divBdr>
        <w:top w:val="none" w:sz="0" w:space="0" w:color="auto"/>
        <w:left w:val="none" w:sz="0" w:space="0" w:color="auto"/>
        <w:bottom w:val="none" w:sz="0" w:space="0" w:color="auto"/>
        <w:right w:val="none" w:sz="0" w:space="0" w:color="auto"/>
      </w:divBdr>
    </w:div>
    <w:div w:id="1222865608">
      <w:marLeft w:val="0"/>
      <w:marRight w:val="0"/>
      <w:marTop w:val="0"/>
      <w:marBottom w:val="0"/>
      <w:divBdr>
        <w:top w:val="none" w:sz="0" w:space="0" w:color="auto"/>
        <w:left w:val="none" w:sz="0" w:space="0" w:color="auto"/>
        <w:bottom w:val="none" w:sz="0" w:space="0" w:color="auto"/>
        <w:right w:val="none" w:sz="0" w:space="0" w:color="auto"/>
      </w:divBdr>
    </w:div>
    <w:div w:id="1223449158">
      <w:bodyDiv w:val="1"/>
      <w:marLeft w:val="0"/>
      <w:marRight w:val="0"/>
      <w:marTop w:val="0"/>
      <w:marBottom w:val="0"/>
      <w:divBdr>
        <w:top w:val="none" w:sz="0" w:space="0" w:color="auto"/>
        <w:left w:val="none" w:sz="0" w:space="0" w:color="auto"/>
        <w:bottom w:val="none" w:sz="0" w:space="0" w:color="auto"/>
        <w:right w:val="none" w:sz="0" w:space="0" w:color="auto"/>
      </w:divBdr>
    </w:div>
    <w:div w:id="1223977359">
      <w:bodyDiv w:val="1"/>
      <w:marLeft w:val="0"/>
      <w:marRight w:val="0"/>
      <w:marTop w:val="0"/>
      <w:marBottom w:val="0"/>
      <w:divBdr>
        <w:top w:val="none" w:sz="0" w:space="0" w:color="auto"/>
        <w:left w:val="none" w:sz="0" w:space="0" w:color="auto"/>
        <w:bottom w:val="none" w:sz="0" w:space="0" w:color="auto"/>
        <w:right w:val="none" w:sz="0" w:space="0" w:color="auto"/>
      </w:divBdr>
      <w:divsChild>
        <w:div w:id="1039817399">
          <w:marLeft w:val="0"/>
          <w:marRight w:val="0"/>
          <w:marTop w:val="0"/>
          <w:marBottom w:val="0"/>
          <w:divBdr>
            <w:top w:val="none" w:sz="0" w:space="0" w:color="auto"/>
            <w:left w:val="none" w:sz="0" w:space="0" w:color="auto"/>
            <w:bottom w:val="none" w:sz="0" w:space="0" w:color="auto"/>
            <w:right w:val="none" w:sz="0" w:space="0" w:color="auto"/>
          </w:divBdr>
          <w:divsChild>
            <w:div w:id="2040660637">
              <w:marLeft w:val="0"/>
              <w:marRight w:val="0"/>
              <w:marTop w:val="0"/>
              <w:marBottom w:val="0"/>
              <w:divBdr>
                <w:top w:val="none" w:sz="0" w:space="0" w:color="auto"/>
                <w:left w:val="none" w:sz="0" w:space="0" w:color="auto"/>
                <w:bottom w:val="none" w:sz="0" w:space="0" w:color="auto"/>
                <w:right w:val="none" w:sz="0" w:space="0" w:color="auto"/>
              </w:divBdr>
              <w:divsChild>
                <w:div w:id="292560688">
                  <w:marLeft w:val="0"/>
                  <w:marRight w:val="150"/>
                  <w:marTop w:val="0"/>
                  <w:marBottom w:val="0"/>
                  <w:divBdr>
                    <w:top w:val="none" w:sz="0" w:space="0" w:color="auto"/>
                    <w:left w:val="none" w:sz="0" w:space="0" w:color="auto"/>
                    <w:bottom w:val="none" w:sz="0" w:space="0" w:color="auto"/>
                    <w:right w:val="none" w:sz="0" w:space="0" w:color="auto"/>
                  </w:divBdr>
                  <w:divsChild>
                    <w:div w:id="7114599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03534">
      <w:bodyDiv w:val="1"/>
      <w:marLeft w:val="0"/>
      <w:marRight w:val="0"/>
      <w:marTop w:val="0"/>
      <w:marBottom w:val="0"/>
      <w:divBdr>
        <w:top w:val="none" w:sz="0" w:space="0" w:color="auto"/>
        <w:left w:val="none" w:sz="0" w:space="0" w:color="auto"/>
        <w:bottom w:val="none" w:sz="0" w:space="0" w:color="auto"/>
        <w:right w:val="none" w:sz="0" w:space="0" w:color="auto"/>
      </w:divBdr>
    </w:div>
    <w:div w:id="1224759112">
      <w:marLeft w:val="640"/>
      <w:marRight w:val="0"/>
      <w:marTop w:val="0"/>
      <w:marBottom w:val="0"/>
      <w:divBdr>
        <w:top w:val="none" w:sz="0" w:space="0" w:color="auto"/>
        <w:left w:val="none" w:sz="0" w:space="0" w:color="auto"/>
        <w:bottom w:val="none" w:sz="0" w:space="0" w:color="auto"/>
        <w:right w:val="none" w:sz="0" w:space="0" w:color="auto"/>
      </w:divBdr>
    </w:div>
    <w:div w:id="1225407761">
      <w:marLeft w:val="0"/>
      <w:marRight w:val="0"/>
      <w:marTop w:val="0"/>
      <w:marBottom w:val="0"/>
      <w:divBdr>
        <w:top w:val="none" w:sz="0" w:space="0" w:color="auto"/>
        <w:left w:val="none" w:sz="0" w:space="0" w:color="auto"/>
        <w:bottom w:val="none" w:sz="0" w:space="0" w:color="auto"/>
        <w:right w:val="none" w:sz="0" w:space="0" w:color="auto"/>
      </w:divBdr>
    </w:div>
    <w:div w:id="1227956697">
      <w:marLeft w:val="0"/>
      <w:marRight w:val="0"/>
      <w:marTop w:val="0"/>
      <w:marBottom w:val="0"/>
      <w:divBdr>
        <w:top w:val="none" w:sz="0" w:space="0" w:color="auto"/>
        <w:left w:val="none" w:sz="0" w:space="0" w:color="auto"/>
        <w:bottom w:val="none" w:sz="0" w:space="0" w:color="auto"/>
        <w:right w:val="none" w:sz="0" w:space="0" w:color="auto"/>
      </w:divBdr>
    </w:div>
    <w:div w:id="1228108867">
      <w:bodyDiv w:val="1"/>
      <w:marLeft w:val="0"/>
      <w:marRight w:val="0"/>
      <w:marTop w:val="0"/>
      <w:marBottom w:val="0"/>
      <w:divBdr>
        <w:top w:val="none" w:sz="0" w:space="0" w:color="auto"/>
        <w:left w:val="none" w:sz="0" w:space="0" w:color="auto"/>
        <w:bottom w:val="none" w:sz="0" w:space="0" w:color="auto"/>
        <w:right w:val="none" w:sz="0" w:space="0" w:color="auto"/>
      </w:divBdr>
      <w:divsChild>
        <w:div w:id="26176535">
          <w:marLeft w:val="640"/>
          <w:marRight w:val="0"/>
          <w:marTop w:val="0"/>
          <w:marBottom w:val="0"/>
          <w:divBdr>
            <w:top w:val="none" w:sz="0" w:space="0" w:color="auto"/>
            <w:left w:val="none" w:sz="0" w:space="0" w:color="auto"/>
            <w:bottom w:val="none" w:sz="0" w:space="0" w:color="auto"/>
            <w:right w:val="none" w:sz="0" w:space="0" w:color="auto"/>
          </w:divBdr>
        </w:div>
        <w:div w:id="433597238">
          <w:marLeft w:val="640"/>
          <w:marRight w:val="0"/>
          <w:marTop w:val="0"/>
          <w:marBottom w:val="0"/>
          <w:divBdr>
            <w:top w:val="none" w:sz="0" w:space="0" w:color="auto"/>
            <w:left w:val="none" w:sz="0" w:space="0" w:color="auto"/>
            <w:bottom w:val="none" w:sz="0" w:space="0" w:color="auto"/>
            <w:right w:val="none" w:sz="0" w:space="0" w:color="auto"/>
          </w:divBdr>
        </w:div>
        <w:div w:id="620191463">
          <w:marLeft w:val="640"/>
          <w:marRight w:val="0"/>
          <w:marTop w:val="0"/>
          <w:marBottom w:val="0"/>
          <w:divBdr>
            <w:top w:val="none" w:sz="0" w:space="0" w:color="auto"/>
            <w:left w:val="none" w:sz="0" w:space="0" w:color="auto"/>
            <w:bottom w:val="none" w:sz="0" w:space="0" w:color="auto"/>
            <w:right w:val="none" w:sz="0" w:space="0" w:color="auto"/>
          </w:divBdr>
        </w:div>
        <w:div w:id="995837753">
          <w:marLeft w:val="640"/>
          <w:marRight w:val="0"/>
          <w:marTop w:val="0"/>
          <w:marBottom w:val="0"/>
          <w:divBdr>
            <w:top w:val="none" w:sz="0" w:space="0" w:color="auto"/>
            <w:left w:val="none" w:sz="0" w:space="0" w:color="auto"/>
            <w:bottom w:val="none" w:sz="0" w:space="0" w:color="auto"/>
            <w:right w:val="none" w:sz="0" w:space="0" w:color="auto"/>
          </w:divBdr>
        </w:div>
        <w:div w:id="1163858357">
          <w:marLeft w:val="640"/>
          <w:marRight w:val="0"/>
          <w:marTop w:val="0"/>
          <w:marBottom w:val="0"/>
          <w:divBdr>
            <w:top w:val="none" w:sz="0" w:space="0" w:color="auto"/>
            <w:left w:val="none" w:sz="0" w:space="0" w:color="auto"/>
            <w:bottom w:val="none" w:sz="0" w:space="0" w:color="auto"/>
            <w:right w:val="none" w:sz="0" w:space="0" w:color="auto"/>
          </w:divBdr>
        </w:div>
        <w:div w:id="1308052026">
          <w:marLeft w:val="640"/>
          <w:marRight w:val="0"/>
          <w:marTop w:val="0"/>
          <w:marBottom w:val="0"/>
          <w:divBdr>
            <w:top w:val="none" w:sz="0" w:space="0" w:color="auto"/>
            <w:left w:val="none" w:sz="0" w:space="0" w:color="auto"/>
            <w:bottom w:val="none" w:sz="0" w:space="0" w:color="auto"/>
            <w:right w:val="none" w:sz="0" w:space="0" w:color="auto"/>
          </w:divBdr>
        </w:div>
      </w:divsChild>
    </w:div>
    <w:div w:id="1228498685">
      <w:bodyDiv w:val="1"/>
      <w:marLeft w:val="0"/>
      <w:marRight w:val="0"/>
      <w:marTop w:val="0"/>
      <w:marBottom w:val="0"/>
      <w:divBdr>
        <w:top w:val="none" w:sz="0" w:space="0" w:color="auto"/>
        <w:left w:val="none" w:sz="0" w:space="0" w:color="auto"/>
        <w:bottom w:val="none" w:sz="0" w:space="0" w:color="auto"/>
        <w:right w:val="none" w:sz="0" w:space="0" w:color="auto"/>
      </w:divBdr>
      <w:divsChild>
        <w:div w:id="106852397">
          <w:marLeft w:val="640"/>
          <w:marRight w:val="0"/>
          <w:marTop w:val="0"/>
          <w:marBottom w:val="0"/>
          <w:divBdr>
            <w:top w:val="none" w:sz="0" w:space="0" w:color="auto"/>
            <w:left w:val="none" w:sz="0" w:space="0" w:color="auto"/>
            <w:bottom w:val="none" w:sz="0" w:space="0" w:color="auto"/>
            <w:right w:val="none" w:sz="0" w:space="0" w:color="auto"/>
          </w:divBdr>
        </w:div>
        <w:div w:id="250429405">
          <w:marLeft w:val="640"/>
          <w:marRight w:val="0"/>
          <w:marTop w:val="0"/>
          <w:marBottom w:val="0"/>
          <w:divBdr>
            <w:top w:val="none" w:sz="0" w:space="0" w:color="auto"/>
            <w:left w:val="none" w:sz="0" w:space="0" w:color="auto"/>
            <w:bottom w:val="none" w:sz="0" w:space="0" w:color="auto"/>
            <w:right w:val="none" w:sz="0" w:space="0" w:color="auto"/>
          </w:divBdr>
        </w:div>
        <w:div w:id="772437400">
          <w:marLeft w:val="640"/>
          <w:marRight w:val="0"/>
          <w:marTop w:val="0"/>
          <w:marBottom w:val="0"/>
          <w:divBdr>
            <w:top w:val="none" w:sz="0" w:space="0" w:color="auto"/>
            <w:left w:val="none" w:sz="0" w:space="0" w:color="auto"/>
            <w:bottom w:val="none" w:sz="0" w:space="0" w:color="auto"/>
            <w:right w:val="none" w:sz="0" w:space="0" w:color="auto"/>
          </w:divBdr>
        </w:div>
        <w:div w:id="828599683">
          <w:marLeft w:val="640"/>
          <w:marRight w:val="0"/>
          <w:marTop w:val="0"/>
          <w:marBottom w:val="0"/>
          <w:divBdr>
            <w:top w:val="none" w:sz="0" w:space="0" w:color="auto"/>
            <w:left w:val="none" w:sz="0" w:space="0" w:color="auto"/>
            <w:bottom w:val="none" w:sz="0" w:space="0" w:color="auto"/>
            <w:right w:val="none" w:sz="0" w:space="0" w:color="auto"/>
          </w:divBdr>
        </w:div>
        <w:div w:id="1229460162">
          <w:marLeft w:val="640"/>
          <w:marRight w:val="0"/>
          <w:marTop w:val="0"/>
          <w:marBottom w:val="0"/>
          <w:divBdr>
            <w:top w:val="none" w:sz="0" w:space="0" w:color="auto"/>
            <w:left w:val="none" w:sz="0" w:space="0" w:color="auto"/>
            <w:bottom w:val="none" w:sz="0" w:space="0" w:color="auto"/>
            <w:right w:val="none" w:sz="0" w:space="0" w:color="auto"/>
          </w:divBdr>
        </w:div>
        <w:div w:id="1314721474">
          <w:marLeft w:val="640"/>
          <w:marRight w:val="0"/>
          <w:marTop w:val="0"/>
          <w:marBottom w:val="0"/>
          <w:divBdr>
            <w:top w:val="none" w:sz="0" w:space="0" w:color="auto"/>
            <w:left w:val="none" w:sz="0" w:space="0" w:color="auto"/>
            <w:bottom w:val="none" w:sz="0" w:space="0" w:color="auto"/>
            <w:right w:val="none" w:sz="0" w:space="0" w:color="auto"/>
          </w:divBdr>
        </w:div>
        <w:div w:id="1331175715">
          <w:marLeft w:val="640"/>
          <w:marRight w:val="0"/>
          <w:marTop w:val="0"/>
          <w:marBottom w:val="0"/>
          <w:divBdr>
            <w:top w:val="none" w:sz="0" w:space="0" w:color="auto"/>
            <w:left w:val="none" w:sz="0" w:space="0" w:color="auto"/>
            <w:bottom w:val="none" w:sz="0" w:space="0" w:color="auto"/>
            <w:right w:val="none" w:sz="0" w:space="0" w:color="auto"/>
          </w:divBdr>
        </w:div>
        <w:div w:id="1378045213">
          <w:marLeft w:val="640"/>
          <w:marRight w:val="0"/>
          <w:marTop w:val="0"/>
          <w:marBottom w:val="0"/>
          <w:divBdr>
            <w:top w:val="none" w:sz="0" w:space="0" w:color="auto"/>
            <w:left w:val="none" w:sz="0" w:space="0" w:color="auto"/>
            <w:bottom w:val="none" w:sz="0" w:space="0" w:color="auto"/>
            <w:right w:val="none" w:sz="0" w:space="0" w:color="auto"/>
          </w:divBdr>
        </w:div>
        <w:div w:id="1899248381">
          <w:marLeft w:val="640"/>
          <w:marRight w:val="0"/>
          <w:marTop w:val="0"/>
          <w:marBottom w:val="0"/>
          <w:divBdr>
            <w:top w:val="none" w:sz="0" w:space="0" w:color="auto"/>
            <w:left w:val="none" w:sz="0" w:space="0" w:color="auto"/>
            <w:bottom w:val="none" w:sz="0" w:space="0" w:color="auto"/>
            <w:right w:val="none" w:sz="0" w:space="0" w:color="auto"/>
          </w:divBdr>
        </w:div>
        <w:div w:id="2092239483">
          <w:marLeft w:val="640"/>
          <w:marRight w:val="0"/>
          <w:marTop w:val="0"/>
          <w:marBottom w:val="0"/>
          <w:divBdr>
            <w:top w:val="none" w:sz="0" w:space="0" w:color="auto"/>
            <w:left w:val="none" w:sz="0" w:space="0" w:color="auto"/>
            <w:bottom w:val="none" w:sz="0" w:space="0" w:color="auto"/>
            <w:right w:val="none" w:sz="0" w:space="0" w:color="auto"/>
          </w:divBdr>
        </w:div>
      </w:divsChild>
    </w:div>
    <w:div w:id="1228616273">
      <w:marLeft w:val="640"/>
      <w:marRight w:val="0"/>
      <w:marTop w:val="0"/>
      <w:marBottom w:val="0"/>
      <w:divBdr>
        <w:top w:val="none" w:sz="0" w:space="0" w:color="auto"/>
        <w:left w:val="none" w:sz="0" w:space="0" w:color="auto"/>
        <w:bottom w:val="none" w:sz="0" w:space="0" w:color="auto"/>
        <w:right w:val="none" w:sz="0" w:space="0" w:color="auto"/>
      </w:divBdr>
    </w:div>
    <w:div w:id="1229998477">
      <w:marLeft w:val="0"/>
      <w:marRight w:val="0"/>
      <w:marTop w:val="0"/>
      <w:marBottom w:val="0"/>
      <w:divBdr>
        <w:top w:val="none" w:sz="0" w:space="0" w:color="auto"/>
        <w:left w:val="none" w:sz="0" w:space="0" w:color="auto"/>
        <w:bottom w:val="none" w:sz="0" w:space="0" w:color="auto"/>
        <w:right w:val="none" w:sz="0" w:space="0" w:color="auto"/>
      </w:divBdr>
    </w:div>
    <w:div w:id="1230965395">
      <w:marLeft w:val="640"/>
      <w:marRight w:val="0"/>
      <w:marTop w:val="0"/>
      <w:marBottom w:val="0"/>
      <w:divBdr>
        <w:top w:val="none" w:sz="0" w:space="0" w:color="auto"/>
        <w:left w:val="none" w:sz="0" w:space="0" w:color="auto"/>
        <w:bottom w:val="none" w:sz="0" w:space="0" w:color="auto"/>
        <w:right w:val="none" w:sz="0" w:space="0" w:color="auto"/>
      </w:divBdr>
    </w:div>
    <w:div w:id="1230967578">
      <w:bodyDiv w:val="1"/>
      <w:marLeft w:val="0"/>
      <w:marRight w:val="0"/>
      <w:marTop w:val="0"/>
      <w:marBottom w:val="0"/>
      <w:divBdr>
        <w:top w:val="none" w:sz="0" w:space="0" w:color="auto"/>
        <w:left w:val="none" w:sz="0" w:space="0" w:color="auto"/>
        <w:bottom w:val="none" w:sz="0" w:space="0" w:color="auto"/>
        <w:right w:val="none" w:sz="0" w:space="0" w:color="auto"/>
      </w:divBdr>
    </w:div>
    <w:div w:id="1231188267">
      <w:marLeft w:val="640"/>
      <w:marRight w:val="0"/>
      <w:marTop w:val="0"/>
      <w:marBottom w:val="0"/>
      <w:divBdr>
        <w:top w:val="none" w:sz="0" w:space="0" w:color="auto"/>
        <w:left w:val="none" w:sz="0" w:space="0" w:color="auto"/>
        <w:bottom w:val="none" w:sz="0" w:space="0" w:color="auto"/>
        <w:right w:val="none" w:sz="0" w:space="0" w:color="auto"/>
      </w:divBdr>
    </w:div>
    <w:div w:id="1232547205">
      <w:marLeft w:val="640"/>
      <w:marRight w:val="0"/>
      <w:marTop w:val="0"/>
      <w:marBottom w:val="0"/>
      <w:divBdr>
        <w:top w:val="none" w:sz="0" w:space="0" w:color="auto"/>
        <w:left w:val="none" w:sz="0" w:space="0" w:color="auto"/>
        <w:bottom w:val="none" w:sz="0" w:space="0" w:color="auto"/>
        <w:right w:val="none" w:sz="0" w:space="0" w:color="auto"/>
      </w:divBdr>
    </w:div>
    <w:div w:id="1233733466">
      <w:marLeft w:val="640"/>
      <w:marRight w:val="0"/>
      <w:marTop w:val="0"/>
      <w:marBottom w:val="0"/>
      <w:divBdr>
        <w:top w:val="none" w:sz="0" w:space="0" w:color="auto"/>
        <w:left w:val="none" w:sz="0" w:space="0" w:color="auto"/>
        <w:bottom w:val="none" w:sz="0" w:space="0" w:color="auto"/>
        <w:right w:val="none" w:sz="0" w:space="0" w:color="auto"/>
      </w:divBdr>
    </w:div>
    <w:div w:id="1234779648">
      <w:marLeft w:val="640"/>
      <w:marRight w:val="0"/>
      <w:marTop w:val="0"/>
      <w:marBottom w:val="0"/>
      <w:divBdr>
        <w:top w:val="none" w:sz="0" w:space="0" w:color="auto"/>
        <w:left w:val="none" w:sz="0" w:space="0" w:color="auto"/>
        <w:bottom w:val="none" w:sz="0" w:space="0" w:color="auto"/>
        <w:right w:val="none" w:sz="0" w:space="0" w:color="auto"/>
      </w:divBdr>
    </w:div>
    <w:div w:id="1235973580">
      <w:marLeft w:val="0"/>
      <w:marRight w:val="0"/>
      <w:marTop w:val="0"/>
      <w:marBottom w:val="0"/>
      <w:divBdr>
        <w:top w:val="none" w:sz="0" w:space="0" w:color="auto"/>
        <w:left w:val="none" w:sz="0" w:space="0" w:color="auto"/>
        <w:bottom w:val="none" w:sz="0" w:space="0" w:color="auto"/>
        <w:right w:val="none" w:sz="0" w:space="0" w:color="auto"/>
      </w:divBdr>
      <w:divsChild>
        <w:div w:id="1248542539">
          <w:marLeft w:val="0"/>
          <w:marRight w:val="0"/>
          <w:marTop w:val="0"/>
          <w:marBottom w:val="0"/>
          <w:divBdr>
            <w:top w:val="none" w:sz="0" w:space="0" w:color="auto"/>
            <w:left w:val="none" w:sz="0" w:space="0" w:color="auto"/>
            <w:bottom w:val="none" w:sz="0" w:space="0" w:color="auto"/>
            <w:right w:val="none" w:sz="0" w:space="0" w:color="auto"/>
          </w:divBdr>
          <w:divsChild>
            <w:div w:id="1896625201">
              <w:marLeft w:val="0"/>
              <w:marRight w:val="150"/>
              <w:marTop w:val="0"/>
              <w:marBottom w:val="0"/>
              <w:divBdr>
                <w:top w:val="none" w:sz="0" w:space="0" w:color="auto"/>
                <w:left w:val="none" w:sz="0" w:space="0" w:color="auto"/>
                <w:bottom w:val="none" w:sz="0" w:space="0" w:color="auto"/>
                <w:right w:val="none" w:sz="0" w:space="0" w:color="auto"/>
              </w:divBdr>
              <w:divsChild>
                <w:div w:id="1930580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36167501">
      <w:marLeft w:val="640"/>
      <w:marRight w:val="0"/>
      <w:marTop w:val="0"/>
      <w:marBottom w:val="0"/>
      <w:divBdr>
        <w:top w:val="none" w:sz="0" w:space="0" w:color="auto"/>
        <w:left w:val="none" w:sz="0" w:space="0" w:color="auto"/>
        <w:bottom w:val="none" w:sz="0" w:space="0" w:color="auto"/>
        <w:right w:val="none" w:sz="0" w:space="0" w:color="auto"/>
      </w:divBdr>
    </w:div>
    <w:div w:id="1236672867">
      <w:marLeft w:val="640"/>
      <w:marRight w:val="0"/>
      <w:marTop w:val="0"/>
      <w:marBottom w:val="0"/>
      <w:divBdr>
        <w:top w:val="none" w:sz="0" w:space="0" w:color="auto"/>
        <w:left w:val="none" w:sz="0" w:space="0" w:color="auto"/>
        <w:bottom w:val="none" w:sz="0" w:space="0" w:color="auto"/>
        <w:right w:val="none" w:sz="0" w:space="0" w:color="auto"/>
      </w:divBdr>
    </w:div>
    <w:div w:id="1236814970">
      <w:marLeft w:val="640"/>
      <w:marRight w:val="0"/>
      <w:marTop w:val="0"/>
      <w:marBottom w:val="0"/>
      <w:divBdr>
        <w:top w:val="none" w:sz="0" w:space="0" w:color="auto"/>
        <w:left w:val="none" w:sz="0" w:space="0" w:color="auto"/>
        <w:bottom w:val="none" w:sz="0" w:space="0" w:color="auto"/>
        <w:right w:val="none" w:sz="0" w:space="0" w:color="auto"/>
      </w:divBdr>
    </w:div>
    <w:div w:id="1238007189">
      <w:marLeft w:val="0"/>
      <w:marRight w:val="0"/>
      <w:marTop w:val="0"/>
      <w:marBottom w:val="0"/>
      <w:divBdr>
        <w:top w:val="none" w:sz="0" w:space="0" w:color="auto"/>
        <w:left w:val="none" w:sz="0" w:space="0" w:color="auto"/>
        <w:bottom w:val="none" w:sz="0" w:space="0" w:color="auto"/>
        <w:right w:val="none" w:sz="0" w:space="0" w:color="auto"/>
      </w:divBdr>
    </w:div>
    <w:div w:id="1238174658">
      <w:marLeft w:val="0"/>
      <w:marRight w:val="0"/>
      <w:marTop w:val="0"/>
      <w:marBottom w:val="0"/>
      <w:divBdr>
        <w:top w:val="none" w:sz="0" w:space="0" w:color="auto"/>
        <w:left w:val="none" w:sz="0" w:space="0" w:color="auto"/>
        <w:bottom w:val="none" w:sz="0" w:space="0" w:color="auto"/>
        <w:right w:val="none" w:sz="0" w:space="0" w:color="auto"/>
      </w:divBdr>
    </w:div>
    <w:div w:id="1238595573">
      <w:marLeft w:val="0"/>
      <w:marRight w:val="0"/>
      <w:marTop w:val="0"/>
      <w:marBottom w:val="0"/>
      <w:divBdr>
        <w:top w:val="none" w:sz="0" w:space="0" w:color="auto"/>
        <w:left w:val="none" w:sz="0" w:space="0" w:color="auto"/>
        <w:bottom w:val="none" w:sz="0" w:space="0" w:color="auto"/>
        <w:right w:val="none" w:sz="0" w:space="0" w:color="auto"/>
      </w:divBdr>
    </w:div>
    <w:div w:id="1239251405">
      <w:marLeft w:val="0"/>
      <w:marRight w:val="0"/>
      <w:marTop w:val="0"/>
      <w:marBottom w:val="0"/>
      <w:divBdr>
        <w:top w:val="none" w:sz="0" w:space="0" w:color="auto"/>
        <w:left w:val="none" w:sz="0" w:space="0" w:color="auto"/>
        <w:bottom w:val="none" w:sz="0" w:space="0" w:color="auto"/>
        <w:right w:val="none" w:sz="0" w:space="0" w:color="auto"/>
      </w:divBdr>
    </w:div>
    <w:div w:id="1239486467">
      <w:marLeft w:val="640"/>
      <w:marRight w:val="0"/>
      <w:marTop w:val="0"/>
      <w:marBottom w:val="0"/>
      <w:divBdr>
        <w:top w:val="none" w:sz="0" w:space="0" w:color="auto"/>
        <w:left w:val="none" w:sz="0" w:space="0" w:color="auto"/>
        <w:bottom w:val="none" w:sz="0" w:space="0" w:color="auto"/>
        <w:right w:val="none" w:sz="0" w:space="0" w:color="auto"/>
      </w:divBdr>
    </w:div>
    <w:div w:id="1240095768">
      <w:marLeft w:val="640"/>
      <w:marRight w:val="0"/>
      <w:marTop w:val="0"/>
      <w:marBottom w:val="0"/>
      <w:divBdr>
        <w:top w:val="none" w:sz="0" w:space="0" w:color="auto"/>
        <w:left w:val="none" w:sz="0" w:space="0" w:color="auto"/>
        <w:bottom w:val="none" w:sz="0" w:space="0" w:color="auto"/>
        <w:right w:val="none" w:sz="0" w:space="0" w:color="auto"/>
      </w:divBdr>
    </w:div>
    <w:div w:id="1242718783">
      <w:marLeft w:val="0"/>
      <w:marRight w:val="0"/>
      <w:marTop w:val="0"/>
      <w:marBottom w:val="0"/>
      <w:divBdr>
        <w:top w:val="none" w:sz="0" w:space="0" w:color="auto"/>
        <w:left w:val="none" w:sz="0" w:space="0" w:color="auto"/>
        <w:bottom w:val="none" w:sz="0" w:space="0" w:color="auto"/>
        <w:right w:val="none" w:sz="0" w:space="0" w:color="auto"/>
      </w:divBdr>
    </w:div>
    <w:div w:id="1243492505">
      <w:marLeft w:val="640"/>
      <w:marRight w:val="0"/>
      <w:marTop w:val="0"/>
      <w:marBottom w:val="0"/>
      <w:divBdr>
        <w:top w:val="none" w:sz="0" w:space="0" w:color="auto"/>
        <w:left w:val="none" w:sz="0" w:space="0" w:color="auto"/>
        <w:bottom w:val="none" w:sz="0" w:space="0" w:color="auto"/>
        <w:right w:val="none" w:sz="0" w:space="0" w:color="auto"/>
      </w:divBdr>
    </w:div>
    <w:div w:id="1243760590">
      <w:marLeft w:val="0"/>
      <w:marRight w:val="0"/>
      <w:marTop w:val="0"/>
      <w:marBottom w:val="0"/>
      <w:divBdr>
        <w:top w:val="none" w:sz="0" w:space="0" w:color="auto"/>
        <w:left w:val="none" w:sz="0" w:space="0" w:color="auto"/>
        <w:bottom w:val="none" w:sz="0" w:space="0" w:color="auto"/>
        <w:right w:val="none" w:sz="0" w:space="0" w:color="auto"/>
      </w:divBdr>
    </w:div>
    <w:div w:id="1243904515">
      <w:marLeft w:val="640"/>
      <w:marRight w:val="0"/>
      <w:marTop w:val="0"/>
      <w:marBottom w:val="0"/>
      <w:divBdr>
        <w:top w:val="none" w:sz="0" w:space="0" w:color="auto"/>
        <w:left w:val="none" w:sz="0" w:space="0" w:color="auto"/>
        <w:bottom w:val="none" w:sz="0" w:space="0" w:color="auto"/>
        <w:right w:val="none" w:sz="0" w:space="0" w:color="auto"/>
      </w:divBdr>
    </w:div>
    <w:div w:id="1244298343">
      <w:bodyDiv w:val="1"/>
      <w:marLeft w:val="0"/>
      <w:marRight w:val="0"/>
      <w:marTop w:val="0"/>
      <w:marBottom w:val="0"/>
      <w:divBdr>
        <w:top w:val="none" w:sz="0" w:space="0" w:color="auto"/>
        <w:left w:val="none" w:sz="0" w:space="0" w:color="auto"/>
        <w:bottom w:val="none" w:sz="0" w:space="0" w:color="auto"/>
        <w:right w:val="none" w:sz="0" w:space="0" w:color="auto"/>
      </w:divBdr>
      <w:divsChild>
        <w:div w:id="20194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067170">
      <w:marLeft w:val="640"/>
      <w:marRight w:val="0"/>
      <w:marTop w:val="0"/>
      <w:marBottom w:val="0"/>
      <w:divBdr>
        <w:top w:val="none" w:sz="0" w:space="0" w:color="auto"/>
        <w:left w:val="none" w:sz="0" w:space="0" w:color="auto"/>
        <w:bottom w:val="none" w:sz="0" w:space="0" w:color="auto"/>
        <w:right w:val="none" w:sz="0" w:space="0" w:color="auto"/>
      </w:divBdr>
    </w:div>
    <w:div w:id="1245802150">
      <w:marLeft w:val="0"/>
      <w:marRight w:val="0"/>
      <w:marTop w:val="0"/>
      <w:marBottom w:val="0"/>
      <w:divBdr>
        <w:top w:val="none" w:sz="0" w:space="0" w:color="auto"/>
        <w:left w:val="none" w:sz="0" w:space="0" w:color="auto"/>
        <w:bottom w:val="none" w:sz="0" w:space="0" w:color="auto"/>
        <w:right w:val="none" w:sz="0" w:space="0" w:color="auto"/>
      </w:divBdr>
    </w:div>
    <w:div w:id="1247223602">
      <w:marLeft w:val="0"/>
      <w:marRight w:val="0"/>
      <w:marTop w:val="0"/>
      <w:marBottom w:val="0"/>
      <w:divBdr>
        <w:top w:val="none" w:sz="0" w:space="0" w:color="auto"/>
        <w:left w:val="none" w:sz="0" w:space="0" w:color="auto"/>
        <w:bottom w:val="none" w:sz="0" w:space="0" w:color="auto"/>
        <w:right w:val="none" w:sz="0" w:space="0" w:color="auto"/>
      </w:divBdr>
    </w:div>
    <w:div w:id="1247573562">
      <w:marLeft w:val="0"/>
      <w:marRight w:val="0"/>
      <w:marTop w:val="0"/>
      <w:marBottom w:val="0"/>
      <w:divBdr>
        <w:top w:val="none" w:sz="0" w:space="0" w:color="auto"/>
        <w:left w:val="none" w:sz="0" w:space="0" w:color="auto"/>
        <w:bottom w:val="none" w:sz="0" w:space="0" w:color="auto"/>
        <w:right w:val="none" w:sz="0" w:space="0" w:color="auto"/>
      </w:divBdr>
    </w:div>
    <w:div w:id="1248004310">
      <w:marLeft w:val="0"/>
      <w:marRight w:val="0"/>
      <w:marTop w:val="0"/>
      <w:marBottom w:val="0"/>
      <w:divBdr>
        <w:top w:val="none" w:sz="0" w:space="0" w:color="auto"/>
        <w:left w:val="none" w:sz="0" w:space="0" w:color="auto"/>
        <w:bottom w:val="none" w:sz="0" w:space="0" w:color="auto"/>
        <w:right w:val="none" w:sz="0" w:space="0" w:color="auto"/>
      </w:divBdr>
    </w:div>
    <w:div w:id="1249077427">
      <w:marLeft w:val="0"/>
      <w:marRight w:val="0"/>
      <w:marTop w:val="0"/>
      <w:marBottom w:val="0"/>
      <w:divBdr>
        <w:top w:val="none" w:sz="0" w:space="0" w:color="auto"/>
        <w:left w:val="none" w:sz="0" w:space="0" w:color="auto"/>
        <w:bottom w:val="none" w:sz="0" w:space="0" w:color="auto"/>
        <w:right w:val="none" w:sz="0" w:space="0" w:color="auto"/>
      </w:divBdr>
    </w:div>
    <w:div w:id="1249340243">
      <w:bodyDiv w:val="1"/>
      <w:marLeft w:val="0"/>
      <w:marRight w:val="0"/>
      <w:marTop w:val="0"/>
      <w:marBottom w:val="0"/>
      <w:divBdr>
        <w:top w:val="none" w:sz="0" w:space="0" w:color="auto"/>
        <w:left w:val="none" w:sz="0" w:space="0" w:color="auto"/>
        <w:bottom w:val="none" w:sz="0" w:space="0" w:color="auto"/>
        <w:right w:val="none" w:sz="0" w:space="0" w:color="auto"/>
      </w:divBdr>
      <w:divsChild>
        <w:div w:id="47263569">
          <w:marLeft w:val="640"/>
          <w:marRight w:val="0"/>
          <w:marTop w:val="0"/>
          <w:marBottom w:val="0"/>
          <w:divBdr>
            <w:top w:val="none" w:sz="0" w:space="0" w:color="auto"/>
            <w:left w:val="none" w:sz="0" w:space="0" w:color="auto"/>
            <w:bottom w:val="none" w:sz="0" w:space="0" w:color="auto"/>
            <w:right w:val="none" w:sz="0" w:space="0" w:color="auto"/>
          </w:divBdr>
        </w:div>
        <w:div w:id="197860540">
          <w:marLeft w:val="640"/>
          <w:marRight w:val="0"/>
          <w:marTop w:val="0"/>
          <w:marBottom w:val="0"/>
          <w:divBdr>
            <w:top w:val="none" w:sz="0" w:space="0" w:color="auto"/>
            <w:left w:val="none" w:sz="0" w:space="0" w:color="auto"/>
            <w:bottom w:val="none" w:sz="0" w:space="0" w:color="auto"/>
            <w:right w:val="none" w:sz="0" w:space="0" w:color="auto"/>
          </w:divBdr>
        </w:div>
        <w:div w:id="208032583">
          <w:marLeft w:val="640"/>
          <w:marRight w:val="0"/>
          <w:marTop w:val="0"/>
          <w:marBottom w:val="0"/>
          <w:divBdr>
            <w:top w:val="none" w:sz="0" w:space="0" w:color="auto"/>
            <w:left w:val="none" w:sz="0" w:space="0" w:color="auto"/>
            <w:bottom w:val="none" w:sz="0" w:space="0" w:color="auto"/>
            <w:right w:val="none" w:sz="0" w:space="0" w:color="auto"/>
          </w:divBdr>
        </w:div>
        <w:div w:id="387463782">
          <w:marLeft w:val="640"/>
          <w:marRight w:val="0"/>
          <w:marTop w:val="0"/>
          <w:marBottom w:val="0"/>
          <w:divBdr>
            <w:top w:val="none" w:sz="0" w:space="0" w:color="auto"/>
            <w:left w:val="none" w:sz="0" w:space="0" w:color="auto"/>
            <w:bottom w:val="none" w:sz="0" w:space="0" w:color="auto"/>
            <w:right w:val="none" w:sz="0" w:space="0" w:color="auto"/>
          </w:divBdr>
        </w:div>
        <w:div w:id="524638459">
          <w:marLeft w:val="640"/>
          <w:marRight w:val="0"/>
          <w:marTop w:val="0"/>
          <w:marBottom w:val="0"/>
          <w:divBdr>
            <w:top w:val="none" w:sz="0" w:space="0" w:color="auto"/>
            <w:left w:val="none" w:sz="0" w:space="0" w:color="auto"/>
            <w:bottom w:val="none" w:sz="0" w:space="0" w:color="auto"/>
            <w:right w:val="none" w:sz="0" w:space="0" w:color="auto"/>
          </w:divBdr>
        </w:div>
        <w:div w:id="658074514">
          <w:marLeft w:val="640"/>
          <w:marRight w:val="0"/>
          <w:marTop w:val="0"/>
          <w:marBottom w:val="0"/>
          <w:divBdr>
            <w:top w:val="none" w:sz="0" w:space="0" w:color="auto"/>
            <w:left w:val="none" w:sz="0" w:space="0" w:color="auto"/>
            <w:bottom w:val="none" w:sz="0" w:space="0" w:color="auto"/>
            <w:right w:val="none" w:sz="0" w:space="0" w:color="auto"/>
          </w:divBdr>
        </w:div>
        <w:div w:id="794982001">
          <w:marLeft w:val="640"/>
          <w:marRight w:val="0"/>
          <w:marTop w:val="0"/>
          <w:marBottom w:val="0"/>
          <w:divBdr>
            <w:top w:val="none" w:sz="0" w:space="0" w:color="auto"/>
            <w:left w:val="none" w:sz="0" w:space="0" w:color="auto"/>
            <w:bottom w:val="none" w:sz="0" w:space="0" w:color="auto"/>
            <w:right w:val="none" w:sz="0" w:space="0" w:color="auto"/>
          </w:divBdr>
        </w:div>
        <w:div w:id="841704430">
          <w:marLeft w:val="640"/>
          <w:marRight w:val="0"/>
          <w:marTop w:val="0"/>
          <w:marBottom w:val="0"/>
          <w:divBdr>
            <w:top w:val="none" w:sz="0" w:space="0" w:color="auto"/>
            <w:left w:val="none" w:sz="0" w:space="0" w:color="auto"/>
            <w:bottom w:val="none" w:sz="0" w:space="0" w:color="auto"/>
            <w:right w:val="none" w:sz="0" w:space="0" w:color="auto"/>
          </w:divBdr>
        </w:div>
        <w:div w:id="1020860737">
          <w:marLeft w:val="640"/>
          <w:marRight w:val="0"/>
          <w:marTop w:val="0"/>
          <w:marBottom w:val="0"/>
          <w:divBdr>
            <w:top w:val="none" w:sz="0" w:space="0" w:color="auto"/>
            <w:left w:val="none" w:sz="0" w:space="0" w:color="auto"/>
            <w:bottom w:val="none" w:sz="0" w:space="0" w:color="auto"/>
            <w:right w:val="none" w:sz="0" w:space="0" w:color="auto"/>
          </w:divBdr>
        </w:div>
        <w:div w:id="1087195224">
          <w:marLeft w:val="640"/>
          <w:marRight w:val="0"/>
          <w:marTop w:val="0"/>
          <w:marBottom w:val="0"/>
          <w:divBdr>
            <w:top w:val="none" w:sz="0" w:space="0" w:color="auto"/>
            <w:left w:val="none" w:sz="0" w:space="0" w:color="auto"/>
            <w:bottom w:val="none" w:sz="0" w:space="0" w:color="auto"/>
            <w:right w:val="none" w:sz="0" w:space="0" w:color="auto"/>
          </w:divBdr>
        </w:div>
        <w:div w:id="1418401342">
          <w:marLeft w:val="640"/>
          <w:marRight w:val="0"/>
          <w:marTop w:val="0"/>
          <w:marBottom w:val="0"/>
          <w:divBdr>
            <w:top w:val="none" w:sz="0" w:space="0" w:color="auto"/>
            <w:left w:val="none" w:sz="0" w:space="0" w:color="auto"/>
            <w:bottom w:val="none" w:sz="0" w:space="0" w:color="auto"/>
            <w:right w:val="none" w:sz="0" w:space="0" w:color="auto"/>
          </w:divBdr>
        </w:div>
        <w:div w:id="1548448283">
          <w:marLeft w:val="640"/>
          <w:marRight w:val="0"/>
          <w:marTop w:val="0"/>
          <w:marBottom w:val="0"/>
          <w:divBdr>
            <w:top w:val="none" w:sz="0" w:space="0" w:color="auto"/>
            <w:left w:val="none" w:sz="0" w:space="0" w:color="auto"/>
            <w:bottom w:val="none" w:sz="0" w:space="0" w:color="auto"/>
            <w:right w:val="none" w:sz="0" w:space="0" w:color="auto"/>
          </w:divBdr>
        </w:div>
        <w:div w:id="1824006498">
          <w:marLeft w:val="640"/>
          <w:marRight w:val="0"/>
          <w:marTop w:val="0"/>
          <w:marBottom w:val="0"/>
          <w:divBdr>
            <w:top w:val="none" w:sz="0" w:space="0" w:color="auto"/>
            <w:left w:val="none" w:sz="0" w:space="0" w:color="auto"/>
            <w:bottom w:val="none" w:sz="0" w:space="0" w:color="auto"/>
            <w:right w:val="none" w:sz="0" w:space="0" w:color="auto"/>
          </w:divBdr>
        </w:div>
        <w:div w:id="1931114428">
          <w:marLeft w:val="640"/>
          <w:marRight w:val="0"/>
          <w:marTop w:val="0"/>
          <w:marBottom w:val="0"/>
          <w:divBdr>
            <w:top w:val="none" w:sz="0" w:space="0" w:color="auto"/>
            <w:left w:val="none" w:sz="0" w:space="0" w:color="auto"/>
            <w:bottom w:val="none" w:sz="0" w:space="0" w:color="auto"/>
            <w:right w:val="none" w:sz="0" w:space="0" w:color="auto"/>
          </w:divBdr>
        </w:div>
        <w:div w:id="1953780141">
          <w:marLeft w:val="640"/>
          <w:marRight w:val="0"/>
          <w:marTop w:val="0"/>
          <w:marBottom w:val="0"/>
          <w:divBdr>
            <w:top w:val="none" w:sz="0" w:space="0" w:color="auto"/>
            <w:left w:val="none" w:sz="0" w:space="0" w:color="auto"/>
            <w:bottom w:val="none" w:sz="0" w:space="0" w:color="auto"/>
            <w:right w:val="none" w:sz="0" w:space="0" w:color="auto"/>
          </w:divBdr>
        </w:div>
        <w:div w:id="1994479311">
          <w:marLeft w:val="640"/>
          <w:marRight w:val="0"/>
          <w:marTop w:val="0"/>
          <w:marBottom w:val="0"/>
          <w:divBdr>
            <w:top w:val="none" w:sz="0" w:space="0" w:color="auto"/>
            <w:left w:val="none" w:sz="0" w:space="0" w:color="auto"/>
            <w:bottom w:val="none" w:sz="0" w:space="0" w:color="auto"/>
            <w:right w:val="none" w:sz="0" w:space="0" w:color="auto"/>
          </w:divBdr>
        </w:div>
      </w:divsChild>
    </w:div>
    <w:div w:id="1250508168">
      <w:marLeft w:val="0"/>
      <w:marRight w:val="0"/>
      <w:marTop w:val="0"/>
      <w:marBottom w:val="0"/>
      <w:divBdr>
        <w:top w:val="none" w:sz="0" w:space="0" w:color="auto"/>
        <w:left w:val="none" w:sz="0" w:space="0" w:color="auto"/>
        <w:bottom w:val="none" w:sz="0" w:space="0" w:color="auto"/>
        <w:right w:val="none" w:sz="0" w:space="0" w:color="auto"/>
      </w:divBdr>
    </w:div>
    <w:div w:id="1250892904">
      <w:marLeft w:val="640"/>
      <w:marRight w:val="0"/>
      <w:marTop w:val="0"/>
      <w:marBottom w:val="0"/>
      <w:divBdr>
        <w:top w:val="none" w:sz="0" w:space="0" w:color="auto"/>
        <w:left w:val="none" w:sz="0" w:space="0" w:color="auto"/>
        <w:bottom w:val="none" w:sz="0" w:space="0" w:color="auto"/>
        <w:right w:val="none" w:sz="0" w:space="0" w:color="auto"/>
      </w:divBdr>
    </w:div>
    <w:div w:id="1251087018">
      <w:bodyDiv w:val="1"/>
      <w:marLeft w:val="0"/>
      <w:marRight w:val="0"/>
      <w:marTop w:val="0"/>
      <w:marBottom w:val="0"/>
      <w:divBdr>
        <w:top w:val="none" w:sz="0" w:space="0" w:color="auto"/>
        <w:left w:val="none" w:sz="0" w:space="0" w:color="auto"/>
        <w:bottom w:val="none" w:sz="0" w:space="0" w:color="auto"/>
        <w:right w:val="none" w:sz="0" w:space="0" w:color="auto"/>
      </w:divBdr>
    </w:div>
    <w:div w:id="1251356214">
      <w:marLeft w:val="0"/>
      <w:marRight w:val="0"/>
      <w:marTop w:val="0"/>
      <w:marBottom w:val="0"/>
      <w:divBdr>
        <w:top w:val="none" w:sz="0" w:space="0" w:color="auto"/>
        <w:left w:val="none" w:sz="0" w:space="0" w:color="auto"/>
        <w:bottom w:val="none" w:sz="0" w:space="0" w:color="auto"/>
        <w:right w:val="none" w:sz="0" w:space="0" w:color="auto"/>
      </w:divBdr>
    </w:div>
    <w:div w:id="1251427534">
      <w:bodyDiv w:val="1"/>
      <w:marLeft w:val="0"/>
      <w:marRight w:val="0"/>
      <w:marTop w:val="0"/>
      <w:marBottom w:val="0"/>
      <w:divBdr>
        <w:top w:val="none" w:sz="0" w:space="0" w:color="auto"/>
        <w:left w:val="none" w:sz="0" w:space="0" w:color="auto"/>
        <w:bottom w:val="none" w:sz="0" w:space="0" w:color="auto"/>
        <w:right w:val="none" w:sz="0" w:space="0" w:color="auto"/>
      </w:divBdr>
      <w:divsChild>
        <w:div w:id="103889394">
          <w:marLeft w:val="640"/>
          <w:marRight w:val="0"/>
          <w:marTop w:val="0"/>
          <w:marBottom w:val="0"/>
          <w:divBdr>
            <w:top w:val="none" w:sz="0" w:space="0" w:color="auto"/>
            <w:left w:val="none" w:sz="0" w:space="0" w:color="auto"/>
            <w:bottom w:val="none" w:sz="0" w:space="0" w:color="auto"/>
            <w:right w:val="none" w:sz="0" w:space="0" w:color="auto"/>
          </w:divBdr>
        </w:div>
        <w:div w:id="225803727">
          <w:marLeft w:val="640"/>
          <w:marRight w:val="0"/>
          <w:marTop w:val="0"/>
          <w:marBottom w:val="0"/>
          <w:divBdr>
            <w:top w:val="none" w:sz="0" w:space="0" w:color="auto"/>
            <w:left w:val="none" w:sz="0" w:space="0" w:color="auto"/>
            <w:bottom w:val="none" w:sz="0" w:space="0" w:color="auto"/>
            <w:right w:val="none" w:sz="0" w:space="0" w:color="auto"/>
          </w:divBdr>
        </w:div>
        <w:div w:id="270819396">
          <w:marLeft w:val="640"/>
          <w:marRight w:val="0"/>
          <w:marTop w:val="0"/>
          <w:marBottom w:val="0"/>
          <w:divBdr>
            <w:top w:val="none" w:sz="0" w:space="0" w:color="auto"/>
            <w:left w:val="none" w:sz="0" w:space="0" w:color="auto"/>
            <w:bottom w:val="none" w:sz="0" w:space="0" w:color="auto"/>
            <w:right w:val="none" w:sz="0" w:space="0" w:color="auto"/>
          </w:divBdr>
        </w:div>
        <w:div w:id="288364664">
          <w:marLeft w:val="640"/>
          <w:marRight w:val="0"/>
          <w:marTop w:val="0"/>
          <w:marBottom w:val="0"/>
          <w:divBdr>
            <w:top w:val="none" w:sz="0" w:space="0" w:color="auto"/>
            <w:left w:val="none" w:sz="0" w:space="0" w:color="auto"/>
            <w:bottom w:val="none" w:sz="0" w:space="0" w:color="auto"/>
            <w:right w:val="none" w:sz="0" w:space="0" w:color="auto"/>
          </w:divBdr>
        </w:div>
        <w:div w:id="495922435">
          <w:marLeft w:val="640"/>
          <w:marRight w:val="0"/>
          <w:marTop w:val="0"/>
          <w:marBottom w:val="0"/>
          <w:divBdr>
            <w:top w:val="none" w:sz="0" w:space="0" w:color="auto"/>
            <w:left w:val="none" w:sz="0" w:space="0" w:color="auto"/>
            <w:bottom w:val="none" w:sz="0" w:space="0" w:color="auto"/>
            <w:right w:val="none" w:sz="0" w:space="0" w:color="auto"/>
          </w:divBdr>
        </w:div>
        <w:div w:id="762921014">
          <w:marLeft w:val="640"/>
          <w:marRight w:val="0"/>
          <w:marTop w:val="0"/>
          <w:marBottom w:val="0"/>
          <w:divBdr>
            <w:top w:val="none" w:sz="0" w:space="0" w:color="auto"/>
            <w:left w:val="none" w:sz="0" w:space="0" w:color="auto"/>
            <w:bottom w:val="none" w:sz="0" w:space="0" w:color="auto"/>
            <w:right w:val="none" w:sz="0" w:space="0" w:color="auto"/>
          </w:divBdr>
        </w:div>
        <w:div w:id="824512979">
          <w:marLeft w:val="640"/>
          <w:marRight w:val="0"/>
          <w:marTop w:val="0"/>
          <w:marBottom w:val="0"/>
          <w:divBdr>
            <w:top w:val="none" w:sz="0" w:space="0" w:color="auto"/>
            <w:left w:val="none" w:sz="0" w:space="0" w:color="auto"/>
            <w:bottom w:val="none" w:sz="0" w:space="0" w:color="auto"/>
            <w:right w:val="none" w:sz="0" w:space="0" w:color="auto"/>
          </w:divBdr>
        </w:div>
        <w:div w:id="833763926">
          <w:marLeft w:val="640"/>
          <w:marRight w:val="0"/>
          <w:marTop w:val="0"/>
          <w:marBottom w:val="0"/>
          <w:divBdr>
            <w:top w:val="none" w:sz="0" w:space="0" w:color="auto"/>
            <w:left w:val="none" w:sz="0" w:space="0" w:color="auto"/>
            <w:bottom w:val="none" w:sz="0" w:space="0" w:color="auto"/>
            <w:right w:val="none" w:sz="0" w:space="0" w:color="auto"/>
          </w:divBdr>
        </w:div>
        <w:div w:id="882789418">
          <w:marLeft w:val="640"/>
          <w:marRight w:val="0"/>
          <w:marTop w:val="0"/>
          <w:marBottom w:val="0"/>
          <w:divBdr>
            <w:top w:val="none" w:sz="0" w:space="0" w:color="auto"/>
            <w:left w:val="none" w:sz="0" w:space="0" w:color="auto"/>
            <w:bottom w:val="none" w:sz="0" w:space="0" w:color="auto"/>
            <w:right w:val="none" w:sz="0" w:space="0" w:color="auto"/>
          </w:divBdr>
        </w:div>
        <w:div w:id="1086070027">
          <w:marLeft w:val="640"/>
          <w:marRight w:val="0"/>
          <w:marTop w:val="0"/>
          <w:marBottom w:val="0"/>
          <w:divBdr>
            <w:top w:val="none" w:sz="0" w:space="0" w:color="auto"/>
            <w:left w:val="none" w:sz="0" w:space="0" w:color="auto"/>
            <w:bottom w:val="none" w:sz="0" w:space="0" w:color="auto"/>
            <w:right w:val="none" w:sz="0" w:space="0" w:color="auto"/>
          </w:divBdr>
        </w:div>
        <w:div w:id="1186553578">
          <w:marLeft w:val="640"/>
          <w:marRight w:val="0"/>
          <w:marTop w:val="0"/>
          <w:marBottom w:val="0"/>
          <w:divBdr>
            <w:top w:val="none" w:sz="0" w:space="0" w:color="auto"/>
            <w:left w:val="none" w:sz="0" w:space="0" w:color="auto"/>
            <w:bottom w:val="none" w:sz="0" w:space="0" w:color="auto"/>
            <w:right w:val="none" w:sz="0" w:space="0" w:color="auto"/>
          </w:divBdr>
        </w:div>
        <w:div w:id="1352611738">
          <w:marLeft w:val="640"/>
          <w:marRight w:val="0"/>
          <w:marTop w:val="0"/>
          <w:marBottom w:val="0"/>
          <w:divBdr>
            <w:top w:val="none" w:sz="0" w:space="0" w:color="auto"/>
            <w:left w:val="none" w:sz="0" w:space="0" w:color="auto"/>
            <w:bottom w:val="none" w:sz="0" w:space="0" w:color="auto"/>
            <w:right w:val="none" w:sz="0" w:space="0" w:color="auto"/>
          </w:divBdr>
        </w:div>
        <w:div w:id="1480926462">
          <w:marLeft w:val="640"/>
          <w:marRight w:val="0"/>
          <w:marTop w:val="0"/>
          <w:marBottom w:val="0"/>
          <w:divBdr>
            <w:top w:val="none" w:sz="0" w:space="0" w:color="auto"/>
            <w:left w:val="none" w:sz="0" w:space="0" w:color="auto"/>
            <w:bottom w:val="none" w:sz="0" w:space="0" w:color="auto"/>
            <w:right w:val="none" w:sz="0" w:space="0" w:color="auto"/>
          </w:divBdr>
        </w:div>
        <w:div w:id="1515925092">
          <w:marLeft w:val="640"/>
          <w:marRight w:val="0"/>
          <w:marTop w:val="0"/>
          <w:marBottom w:val="0"/>
          <w:divBdr>
            <w:top w:val="none" w:sz="0" w:space="0" w:color="auto"/>
            <w:left w:val="none" w:sz="0" w:space="0" w:color="auto"/>
            <w:bottom w:val="none" w:sz="0" w:space="0" w:color="auto"/>
            <w:right w:val="none" w:sz="0" w:space="0" w:color="auto"/>
          </w:divBdr>
        </w:div>
        <w:div w:id="1660231703">
          <w:marLeft w:val="640"/>
          <w:marRight w:val="0"/>
          <w:marTop w:val="0"/>
          <w:marBottom w:val="0"/>
          <w:divBdr>
            <w:top w:val="none" w:sz="0" w:space="0" w:color="auto"/>
            <w:left w:val="none" w:sz="0" w:space="0" w:color="auto"/>
            <w:bottom w:val="none" w:sz="0" w:space="0" w:color="auto"/>
            <w:right w:val="none" w:sz="0" w:space="0" w:color="auto"/>
          </w:divBdr>
        </w:div>
        <w:div w:id="1662388355">
          <w:marLeft w:val="640"/>
          <w:marRight w:val="0"/>
          <w:marTop w:val="0"/>
          <w:marBottom w:val="0"/>
          <w:divBdr>
            <w:top w:val="none" w:sz="0" w:space="0" w:color="auto"/>
            <w:left w:val="none" w:sz="0" w:space="0" w:color="auto"/>
            <w:bottom w:val="none" w:sz="0" w:space="0" w:color="auto"/>
            <w:right w:val="none" w:sz="0" w:space="0" w:color="auto"/>
          </w:divBdr>
        </w:div>
        <w:div w:id="1798794794">
          <w:marLeft w:val="640"/>
          <w:marRight w:val="0"/>
          <w:marTop w:val="0"/>
          <w:marBottom w:val="0"/>
          <w:divBdr>
            <w:top w:val="none" w:sz="0" w:space="0" w:color="auto"/>
            <w:left w:val="none" w:sz="0" w:space="0" w:color="auto"/>
            <w:bottom w:val="none" w:sz="0" w:space="0" w:color="auto"/>
            <w:right w:val="none" w:sz="0" w:space="0" w:color="auto"/>
          </w:divBdr>
        </w:div>
        <w:div w:id="1849245036">
          <w:marLeft w:val="640"/>
          <w:marRight w:val="0"/>
          <w:marTop w:val="0"/>
          <w:marBottom w:val="0"/>
          <w:divBdr>
            <w:top w:val="none" w:sz="0" w:space="0" w:color="auto"/>
            <w:left w:val="none" w:sz="0" w:space="0" w:color="auto"/>
            <w:bottom w:val="none" w:sz="0" w:space="0" w:color="auto"/>
            <w:right w:val="none" w:sz="0" w:space="0" w:color="auto"/>
          </w:divBdr>
        </w:div>
        <w:div w:id="1898858374">
          <w:marLeft w:val="640"/>
          <w:marRight w:val="0"/>
          <w:marTop w:val="0"/>
          <w:marBottom w:val="0"/>
          <w:divBdr>
            <w:top w:val="none" w:sz="0" w:space="0" w:color="auto"/>
            <w:left w:val="none" w:sz="0" w:space="0" w:color="auto"/>
            <w:bottom w:val="none" w:sz="0" w:space="0" w:color="auto"/>
            <w:right w:val="none" w:sz="0" w:space="0" w:color="auto"/>
          </w:divBdr>
        </w:div>
        <w:div w:id="1903446742">
          <w:marLeft w:val="640"/>
          <w:marRight w:val="0"/>
          <w:marTop w:val="0"/>
          <w:marBottom w:val="0"/>
          <w:divBdr>
            <w:top w:val="none" w:sz="0" w:space="0" w:color="auto"/>
            <w:left w:val="none" w:sz="0" w:space="0" w:color="auto"/>
            <w:bottom w:val="none" w:sz="0" w:space="0" w:color="auto"/>
            <w:right w:val="none" w:sz="0" w:space="0" w:color="auto"/>
          </w:divBdr>
        </w:div>
        <w:div w:id="1997803989">
          <w:marLeft w:val="640"/>
          <w:marRight w:val="0"/>
          <w:marTop w:val="0"/>
          <w:marBottom w:val="0"/>
          <w:divBdr>
            <w:top w:val="none" w:sz="0" w:space="0" w:color="auto"/>
            <w:left w:val="none" w:sz="0" w:space="0" w:color="auto"/>
            <w:bottom w:val="none" w:sz="0" w:space="0" w:color="auto"/>
            <w:right w:val="none" w:sz="0" w:space="0" w:color="auto"/>
          </w:divBdr>
        </w:div>
        <w:div w:id="2044331358">
          <w:marLeft w:val="640"/>
          <w:marRight w:val="0"/>
          <w:marTop w:val="0"/>
          <w:marBottom w:val="0"/>
          <w:divBdr>
            <w:top w:val="none" w:sz="0" w:space="0" w:color="auto"/>
            <w:left w:val="none" w:sz="0" w:space="0" w:color="auto"/>
            <w:bottom w:val="none" w:sz="0" w:space="0" w:color="auto"/>
            <w:right w:val="none" w:sz="0" w:space="0" w:color="auto"/>
          </w:divBdr>
        </w:div>
        <w:div w:id="2051220127">
          <w:marLeft w:val="640"/>
          <w:marRight w:val="0"/>
          <w:marTop w:val="0"/>
          <w:marBottom w:val="0"/>
          <w:divBdr>
            <w:top w:val="none" w:sz="0" w:space="0" w:color="auto"/>
            <w:left w:val="none" w:sz="0" w:space="0" w:color="auto"/>
            <w:bottom w:val="none" w:sz="0" w:space="0" w:color="auto"/>
            <w:right w:val="none" w:sz="0" w:space="0" w:color="auto"/>
          </w:divBdr>
        </w:div>
        <w:div w:id="2127578138">
          <w:marLeft w:val="640"/>
          <w:marRight w:val="0"/>
          <w:marTop w:val="0"/>
          <w:marBottom w:val="0"/>
          <w:divBdr>
            <w:top w:val="none" w:sz="0" w:space="0" w:color="auto"/>
            <w:left w:val="none" w:sz="0" w:space="0" w:color="auto"/>
            <w:bottom w:val="none" w:sz="0" w:space="0" w:color="auto"/>
            <w:right w:val="none" w:sz="0" w:space="0" w:color="auto"/>
          </w:divBdr>
        </w:div>
      </w:divsChild>
    </w:div>
    <w:div w:id="1251619843">
      <w:marLeft w:val="640"/>
      <w:marRight w:val="0"/>
      <w:marTop w:val="0"/>
      <w:marBottom w:val="0"/>
      <w:divBdr>
        <w:top w:val="none" w:sz="0" w:space="0" w:color="auto"/>
        <w:left w:val="none" w:sz="0" w:space="0" w:color="auto"/>
        <w:bottom w:val="none" w:sz="0" w:space="0" w:color="auto"/>
        <w:right w:val="none" w:sz="0" w:space="0" w:color="auto"/>
      </w:divBdr>
    </w:div>
    <w:div w:id="1251694465">
      <w:bodyDiv w:val="1"/>
      <w:marLeft w:val="0"/>
      <w:marRight w:val="0"/>
      <w:marTop w:val="0"/>
      <w:marBottom w:val="0"/>
      <w:divBdr>
        <w:top w:val="none" w:sz="0" w:space="0" w:color="auto"/>
        <w:left w:val="none" w:sz="0" w:space="0" w:color="auto"/>
        <w:bottom w:val="none" w:sz="0" w:space="0" w:color="auto"/>
        <w:right w:val="none" w:sz="0" w:space="0" w:color="auto"/>
      </w:divBdr>
    </w:div>
    <w:div w:id="1251696806">
      <w:marLeft w:val="0"/>
      <w:marRight w:val="0"/>
      <w:marTop w:val="0"/>
      <w:marBottom w:val="0"/>
      <w:divBdr>
        <w:top w:val="none" w:sz="0" w:space="0" w:color="auto"/>
        <w:left w:val="none" w:sz="0" w:space="0" w:color="auto"/>
        <w:bottom w:val="none" w:sz="0" w:space="0" w:color="auto"/>
        <w:right w:val="none" w:sz="0" w:space="0" w:color="auto"/>
      </w:divBdr>
    </w:div>
    <w:div w:id="1252541546">
      <w:marLeft w:val="640"/>
      <w:marRight w:val="0"/>
      <w:marTop w:val="0"/>
      <w:marBottom w:val="0"/>
      <w:divBdr>
        <w:top w:val="none" w:sz="0" w:space="0" w:color="auto"/>
        <w:left w:val="none" w:sz="0" w:space="0" w:color="auto"/>
        <w:bottom w:val="none" w:sz="0" w:space="0" w:color="auto"/>
        <w:right w:val="none" w:sz="0" w:space="0" w:color="auto"/>
      </w:divBdr>
    </w:div>
    <w:div w:id="1252737924">
      <w:marLeft w:val="0"/>
      <w:marRight w:val="0"/>
      <w:marTop w:val="0"/>
      <w:marBottom w:val="0"/>
      <w:divBdr>
        <w:top w:val="none" w:sz="0" w:space="0" w:color="auto"/>
        <w:left w:val="none" w:sz="0" w:space="0" w:color="auto"/>
        <w:bottom w:val="none" w:sz="0" w:space="0" w:color="auto"/>
        <w:right w:val="none" w:sz="0" w:space="0" w:color="auto"/>
      </w:divBdr>
    </w:div>
    <w:div w:id="1253398552">
      <w:marLeft w:val="0"/>
      <w:marRight w:val="0"/>
      <w:marTop w:val="0"/>
      <w:marBottom w:val="0"/>
      <w:divBdr>
        <w:top w:val="none" w:sz="0" w:space="0" w:color="auto"/>
        <w:left w:val="none" w:sz="0" w:space="0" w:color="auto"/>
        <w:bottom w:val="none" w:sz="0" w:space="0" w:color="auto"/>
        <w:right w:val="none" w:sz="0" w:space="0" w:color="auto"/>
      </w:divBdr>
    </w:div>
    <w:div w:id="1253778272">
      <w:marLeft w:val="0"/>
      <w:marRight w:val="0"/>
      <w:marTop w:val="0"/>
      <w:marBottom w:val="0"/>
      <w:divBdr>
        <w:top w:val="none" w:sz="0" w:space="0" w:color="auto"/>
        <w:left w:val="none" w:sz="0" w:space="0" w:color="auto"/>
        <w:bottom w:val="none" w:sz="0" w:space="0" w:color="auto"/>
        <w:right w:val="none" w:sz="0" w:space="0" w:color="auto"/>
      </w:divBdr>
    </w:div>
    <w:div w:id="1255044498">
      <w:marLeft w:val="0"/>
      <w:marRight w:val="0"/>
      <w:marTop w:val="0"/>
      <w:marBottom w:val="0"/>
      <w:divBdr>
        <w:top w:val="none" w:sz="0" w:space="0" w:color="auto"/>
        <w:left w:val="none" w:sz="0" w:space="0" w:color="auto"/>
        <w:bottom w:val="none" w:sz="0" w:space="0" w:color="auto"/>
        <w:right w:val="none" w:sz="0" w:space="0" w:color="auto"/>
      </w:divBdr>
    </w:div>
    <w:div w:id="1255288083">
      <w:bodyDiv w:val="1"/>
      <w:marLeft w:val="0"/>
      <w:marRight w:val="0"/>
      <w:marTop w:val="0"/>
      <w:marBottom w:val="0"/>
      <w:divBdr>
        <w:top w:val="none" w:sz="0" w:space="0" w:color="auto"/>
        <w:left w:val="none" w:sz="0" w:space="0" w:color="auto"/>
        <w:bottom w:val="none" w:sz="0" w:space="0" w:color="auto"/>
        <w:right w:val="none" w:sz="0" w:space="0" w:color="auto"/>
      </w:divBdr>
    </w:div>
    <w:div w:id="1255935519">
      <w:marLeft w:val="0"/>
      <w:marRight w:val="0"/>
      <w:marTop w:val="0"/>
      <w:marBottom w:val="0"/>
      <w:divBdr>
        <w:top w:val="none" w:sz="0" w:space="0" w:color="auto"/>
        <w:left w:val="none" w:sz="0" w:space="0" w:color="auto"/>
        <w:bottom w:val="none" w:sz="0" w:space="0" w:color="auto"/>
        <w:right w:val="none" w:sz="0" w:space="0" w:color="auto"/>
      </w:divBdr>
    </w:div>
    <w:div w:id="1256012175">
      <w:marLeft w:val="0"/>
      <w:marRight w:val="0"/>
      <w:marTop w:val="0"/>
      <w:marBottom w:val="0"/>
      <w:divBdr>
        <w:top w:val="none" w:sz="0" w:space="0" w:color="auto"/>
        <w:left w:val="none" w:sz="0" w:space="0" w:color="auto"/>
        <w:bottom w:val="none" w:sz="0" w:space="0" w:color="auto"/>
        <w:right w:val="none" w:sz="0" w:space="0" w:color="auto"/>
      </w:divBdr>
    </w:div>
    <w:div w:id="1257324014">
      <w:marLeft w:val="0"/>
      <w:marRight w:val="0"/>
      <w:marTop w:val="0"/>
      <w:marBottom w:val="0"/>
      <w:divBdr>
        <w:top w:val="none" w:sz="0" w:space="0" w:color="auto"/>
        <w:left w:val="none" w:sz="0" w:space="0" w:color="auto"/>
        <w:bottom w:val="none" w:sz="0" w:space="0" w:color="auto"/>
        <w:right w:val="none" w:sz="0" w:space="0" w:color="auto"/>
      </w:divBdr>
    </w:div>
    <w:div w:id="1258061081">
      <w:bodyDiv w:val="1"/>
      <w:marLeft w:val="0"/>
      <w:marRight w:val="0"/>
      <w:marTop w:val="0"/>
      <w:marBottom w:val="0"/>
      <w:divBdr>
        <w:top w:val="none" w:sz="0" w:space="0" w:color="auto"/>
        <w:left w:val="none" w:sz="0" w:space="0" w:color="auto"/>
        <w:bottom w:val="none" w:sz="0" w:space="0" w:color="auto"/>
        <w:right w:val="none" w:sz="0" w:space="0" w:color="auto"/>
      </w:divBdr>
      <w:divsChild>
        <w:div w:id="1225531383">
          <w:marLeft w:val="0"/>
          <w:marRight w:val="0"/>
          <w:marTop w:val="0"/>
          <w:marBottom w:val="0"/>
          <w:divBdr>
            <w:top w:val="none" w:sz="0" w:space="0" w:color="auto"/>
            <w:left w:val="none" w:sz="0" w:space="0" w:color="auto"/>
            <w:bottom w:val="none" w:sz="0" w:space="0" w:color="auto"/>
            <w:right w:val="none" w:sz="0" w:space="0" w:color="auto"/>
          </w:divBdr>
          <w:divsChild>
            <w:div w:id="1770732143">
              <w:marLeft w:val="0"/>
              <w:marRight w:val="0"/>
              <w:marTop w:val="0"/>
              <w:marBottom w:val="0"/>
              <w:divBdr>
                <w:top w:val="none" w:sz="0" w:space="0" w:color="auto"/>
                <w:left w:val="none" w:sz="0" w:space="0" w:color="auto"/>
                <w:bottom w:val="none" w:sz="0" w:space="0" w:color="auto"/>
                <w:right w:val="none" w:sz="0" w:space="0" w:color="auto"/>
              </w:divBdr>
              <w:divsChild>
                <w:div w:id="446118438">
                  <w:marLeft w:val="0"/>
                  <w:marRight w:val="0"/>
                  <w:marTop w:val="0"/>
                  <w:marBottom w:val="0"/>
                  <w:divBdr>
                    <w:top w:val="none" w:sz="0" w:space="0" w:color="auto"/>
                    <w:left w:val="none" w:sz="0" w:space="0" w:color="auto"/>
                    <w:bottom w:val="none" w:sz="0" w:space="0" w:color="auto"/>
                    <w:right w:val="none" w:sz="0" w:space="0" w:color="auto"/>
                  </w:divBdr>
                  <w:divsChild>
                    <w:div w:id="675421864">
                      <w:marLeft w:val="0"/>
                      <w:marRight w:val="0"/>
                      <w:marTop w:val="0"/>
                      <w:marBottom w:val="0"/>
                      <w:divBdr>
                        <w:top w:val="none" w:sz="0" w:space="0" w:color="auto"/>
                        <w:left w:val="none" w:sz="0" w:space="0" w:color="auto"/>
                        <w:bottom w:val="none" w:sz="0" w:space="0" w:color="auto"/>
                        <w:right w:val="none" w:sz="0" w:space="0" w:color="auto"/>
                      </w:divBdr>
                      <w:divsChild>
                        <w:div w:id="1364667576">
                          <w:marLeft w:val="0"/>
                          <w:marRight w:val="0"/>
                          <w:marTop w:val="0"/>
                          <w:marBottom w:val="0"/>
                          <w:divBdr>
                            <w:top w:val="none" w:sz="0" w:space="0" w:color="auto"/>
                            <w:left w:val="none" w:sz="0" w:space="0" w:color="auto"/>
                            <w:bottom w:val="none" w:sz="0" w:space="0" w:color="auto"/>
                            <w:right w:val="none" w:sz="0" w:space="0" w:color="auto"/>
                          </w:divBdr>
                          <w:divsChild>
                            <w:div w:id="1404838419">
                              <w:marLeft w:val="0"/>
                              <w:marRight w:val="0"/>
                              <w:marTop w:val="0"/>
                              <w:marBottom w:val="0"/>
                              <w:divBdr>
                                <w:top w:val="none" w:sz="0" w:space="0" w:color="auto"/>
                                <w:left w:val="none" w:sz="0" w:space="0" w:color="auto"/>
                                <w:bottom w:val="none" w:sz="0" w:space="0" w:color="auto"/>
                                <w:right w:val="none" w:sz="0" w:space="0" w:color="auto"/>
                              </w:divBdr>
                              <w:divsChild>
                                <w:div w:id="763648482">
                                  <w:marLeft w:val="0"/>
                                  <w:marRight w:val="0"/>
                                  <w:marTop w:val="0"/>
                                  <w:marBottom w:val="0"/>
                                  <w:divBdr>
                                    <w:top w:val="none" w:sz="0" w:space="0" w:color="auto"/>
                                    <w:left w:val="none" w:sz="0" w:space="0" w:color="auto"/>
                                    <w:bottom w:val="none" w:sz="0" w:space="0" w:color="auto"/>
                                    <w:right w:val="none" w:sz="0" w:space="0" w:color="auto"/>
                                  </w:divBdr>
                                  <w:divsChild>
                                    <w:div w:id="20016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560712">
      <w:marLeft w:val="0"/>
      <w:marRight w:val="0"/>
      <w:marTop w:val="0"/>
      <w:marBottom w:val="0"/>
      <w:divBdr>
        <w:top w:val="none" w:sz="0" w:space="0" w:color="auto"/>
        <w:left w:val="none" w:sz="0" w:space="0" w:color="auto"/>
        <w:bottom w:val="none" w:sz="0" w:space="0" w:color="auto"/>
        <w:right w:val="none" w:sz="0" w:space="0" w:color="auto"/>
      </w:divBdr>
    </w:div>
    <w:div w:id="1259753530">
      <w:marLeft w:val="0"/>
      <w:marRight w:val="0"/>
      <w:marTop w:val="0"/>
      <w:marBottom w:val="0"/>
      <w:divBdr>
        <w:top w:val="none" w:sz="0" w:space="0" w:color="auto"/>
        <w:left w:val="none" w:sz="0" w:space="0" w:color="auto"/>
        <w:bottom w:val="none" w:sz="0" w:space="0" w:color="auto"/>
        <w:right w:val="none" w:sz="0" w:space="0" w:color="auto"/>
      </w:divBdr>
    </w:div>
    <w:div w:id="1260675293">
      <w:marLeft w:val="640"/>
      <w:marRight w:val="0"/>
      <w:marTop w:val="0"/>
      <w:marBottom w:val="0"/>
      <w:divBdr>
        <w:top w:val="none" w:sz="0" w:space="0" w:color="auto"/>
        <w:left w:val="none" w:sz="0" w:space="0" w:color="auto"/>
        <w:bottom w:val="none" w:sz="0" w:space="0" w:color="auto"/>
        <w:right w:val="none" w:sz="0" w:space="0" w:color="auto"/>
      </w:divBdr>
    </w:div>
    <w:div w:id="1261379666">
      <w:marLeft w:val="640"/>
      <w:marRight w:val="0"/>
      <w:marTop w:val="0"/>
      <w:marBottom w:val="0"/>
      <w:divBdr>
        <w:top w:val="none" w:sz="0" w:space="0" w:color="auto"/>
        <w:left w:val="none" w:sz="0" w:space="0" w:color="auto"/>
        <w:bottom w:val="none" w:sz="0" w:space="0" w:color="auto"/>
        <w:right w:val="none" w:sz="0" w:space="0" w:color="auto"/>
      </w:divBdr>
    </w:div>
    <w:div w:id="1261449238">
      <w:marLeft w:val="0"/>
      <w:marRight w:val="0"/>
      <w:marTop w:val="0"/>
      <w:marBottom w:val="0"/>
      <w:divBdr>
        <w:top w:val="none" w:sz="0" w:space="0" w:color="auto"/>
        <w:left w:val="none" w:sz="0" w:space="0" w:color="auto"/>
        <w:bottom w:val="none" w:sz="0" w:space="0" w:color="auto"/>
        <w:right w:val="none" w:sz="0" w:space="0" w:color="auto"/>
      </w:divBdr>
    </w:div>
    <w:div w:id="1264342395">
      <w:bodyDiv w:val="1"/>
      <w:marLeft w:val="0"/>
      <w:marRight w:val="0"/>
      <w:marTop w:val="0"/>
      <w:marBottom w:val="0"/>
      <w:divBdr>
        <w:top w:val="none" w:sz="0" w:space="0" w:color="auto"/>
        <w:left w:val="none" w:sz="0" w:space="0" w:color="auto"/>
        <w:bottom w:val="none" w:sz="0" w:space="0" w:color="auto"/>
        <w:right w:val="none" w:sz="0" w:space="0" w:color="auto"/>
      </w:divBdr>
    </w:div>
    <w:div w:id="1266843160">
      <w:marLeft w:val="0"/>
      <w:marRight w:val="0"/>
      <w:marTop w:val="0"/>
      <w:marBottom w:val="0"/>
      <w:divBdr>
        <w:top w:val="none" w:sz="0" w:space="0" w:color="auto"/>
        <w:left w:val="none" w:sz="0" w:space="0" w:color="auto"/>
        <w:bottom w:val="none" w:sz="0" w:space="0" w:color="auto"/>
        <w:right w:val="none" w:sz="0" w:space="0" w:color="auto"/>
      </w:divBdr>
    </w:div>
    <w:div w:id="1268001262">
      <w:marLeft w:val="0"/>
      <w:marRight w:val="0"/>
      <w:marTop w:val="0"/>
      <w:marBottom w:val="0"/>
      <w:divBdr>
        <w:top w:val="none" w:sz="0" w:space="0" w:color="auto"/>
        <w:left w:val="none" w:sz="0" w:space="0" w:color="auto"/>
        <w:bottom w:val="none" w:sz="0" w:space="0" w:color="auto"/>
        <w:right w:val="none" w:sz="0" w:space="0" w:color="auto"/>
      </w:divBdr>
    </w:div>
    <w:div w:id="1269434041">
      <w:bodyDiv w:val="1"/>
      <w:marLeft w:val="0"/>
      <w:marRight w:val="0"/>
      <w:marTop w:val="0"/>
      <w:marBottom w:val="0"/>
      <w:divBdr>
        <w:top w:val="none" w:sz="0" w:space="0" w:color="auto"/>
        <w:left w:val="none" w:sz="0" w:space="0" w:color="auto"/>
        <w:bottom w:val="none" w:sz="0" w:space="0" w:color="auto"/>
        <w:right w:val="none" w:sz="0" w:space="0" w:color="auto"/>
      </w:divBdr>
    </w:div>
    <w:div w:id="1269969625">
      <w:marLeft w:val="640"/>
      <w:marRight w:val="0"/>
      <w:marTop w:val="0"/>
      <w:marBottom w:val="0"/>
      <w:divBdr>
        <w:top w:val="none" w:sz="0" w:space="0" w:color="auto"/>
        <w:left w:val="none" w:sz="0" w:space="0" w:color="auto"/>
        <w:bottom w:val="none" w:sz="0" w:space="0" w:color="auto"/>
        <w:right w:val="none" w:sz="0" w:space="0" w:color="auto"/>
      </w:divBdr>
    </w:div>
    <w:div w:id="1269969675">
      <w:bodyDiv w:val="1"/>
      <w:marLeft w:val="0"/>
      <w:marRight w:val="0"/>
      <w:marTop w:val="0"/>
      <w:marBottom w:val="0"/>
      <w:divBdr>
        <w:top w:val="none" w:sz="0" w:space="0" w:color="auto"/>
        <w:left w:val="none" w:sz="0" w:space="0" w:color="auto"/>
        <w:bottom w:val="none" w:sz="0" w:space="0" w:color="auto"/>
        <w:right w:val="none" w:sz="0" w:space="0" w:color="auto"/>
      </w:divBdr>
      <w:divsChild>
        <w:div w:id="163279349">
          <w:marLeft w:val="640"/>
          <w:marRight w:val="0"/>
          <w:marTop w:val="0"/>
          <w:marBottom w:val="0"/>
          <w:divBdr>
            <w:top w:val="none" w:sz="0" w:space="0" w:color="auto"/>
            <w:left w:val="none" w:sz="0" w:space="0" w:color="auto"/>
            <w:bottom w:val="none" w:sz="0" w:space="0" w:color="auto"/>
            <w:right w:val="none" w:sz="0" w:space="0" w:color="auto"/>
          </w:divBdr>
        </w:div>
        <w:div w:id="309407981">
          <w:marLeft w:val="640"/>
          <w:marRight w:val="0"/>
          <w:marTop w:val="0"/>
          <w:marBottom w:val="0"/>
          <w:divBdr>
            <w:top w:val="none" w:sz="0" w:space="0" w:color="auto"/>
            <w:left w:val="none" w:sz="0" w:space="0" w:color="auto"/>
            <w:bottom w:val="none" w:sz="0" w:space="0" w:color="auto"/>
            <w:right w:val="none" w:sz="0" w:space="0" w:color="auto"/>
          </w:divBdr>
        </w:div>
        <w:div w:id="1028870186">
          <w:marLeft w:val="640"/>
          <w:marRight w:val="0"/>
          <w:marTop w:val="0"/>
          <w:marBottom w:val="0"/>
          <w:divBdr>
            <w:top w:val="none" w:sz="0" w:space="0" w:color="auto"/>
            <w:left w:val="none" w:sz="0" w:space="0" w:color="auto"/>
            <w:bottom w:val="none" w:sz="0" w:space="0" w:color="auto"/>
            <w:right w:val="none" w:sz="0" w:space="0" w:color="auto"/>
          </w:divBdr>
        </w:div>
        <w:div w:id="1080903622">
          <w:marLeft w:val="640"/>
          <w:marRight w:val="0"/>
          <w:marTop w:val="0"/>
          <w:marBottom w:val="0"/>
          <w:divBdr>
            <w:top w:val="none" w:sz="0" w:space="0" w:color="auto"/>
            <w:left w:val="none" w:sz="0" w:space="0" w:color="auto"/>
            <w:bottom w:val="none" w:sz="0" w:space="0" w:color="auto"/>
            <w:right w:val="none" w:sz="0" w:space="0" w:color="auto"/>
          </w:divBdr>
        </w:div>
        <w:div w:id="1137383478">
          <w:marLeft w:val="640"/>
          <w:marRight w:val="0"/>
          <w:marTop w:val="0"/>
          <w:marBottom w:val="0"/>
          <w:divBdr>
            <w:top w:val="none" w:sz="0" w:space="0" w:color="auto"/>
            <w:left w:val="none" w:sz="0" w:space="0" w:color="auto"/>
            <w:bottom w:val="none" w:sz="0" w:space="0" w:color="auto"/>
            <w:right w:val="none" w:sz="0" w:space="0" w:color="auto"/>
          </w:divBdr>
        </w:div>
        <w:div w:id="1152790548">
          <w:marLeft w:val="640"/>
          <w:marRight w:val="0"/>
          <w:marTop w:val="0"/>
          <w:marBottom w:val="0"/>
          <w:divBdr>
            <w:top w:val="none" w:sz="0" w:space="0" w:color="auto"/>
            <w:left w:val="none" w:sz="0" w:space="0" w:color="auto"/>
            <w:bottom w:val="none" w:sz="0" w:space="0" w:color="auto"/>
            <w:right w:val="none" w:sz="0" w:space="0" w:color="auto"/>
          </w:divBdr>
        </w:div>
        <w:div w:id="1188451570">
          <w:marLeft w:val="640"/>
          <w:marRight w:val="0"/>
          <w:marTop w:val="0"/>
          <w:marBottom w:val="0"/>
          <w:divBdr>
            <w:top w:val="none" w:sz="0" w:space="0" w:color="auto"/>
            <w:left w:val="none" w:sz="0" w:space="0" w:color="auto"/>
            <w:bottom w:val="none" w:sz="0" w:space="0" w:color="auto"/>
            <w:right w:val="none" w:sz="0" w:space="0" w:color="auto"/>
          </w:divBdr>
        </w:div>
        <w:div w:id="1354838571">
          <w:marLeft w:val="640"/>
          <w:marRight w:val="0"/>
          <w:marTop w:val="0"/>
          <w:marBottom w:val="0"/>
          <w:divBdr>
            <w:top w:val="none" w:sz="0" w:space="0" w:color="auto"/>
            <w:left w:val="none" w:sz="0" w:space="0" w:color="auto"/>
            <w:bottom w:val="none" w:sz="0" w:space="0" w:color="auto"/>
            <w:right w:val="none" w:sz="0" w:space="0" w:color="auto"/>
          </w:divBdr>
        </w:div>
        <w:div w:id="1614171883">
          <w:marLeft w:val="640"/>
          <w:marRight w:val="0"/>
          <w:marTop w:val="0"/>
          <w:marBottom w:val="0"/>
          <w:divBdr>
            <w:top w:val="none" w:sz="0" w:space="0" w:color="auto"/>
            <w:left w:val="none" w:sz="0" w:space="0" w:color="auto"/>
            <w:bottom w:val="none" w:sz="0" w:space="0" w:color="auto"/>
            <w:right w:val="none" w:sz="0" w:space="0" w:color="auto"/>
          </w:divBdr>
        </w:div>
        <w:div w:id="1795098341">
          <w:marLeft w:val="640"/>
          <w:marRight w:val="0"/>
          <w:marTop w:val="0"/>
          <w:marBottom w:val="0"/>
          <w:divBdr>
            <w:top w:val="none" w:sz="0" w:space="0" w:color="auto"/>
            <w:left w:val="none" w:sz="0" w:space="0" w:color="auto"/>
            <w:bottom w:val="none" w:sz="0" w:space="0" w:color="auto"/>
            <w:right w:val="none" w:sz="0" w:space="0" w:color="auto"/>
          </w:divBdr>
        </w:div>
      </w:divsChild>
    </w:div>
    <w:div w:id="1271277189">
      <w:bodyDiv w:val="1"/>
      <w:marLeft w:val="0"/>
      <w:marRight w:val="0"/>
      <w:marTop w:val="0"/>
      <w:marBottom w:val="0"/>
      <w:divBdr>
        <w:top w:val="none" w:sz="0" w:space="0" w:color="auto"/>
        <w:left w:val="none" w:sz="0" w:space="0" w:color="auto"/>
        <w:bottom w:val="none" w:sz="0" w:space="0" w:color="auto"/>
        <w:right w:val="none" w:sz="0" w:space="0" w:color="auto"/>
      </w:divBdr>
      <w:divsChild>
        <w:div w:id="3868611">
          <w:marLeft w:val="640"/>
          <w:marRight w:val="0"/>
          <w:marTop w:val="0"/>
          <w:marBottom w:val="0"/>
          <w:divBdr>
            <w:top w:val="none" w:sz="0" w:space="0" w:color="auto"/>
            <w:left w:val="none" w:sz="0" w:space="0" w:color="auto"/>
            <w:bottom w:val="none" w:sz="0" w:space="0" w:color="auto"/>
            <w:right w:val="none" w:sz="0" w:space="0" w:color="auto"/>
          </w:divBdr>
        </w:div>
        <w:div w:id="12146862">
          <w:marLeft w:val="640"/>
          <w:marRight w:val="0"/>
          <w:marTop w:val="0"/>
          <w:marBottom w:val="0"/>
          <w:divBdr>
            <w:top w:val="none" w:sz="0" w:space="0" w:color="auto"/>
            <w:left w:val="none" w:sz="0" w:space="0" w:color="auto"/>
            <w:bottom w:val="none" w:sz="0" w:space="0" w:color="auto"/>
            <w:right w:val="none" w:sz="0" w:space="0" w:color="auto"/>
          </w:divBdr>
        </w:div>
        <w:div w:id="93400794">
          <w:marLeft w:val="640"/>
          <w:marRight w:val="0"/>
          <w:marTop w:val="0"/>
          <w:marBottom w:val="0"/>
          <w:divBdr>
            <w:top w:val="none" w:sz="0" w:space="0" w:color="auto"/>
            <w:left w:val="none" w:sz="0" w:space="0" w:color="auto"/>
            <w:bottom w:val="none" w:sz="0" w:space="0" w:color="auto"/>
            <w:right w:val="none" w:sz="0" w:space="0" w:color="auto"/>
          </w:divBdr>
        </w:div>
        <w:div w:id="101613024">
          <w:marLeft w:val="640"/>
          <w:marRight w:val="0"/>
          <w:marTop w:val="0"/>
          <w:marBottom w:val="0"/>
          <w:divBdr>
            <w:top w:val="none" w:sz="0" w:space="0" w:color="auto"/>
            <w:left w:val="none" w:sz="0" w:space="0" w:color="auto"/>
            <w:bottom w:val="none" w:sz="0" w:space="0" w:color="auto"/>
            <w:right w:val="none" w:sz="0" w:space="0" w:color="auto"/>
          </w:divBdr>
        </w:div>
        <w:div w:id="109469805">
          <w:marLeft w:val="640"/>
          <w:marRight w:val="0"/>
          <w:marTop w:val="0"/>
          <w:marBottom w:val="0"/>
          <w:divBdr>
            <w:top w:val="none" w:sz="0" w:space="0" w:color="auto"/>
            <w:left w:val="none" w:sz="0" w:space="0" w:color="auto"/>
            <w:bottom w:val="none" w:sz="0" w:space="0" w:color="auto"/>
            <w:right w:val="none" w:sz="0" w:space="0" w:color="auto"/>
          </w:divBdr>
        </w:div>
        <w:div w:id="127360392">
          <w:marLeft w:val="640"/>
          <w:marRight w:val="0"/>
          <w:marTop w:val="0"/>
          <w:marBottom w:val="0"/>
          <w:divBdr>
            <w:top w:val="none" w:sz="0" w:space="0" w:color="auto"/>
            <w:left w:val="none" w:sz="0" w:space="0" w:color="auto"/>
            <w:bottom w:val="none" w:sz="0" w:space="0" w:color="auto"/>
            <w:right w:val="none" w:sz="0" w:space="0" w:color="auto"/>
          </w:divBdr>
        </w:div>
        <w:div w:id="149102055">
          <w:marLeft w:val="640"/>
          <w:marRight w:val="0"/>
          <w:marTop w:val="0"/>
          <w:marBottom w:val="0"/>
          <w:divBdr>
            <w:top w:val="none" w:sz="0" w:space="0" w:color="auto"/>
            <w:left w:val="none" w:sz="0" w:space="0" w:color="auto"/>
            <w:bottom w:val="none" w:sz="0" w:space="0" w:color="auto"/>
            <w:right w:val="none" w:sz="0" w:space="0" w:color="auto"/>
          </w:divBdr>
        </w:div>
        <w:div w:id="249194678">
          <w:marLeft w:val="640"/>
          <w:marRight w:val="0"/>
          <w:marTop w:val="0"/>
          <w:marBottom w:val="0"/>
          <w:divBdr>
            <w:top w:val="none" w:sz="0" w:space="0" w:color="auto"/>
            <w:left w:val="none" w:sz="0" w:space="0" w:color="auto"/>
            <w:bottom w:val="none" w:sz="0" w:space="0" w:color="auto"/>
            <w:right w:val="none" w:sz="0" w:space="0" w:color="auto"/>
          </w:divBdr>
        </w:div>
        <w:div w:id="420830827">
          <w:marLeft w:val="640"/>
          <w:marRight w:val="0"/>
          <w:marTop w:val="0"/>
          <w:marBottom w:val="0"/>
          <w:divBdr>
            <w:top w:val="none" w:sz="0" w:space="0" w:color="auto"/>
            <w:left w:val="none" w:sz="0" w:space="0" w:color="auto"/>
            <w:bottom w:val="none" w:sz="0" w:space="0" w:color="auto"/>
            <w:right w:val="none" w:sz="0" w:space="0" w:color="auto"/>
          </w:divBdr>
        </w:div>
        <w:div w:id="454712934">
          <w:marLeft w:val="640"/>
          <w:marRight w:val="0"/>
          <w:marTop w:val="0"/>
          <w:marBottom w:val="0"/>
          <w:divBdr>
            <w:top w:val="none" w:sz="0" w:space="0" w:color="auto"/>
            <w:left w:val="none" w:sz="0" w:space="0" w:color="auto"/>
            <w:bottom w:val="none" w:sz="0" w:space="0" w:color="auto"/>
            <w:right w:val="none" w:sz="0" w:space="0" w:color="auto"/>
          </w:divBdr>
        </w:div>
        <w:div w:id="469976496">
          <w:marLeft w:val="640"/>
          <w:marRight w:val="0"/>
          <w:marTop w:val="0"/>
          <w:marBottom w:val="0"/>
          <w:divBdr>
            <w:top w:val="none" w:sz="0" w:space="0" w:color="auto"/>
            <w:left w:val="none" w:sz="0" w:space="0" w:color="auto"/>
            <w:bottom w:val="none" w:sz="0" w:space="0" w:color="auto"/>
            <w:right w:val="none" w:sz="0" w:space="0" w:color="auto"/>
          </w:divBdr>
        </w:div>
        <w:div w:id="628324588">
          <w:marLeft w:val="640"/>
          <w:marRight w:val="0"/>
          <w:marTop w:val="0"/>
          <w:marBottom w:val="0"/>
          <w:divBdr>
            <w:top w:val="none" w:sz="0" w:space="0" w:color="auto"/>
            <w:left w:val="none" w:sz="0" w:space="0" w:color="auto"/>
            <w:bottom w:val="none" w:sz="0" w:space="0" w:color="auto"/>
            <w:right w:val="none" w:sz="0" w:space="0" w:color="auto"/>
          </w:divBdr>
        </w:div>
        <w:div w:id="657850957">
          <w:marLeft w:val="640"/>
          <w:marRight w:val="0"/>
          <w:marTop w:val="0"/>
          <w:marBottom w:val="0"/>
          <w:divBdr>
            <w:top w:val="none" w:sz="0" w:space="0" w:color="auto"/>
            <w:left w:val="none" w:sz="0" w:space="0" w:color="auto"/>
            <w:bottom w:val="none" w:sz="0" w:space="0" w:color="auto"/>
            <w:right w:val="none" w:sz="0" w:space="0" w:color="auto"/>
          </w:divBdr>
        </w:div>
        <w:div w:id="885532060">
          <w:marLeft w:val="640"/>
          <w:marRight w:val="0"/>
          <w:marTop w:val="0"/>
          <w:marBottom w:val="0"/>
          <w:divBdr>
            <w:top w:val="none" w:sz="0" w:space="0" w:color="auto"/>
            <w:left w:val="none" w:sz="0" w:space="0" w:color="auto"/>
            <w:bottom w:val="none" w:sz="0" w:space="0" w:color="auto"/>
            <w:right w:val="none" w:sz="0" w:space="0" w:color="auto"/>
          </w:divBdr>
        </w:div>
        <w:div w:id="962735482">
          <w:marLeft w:val="640"/>
          <w:marRight w:val="0"/>
          <w:marTop w:val="0"/>
          <w:marBottom w:val="0"/>
          <w:divBdr>
            <w:top w:val="none" w:sz="0" w:space="0" w:color="auto"/>
            <w:left w:val="none" w:sz="0" w:space="0" w:color="auto"/>
            <w:bottom w:val="none" w:sz="0" w:space="0" w:color="auto"/>
            <w:right w:val="none" w:sz="0" w:space="0" w:color="auto"/>
          </w:divBdr>
        </w:div>
        <w:div w:id="1009718830">
          <w:marLeft w:val="640"/>
          <w:marRight w:val="0"/>
          <w:marTop w:val="0"/>
          <w:marBottom w:val="0"/>
          <w:divBdr>
            <w:top w:val="none" w:sz="0" w:space="0" w:color="auto"/>
            <w:left w:val="none" w:sz="0" w:space="0" w:color="auto"/>
            <w:bottom w:val="none" w:sz="0" w:space="0" w:color="auto"/>
            <w:right w:val="none" w:sz="0" w:space="0" w:color="auto"/>
          </w:divBdr>
        </w:div>
        <w:div w:id="1188907682">
          <w:marLeft w:val="640"/>
          <w:marRight w:val="0"/>
          <w:marTop w:val="0"/>
          <w:marBottom w:val="0"/>
          <w:divBdr>
            <w:top w:val="none" w:sz="0" w:space="0" w:color="auto"/>
            <w:left w:val="none" w:sz="0" w:space="0" w:color="auto"/>
            <w:bottom w:val="none" w:sz="0" w:space="0" w:color="auto"/>
            <w:right w:val="none" w:sz="0" w:space="0" w:color="auto"/>
          </w:divBdr>
        </w:div>
        <w:div w:id="1233807048">
          <w:marLeft w:val="640"/>
          <w:marRight w:val="0"/>
          <w:marTop w:val="0"/>
          <w:marBottom w:val="0"/>
          <w:divBdr>
            <w:top w:val="none" w:sz="0" w:space="0" w:color="auto"/>
            <w:left w:val="none" w:sz="0" w:space="0" w:color="auto"/>
            <w:bottom w:val="none" w:sz="0" w:space="0" w:color="auto"/>
            <w:right w:val="none" w:sz="0" w:space="0" w:color="auto"/>
          </w:divBdr>
        </w:div>
        <w:div w:id="1234395387">
          <w:marLeft w:val="640"/>
          <w:marRight w:val="0"/>
          <w:marTop w:val="0"/>
          <w:marBottom w:val="0"/>
          <w:divBdr>
            <w:top w:val="none" w:sz="0" w:space="0" w:color="auto"/>
            <w:left w:val="none" w:sz="0" w:space="0" w:color="auto"/>
            <w:bottom w:val="none" w:sz="0" w:space="0" w:color="auto"/>
            <w:right w:val="none" w:sz="0" w:space="0" w:color="auto"/>
          </w:divBdr>
        </w:div>
        <w:div w:id="1261572474">
          <w:marLeft w:val="640"/>
          <w:marRight w:val="0"/>
          <w:marTop w:val="0"/>
          <w:marBottom w:val="0"/>
          <w:divBdr>
            <w:top w:val="none" w:sz="0" w:space="0" w:color="auto"/>
            <w:left w:val="none" w:sz="0" w:space="0" w:color="auto"/>
            <w:bottom w:val="none" w:sz="0" w:space="0" w:color="auto"/>
            <w:right w:val="none" w:sz="0" w:space="0" w:color="auto"/>
          </w:divBdr>
        </w:div>
        <w:div w:id="1369718568">
          <w:marLeft w:val="640"/>
          <w:marRight w:val="0"/>
          <w:marTop w:val="0"/>
          <w:marBottom w:val="0"/>
          <w:divBdr>
            <w:top w:val="none" w:sz="0" w:space="0" w:color="auto"/>
            <w:left w:val="none" w:sz="0" w:space="0" w:color="auto"/>
            <w:bottom w:val="none" w:sz="0" w:space="0" w:color="auto"/>
            <w:right w:val="none" w:sz="0" w:space="0" w:color="auto"/>
          </w:divBdr>
        </w:div>
        <w:div w:id="1463813311">
          <w:marLeft w:val="640"/>
          <w:marRight w:val="0"/>
          <w:marTop w:val="0"/>
          <w:marBottom w:val="0"/>
          <w:divBdr>
            <w:top w:val="none" w:sz="0" w:space="0" w:color="auto"/>
            <w:left w:val="none" w:sz="0" w:space="0" w:color="auto"/>
            <w:bottom w:val="none" w:sz="0" w:space="0" w:color="auto"/>
            <w:right w:val="none" w:sz="0" w:space="0" w:color="auto"/>
          </w:divBdr>
        </w:div>
        <w:div w:id="1495687805">
          <w:marLeft w:val="640"/>
          <w:marRight w:val="0"/>
          <w:marTop w:val="0"/>
          <w:marBottom w:val="0"/>
          <w:divBdr>
            <w:top w:val="none" w:sz="0" w:space="0" w:color="auto"/>
            <w:left w:val="none" w:sz="0" w:space="0" w:color="auto"/>
            <w:bottom w:val="none" w:sz="0" w:space="0" w:color="auto"/>
            <w:right w:val="none" w:sz="0" w:space="0" w:color="auto"/>
          </w:divBdr>
        </w:div>
        <w:div w:id="1608803962">
          <w:marLeft w:val="640"/>
          <w:marRight w:val="0"/>
          <w:marTop w:val="0"/>
          <w:marBottom w:val="0"/>
          <w:divBdr>
            <w:top w:val="none" w:sz="0" w:space="0" w:color="auto"/>
            <w:left w:val="none" w:sz="0" w:space="0" w:color="auto"/>
            <w:bottom w:val="none" w:sz="0" w:space="0" w:color="auto"/>
            <w:right w:val="none" w:sz="0" w:space="0" w:color="auto"/>
          </w:divBdr>
        </w:div>
        <w:div w:id="1740178156">
          <w:marLeft w:val="640"/>
          <w:marRight w:val="0"/>
          <w:marTop w:val="0"/>
          <w:marBottom w:val="0"/>
          <w:divBdr>
            <w:top w:val="none" w:sz="0" w:space="0" w:color="auto"/>
            <w:left w:val="none" w:sz="0" w:space="0" w:color="auto"/>
            <w:bottom w:val="none" w:sz="0" w:space="0" w:color="auto"/>
            <w:right w:val="none" w:sz="0" w:space="0" w:color="auto"/>
          </w:divBdr>
        </w:div>
        <w:div w:id="1871331421">
          <w:marLeft w:val="640"/>
          <w:marRight w:val="0"/>
          <w:marTop w:val="0"/>
          <w:marBottom w:val="0"/>
          <w:divBdr>
            <w:top w:val="none" w:sz="0" w:space="0" w:color="auto"/>
            <w:left w:val="none" w:sz="0" w:space="0" w:color="auto"/>
            <w:bottom w:val="none" w:sz="0" w:space="0" w:color="auto"/>
            <w:right w:val="none" w:sz="0" w:space="0" w:color="auto"/>
          </w:divBdr>
        </w:div>
        <w:div w:id="1911426684">
          <w:marLeft w:val="640"/>
          <w:marRight w:val="0"/>
          <w:marTop w:val="0"/>
          <w:marBottom w:val="0"/>
          <w:divBdr>
            <w:top w:val="none" w:sz="0" w:space="0" w:color="auto"/>
            <w:left w:val="none" w:sz="0" w:space="0" w:color="auto"/>
            <w:bottom w:val="none" w:sz="0" w:space="0" w:color="auto"/>
            <w:right w:val="none" w:sz="0" w:space="0" w:color="auto"/>
          </w:divBdr>
        </w:div>
        <w:div w:id="1911689285">
          <w:marLeft w:val="640"/>
          <w:marRight w:val="0"/>
          <w:marTop w:val="0"/>
          <w:marBottom w:val="0"/>
          <w:divBdr>
            <w:top w:val="none" w:sz="0" w:space="0" w:color="auto"/>
            <w:left w:val="none" w:sz="0" w:space="0" w:color="auto"/>
            <w:bottom w:val="none" w:sz="0" w:space="0" w:color="auto"/>
            <w:right w:val="none" w:sz="0" w:space="0" w:color="auto"/>
          </w:divBdr>
        </w:div>
        <w:div w:id="2037149337">
          <w:marLeft w:val="640"/>
          <w:marRight w:val="0"/>
          <w:marTop w:val="0"/>
          <w:marBottom w:val="0"/>
          <w:divBdr>
            <w:top w:val="none" w:sz="0" w:space="0" w:color="auto"/>
            <w:left w:val="none" w:sz="0" w:space="0" w:color="auto"/>
            <w:bottom w:val="none" w:sz="0" w:space="0" w:color="auto"/>
            <w:right w:val="none" w:sz="0" w:space="0" w:color="auto"/>
          </w:divBdr>
        </w:div>
        <w:div w:id="2098137640">
          <w:marLeft w:val="640"/>
          <w:marRight w:val="0"/>
          <w:marTop w:val="0"/>
          <w:marBottom w:val="0"/>
          <w:divBdr>
            <w:top w:val="none" w:sz="0" w:space="0" w:color="auto"/>
            <w:left w:val="none" w:sz="0" w:space="0" w:color="auto"/>
            <w:bottom w:val="none" w:sz="0" w:space="0" w:color="auto"/>
            <w:right w:val="none" w:sz="0" w:space="0" w:color="auto"/>
          </w:divBdr>
        </w:div>
      </w:divsChild>
    </w:div>
    <w:div w:id="1271662382">
      <w:marLeft w:val="0"/>
      <w:marRight w:val="0"/>
      <w:marTop w:val="0"/>
      <w:marBottom w:val="0"/>
      <w:divBdr>
        <w:top w:val="none" w:sz="0" w:space="0" w:color="auto"/>
        <w:left w:val="none" w:sz="0" w:space="0" w:color="auto"/>
        <w:bottom w:val="none" w:sz="0" w:space="0" w:color="auto"/>
        <w:right w:val="none" w:sz="0" w:space="0" w:color="auto"/>
      </w:divBdr>
    </w:div>
    <w:div w:id="1272399749">
      <w:marLeft w:val="640"/>
      <w:marRight w:val="0"/>
      <w:marTop w:val="0"/>
      <w:marBottom w:val="0"/>
      <w:divBdr>
        <w:top w:val="none" w:sz="0" w:space="0" w:color="auto"/>
        <w:left w:val="none" w:sz="0" w:space="0" w:color="auto"/>
        <w:bottom w:val="none" w:sz="0" w:space="0" w:color="auto"/>
        <w:right w:val="none" w:sz="0" w:space="0" w:color="auto"/>
      </w:divBdr>
    </w:div>
    <w:div w:id="1272661200">
      <w:marLeft w:val="0"/>
      <w:marRight w:val="0"/>
      <w:marTop w:val="0"/>
      <w:marBottom w:val="0"/>
      <w:divBdr>
        <w:top w:val="none" w:sz="0" w:space="0" w:color="auto"/>
        <w:left w:val="none" w:sz="0" w:space="0" w:color="auto"/>
        <w:bottom w:val="none" w:sz="0" w:space="0" w:color="auto"/>
        <w:right w:val="none" w:sz="0" w:space="0" w:color="auto"/>
      </w:divBdr>
    </w:div>
    <w:div w:id="1272856198">
      <w:marLeft w:val="0"/>
      <w:marRight w:val="0"/>
      <w:marTop w:val="0"/>
      <w:marBottom w:val="0"/>
      <w:divBdr>
        <w:top w:val="none" w:sz="0" w:space="0" w:color="auto"/>
        <w:left w:val="none" w:sz="0" w:space="0" w:color="auto"/>
        <w:bottom w:val="none" w:sz="0" w:space="0" w:color="auto"/>
        <w:right w:val="none" w:sz="0" w:space="0" w:color="auto"/>
      </w:divBdr>
    </w:div>
    <w:div w:id="1274829352">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275215857">
      <w:marLeft w:val="640"/>
      <w:marRight w:val="0"/>
      <w:marTop w:val="0"/>
      <w:marBottom w:val="0"/>
      <w:divBdr>
        <w:top w:val="none" w:sz="0" w:space="0" w:color="auto"/>
        <w:left w:val="none" w:sz="0" w:space="0" w:color="auto"/>
        <w:bottom w:val="none" w:sz="0" w:space="0" w:color="auto"/>
        <w:right w:val="none" w:sz="0" w:space="0" w:color="auto"/>
      </w:divBdr>
    </w:div>
    <w:div w:id="1275289171">
      <w:marLeft w:val="0"/>
      <w:marRight w:val="0"/>
      <w:marTop w:val="0"/>
      <w:marBottom w:val="0"/>
      <w:divBdr>
        <w:top w:val="none" w:sz="0" w:space="0" w:color="auto"/>
        <w:left w:val="none" w:sz="0" w:space="0" w:color="auto"/>
        <w:bottom w:val="none" w:sz="0" w:space="0" w:color="auto"/>
        <w:right w:val="none" w:sz="0" w:space="0" w:color="auto"/>
      </w:divBdr>
    </w:div>
    <w:div w:id="1275601510">
      <w:marLeft w:val="640"/>
      <w:marRight w:val="0"/>
      <w:marTop w:val="0"/>
      <w:marBottom w:val="0"/>
      <w:divBdr>
        <w:top w:val="none" w:sz="0" w:space="0" w:color="auto"/>
        <w:left w:val="none" w:sz="0" w:space="0" w:color="auto"/>
        <w:bottom w:val="none" w:sz="0" w:space="0" w:color="auto"/>
        <w:right w:val="none" w:sz="0" w:space="0" w:color="auto"/>
      </w:divBdr>
    </w:div>
    <w:div w:id="1279145621">
      <w:marLeft w:val="0"/>
      <w:marRight w:val="0"/>
      <w:marTop w:val="0"/>
      <w:marBottom w:val="0"/>
      <w:divBdr>
        <w:top w:val="none" w:sz="0" w:space="0" w:color="auto"/>
        <w:left w:val="none" w:sz="0" w:space="0" w:color="auto"/>
        <w:bottom w:val="none" w:sz="0" w:space="0" w:color="auto"/>
        <w:right w:val="none" w:sz="0" w:space="0" w:color="auto"/>
      </w:divBdr>
    </w:div>
    <w:div w:id="1284387389">
      <w:marLeft w:val="0"/>
      <w:marRight w:val="0"/>
      <w:marTop w:val="0"/>
      <w:marBottom w:val="0"/>
      <w:divBdr>
        <w:top w:val="none" w:sz="0" w:space="0" w:color="auto"/>
        <w:left w:val="none" w:sz="0" w:space="0" w:color="auto"/>
        <w:bottom w:val="none" w:sz="0" w:space="0" w:color="auto"/>
        <w:right w:val="none" w:sz="0" w:space="0" w:color="auto"/>
      </w:divBdr>
    </w:div>
    <w:div w:id="1284996006">
      <w:marLeft w:val="0"/>
      <w:marRight w:val="0"/>
      <w:marTop w:val="0"/>
      <w:marBottom w:val="0"/>
      <w:divBdr>
        <w:top w:val="none" w:sz="0" w:space="0" w:color="auto"/>
        <w:left w:val="none" w:sz="0" w:space="0" w:color="auto"/>
        <w:bottom w:val="none" w:sz="0" w:space="0" w:color="auto"/>
        <w:right w:val="none" w:sz="0" w:space="0" w:color="auto"/>
      </w:divBdr>
    </w:div>
    <w:div w:id="1285893089">
      <w:marLeft w:val="640"/>
      <w:marRight w:val="0"/>
      <w:marTop w:val="0"/>
      <w:marBottom w:val="0"/>
      <w:divBdr>
        <w:top w:val="none" w:sz="0" w:space="0" w:color="auto"/>
        <w:left w:val="none" w:sz="0" w:space="0" w:color="auto"/>
        <w:bottom w:val="none" w:sz="0" w:space="0" w:color="auto"/>
        <w:right w:val="none" w:sz="0" w:space="0" w:color="auto"/>
      </w:divBdr>
    </w:div>
    <w:div w:id="1286346646">
      <w:marLeft w:val="640"/>
      <w:marRight w:val="0"/>
      <w:marTop w:val="0"/>
      <w:marBottom w:val="0"/>
      <w:divBdr>
        <w:top w:val="none" w:sz="0" w:space="0" w:color="auto"/>
        <w:left w:val="none" w:sz="0" w:space="0" w:color="auto"/>
        <w:bottom w:val="none" w:sz="0" w:space="0" w:color="auto"/>
        <w:right w:val="none" w:sz="0" w:space="0" w:color="auto"/>
      </w:divBdr>
    </w:div>
    <w:div w:id="1288196776">
      <w:marLeft w:val="640"/>
      <w:marRight w:val="0"/>
      <w:marTop w:val="0"/>
      <w:marBottom w:val="0"/>
      <w:divBdr>
        <w:top w:val="none" w:sz="0" w:space="0" w:color="auto"/>
        <w:left w:val="none" w:sz="0" w:space="0" w:color="auto"/>
        <w:bottom w:val="none" w:sz="0" w:space="0" w:color="auto"/>
        <w:right w:val="none" w:sz="0" w:space="0" w:color="auto"/>
      </w:divBdr>
    </w:div>
    <w:div w:id="1288390672">
      <w:marLeft w:val="640"/>
      <w:marRight w:val="0"/>
      <w:marTop w:val="0"/>
      <w:marBottom w:val="0"/>
      <w:divBdr>
        <w:top w:val="none" w:sz="0" w:space="0" w:color="auto"/>
        <w:left w:val="none" w:sz="0" w:space="0" w:color="auto"/>
        <w:bottom w:val="none" w:sz="0" w:space="0" w:color="auto"/>
        <w:right w:val="none" w:sz="0" w:space="0" w:color="auto"/>
      </w:divBdr>
    </w:div>
    <w:div w:id="1288732347">
      <w:marLeft w:val="0"/>
      <w:marRight w:val="0"/>
      <w:marTop w:val="0"/>
      <w:marBottom w:val="0"/>
      <w:divBdr>
        <w:top w:val="none" w:sz="0" w:space="0" w:color="auto"/>
        <w:left w:val="none" w:sz="0" w:space="0" w:color="auto"/>
        <w:bottom w:val="none" w:sz="0" w:space="0" w:color="auto"/>
        <w:right w:val="none" w:sz="0" w:space="0" w:color="auto"/>
      </w:divBdr>
    </w:div>
    <w:div w:id="1289168517">
      <w:bodyDiv w:val="1"/>
      <w:marLeft w:val="0"/>
      <w:marRight w:val="0"/>
      <w:marTop w:val="0"/>
      <w:marBottom w:val="0"/>
      <w:divBdr>
        <w:top w:val="none" w:sz="0" w:space="0" w:color="auto"/>
        <w:left w:val="none" w:sz="0" w:space="0" w:color="auto"/>
        <w:bottom w:val="none" w:sz="0" w:space="0" w:color="auto"/>
        <w:right w:val="none" w:sz="0" w:space="0" w:color="auto"/>
      </w:divBdr>
      <w:divsChild>
        <w:div w:id="875780447">
          <w:marLeft w:val="640"/>
          <w:marRight w:val="0"/>
          <w:marTop w:val="0"/>
          <w:marBottom w:val="0"/>
          <w:divBdr>
            <w:top w:val="none" w:sz="0" w:space="0" w:color="auto"/>
            <w:left w:val="none" w:sz="0" w:space="0" w:color="auto"/>
            <w:bottom w:val="none" w:sz="0" w:space="0" w:color="auto"/>
            <w:right w:val="none" w:sz="0" w:space="0" w:color="auto"/>
          </w:divBdr>
        </w:div>
        <w:div w:id="901865902">
          <w:marLeft w:val="640"/>
          <w:marRight w:val="0"/>
          <w:marTop w:val="0"/>
          <w:marBottom w:val="0"/>
          <w:divBdr>
            <w:top w:val="none" w:sz="0" w:space="0" w:color="auto"/>
            <w:left w:val="none" w:sz="0" w:space="0" w:color="auto"/>
            <w:bottom w:val="none" w:sz="0" w:space="0" w:color="auto"/>
            <w:right w:val="none" w:sz="0" w:space="0" w:color="auto"/>
          </w:divBdr>
        </w:div>
        <w:div w:id="1641694809">
          <w:marLeft w:val="640"/>
          <w:marRight w:val="0"/>
          <w:marTop w:val="0"/>
          <w:marBottom w:val="0"/>
          <w:divBdr>
            <w:top w:val="none" w:sz="0" w:space="0" w:color="auto"/>
            <w:left w:val="none" w:sz="0" w:space="0" w:color="auto"/>
            <w:bottom w:val="none" w:sz="0" w:space="0" w:color="auto"/>
            <w:right w:val="none" w:sz="0" w:space="0" w:color="auto"/>
          </w:divBdr>
        </w:div>
        <w:div w:id="1663001700">
          <w:marLeft w:val="640"/>
          <w:marRight w:val="0"/>
          <w:marTop w:val="0"/>
          <w:marBottom w:val="0"/>
          <w:divBdr>
            <w:top w:val="none" w:sz="0" w:space="0" w:color="auto"/>
            <w:left w:val="none" w:sz="0" w:space="0" w:color="auto"/>
            <w:bottom w:val="none" w:sz="0" w:space="0" w:color="auto"/>
            <w:right w:val="none" w:sz="0" w:space="0" w:color="auto"/>
          </w:divBdr>
        </w:div>
        <w:div w:id="1818567494">
          <w:marLeft w:val="640"/>
          <w:marRight w:val="0"/>
          <w:marTop w:val="0"/>
          <w:marBottom w:val="0"/>
          <w:divBdr>
            <w:top w:val="none" w:sz="0" w:space="0" w:color="auto"/>
            <w:left w:val="none" w:sz="0" w:space="0" w:color="auto"/>
            <w:bottom w:val="none" w:sz="0" w:space="0" w:color="auto"/>
            <w:right w:val="none" w:sz="0" w:space="0" w:color="auto"/>
          </w:divBdr>
        </w:div>
        <w:div w:id="2003198768">
          <w:marLeft w:val="640"/>
          <w:marRight w:val="0"/>
          <w:marTop w:val="0"/>
          <w:marBottom w:val="0"/>
          <w:divBdr>
            <w:top w:val="none" w:sz="0" w:space="0" w:color="auto"/>
            <w:left w:val="none" w:sz="0" w:space="0" w:color="auto"/>
            <w:bottom w:val="none" w:sz="0" w:space="0" w:color="auto"/>
            <w:right w:val="none" w:sz="0" w:space="0" w:color="auto"/>
          </w:divBdr>
        </w:div>
      </w:divsChild>
    </w:div>
    <w:div w:id="1289582263">
      <w:bodyDiv w:val="1"/>
      <w:marLeft w:val="0"/>
      <w:marRight w:val="0"/>
      <w:marTop w:val="0"/>
      <w:marBottom w:val="0"/>
      <w:divBdr>
        <w:top w:val="none" w:sz="0" w:space="0" w:color="auto"/>
        <w:left w:val="none" w:sz="0" w:space="0" w:color="auto"/>
        <w:bottom w:val="none" w:sz="0" w:space="0" w:color="auto"/>
        <w:right w:val="none" w:sz="0" w:space="0" w:color="auto"/>
      </w:divBdr>
      <w:divsChild>
        <w:div w:id="545483528">
          <w:marLeft w:val="640"/>
          <w:marRight w:val="0"/>
          <w:marTop w:val="0"/>
          <w:marBottom w:val="0"/>
          <w:divBdr>
            <w:top w:val="none" w:sz="0" w:space="0" w:color="auto"/>
            <w:left w:val="none" w:sz="0" w:space="0" w:color="auto"/>
            <w:bottom w:val="none" w:sz="0" w:space="0" w:color="auto"/>
            <w:right w:val="none" w:sz="0" w:space="0" w:color="auto"/>
          </w:divBdr>
        </w:div>
        <w:div w:id="1267612032">
          <w:marLeft w:val="640"/>
          <w:marRight w:val="0"/>
          <w:marTop w:val="0"/>
          <w:marBottom w:val="0"/>
          <w:divBdr>
            <w:top w:val="none" w:sz="0" w:space="0" w:color="auto"/>
            <w:left w:val="none" w:sz="0" w:space="0" w:color="auto"/>
            <w:bottom w:val="none" w:sz="0" w:space="0" w:color="auto"/>
            <w:right w:val="none" w:sz="0" w:space="0" w:color="auto"/>
          </w:divBdr>
        </w:div>
        <w:div w:id="1595089729">
          <w:marLeft w:val="640"/>
          <w:marRight w:val="0"/>
          <w:marTop w:val="0"/>
          <w:marBottom w:val="0"/>
          <w:divBdr>
            <w:top w:val="none" w:sz="0" w:space="0" w:color="auto"/>
            <w:left w:val="none" w:sz="0" w:space="0" w:color="auto"/>
            <w:bottom w:val="none" w:sz="0" w:space="0" w:color="auto"/>
            <w:right w:val="none" w:sz="0" w:space="0" w:color="auto"/>
          </w:divBdr>
        </w:div>
        <w:div w:id="1654338229">
          <w:marLeft w:val="640"/>
          <w:marRight w:val="0"/>
          <w:marTop w:val="0"/>
          <w:marBottom w:val="0"/>
          <w:divBdr>
            <w:top w:val="none" w:sz="0" w:space="0" w:color="auto"/>
            <w:left w:val="none" w:sz="0" w:space="0" w:color="auto"/>
            <w:bottom w:val="none" w:sz="0" w:space="0" w:color="auto"/>
            <w:right w:val="none" w:sz="0" w:space="0" w:color="auto"/>
          </w:divBdr>
        </w:div>
        <w:div w:id="1976372287">
          <w:marLeft w:val="640"/>
          <w:marRight w:val="0"/>
          <w:marTop w:val="0"/>
          <w:marBottom w:val="0"/>
          <w:divBdr>
            <w:top w:val="none" w:sz="0" w:space="0" w:color="auto"/>
            <w:left w:val="none" w:sz="0" w:space="0" w:color="auto"/>
            <w:bottom w:val="none" w:sz="0" w:space="0" w:color="auto"/>
            <w:right w:val="none" w:sz="0" w:space="0" w:color="auto"/>
          </w:divBdr>
        </w:div>
        <w:div w:id="2106920868">
          <w:marLeft w:val="640"/>
          <w:marRight w:val="0"/>
          <w:marTop w:val="0"/>
          <w:marBottom w:val="0"/>
          <w:divBdr>
            <w:top w:val="none" w:sz="0" w:space="0" w:color="auto"/>
            <w:left w:val="none" w:sz="0" w:space="0" w:color="auto"/>
            <w:bottom w:val="none" w:sz="0" w:space="0" w:color="auto"/>
            <w:right w:val="none" w:sz="0" w:space="0" w:color="auto"/>
          </w:divBdr>
        </w:div>
      </w:divsChild>
    </w:div>
    <w:div w:id="1289706246">
      <w:marLeft w:val="0"/>
      <w:marRight w:val="0"/>
      <w:marTop w:val="0"/>
      <w:marBottom w:val="0"/>
      <w:divBdr>
        <w:top w:val="none" w:sz="0" w:space="0" w:color="auto"/>
        <w:left w:val="none" w:sz="0" w:space="0" w:color="auto"/>
        <w:bottom w:val="none" w:sz="0" w:space="0" w:color="auto"/>
        <w:right w:val="none" w:sz="0" w:space="0" w:color="auto"/>
      </w:divBdr>
    </w:div>
    <w:div w:id="1289896042">
      <w:marLeft w:val="0"/>
      <w:marRight w:val="0"/>
      <w:marTop w:val="0"/>
      <w:marBottom w:val="0"/>
      <w:divBdr>
        <w:top w:val="none" w:sz="0" w:space="0" w:color="auto"/>
        <w:left w:val="none" w:sz="0" w:space="0" w:color="auto"/>
        <w:bottom w:val="none" w:sz="0" w:space="0" w:color="auto"/>
        <w:right w:val="none" w:sz="0" w:space="0" w:color="auto"/>
      </w:divBdr>
    </w:div>
    <w:div w:id="1291665524">
      <w:marLeft w:val="640"/>
      <w:marRight w:val="0"/>
      <w:marTop w:val="0"/>
      <w:marBottom w:val="0"/>
      <w:divBdr>
        <w:top w:val="none" w:sz="0" w:space="0" w:color="auto"/>
        <w:left w:val="none" w:sz="0" w:space="0" w:color="auto"/>
        <w:bottom w:val="none" w:sz="0" w:space="0" w:color="auto"/>
        <w:right w:val="none" w:sz="0" w:space="0" w:color="auto"/>
      </w:divBdr>
    </w:div>
    <w:div w:id="1291667127">
      <w:marLeft w:val="0"/>
      <w:marRight w:val="0"/>
      <w:marTop w:val="0"/>
      <w:marBottom w:val="0"/>
      <w:divBdr>
        <w:top w:val="none" w:sz="0" w:space="0" w:color="auto"/>
        <w:left w:val="none" w:sz="0" w:space="0" w:color="auto"/>
        <w:bottom w:val="none" w:sz="0" w:space="0" w:color="auto"/>
        <w:right w:val="none" w:sz="0" w:space="0" w:color="auto"/>
      </w:divBdr>
    </w:div>
    <w:div w:id="1291864060">
      <w:marLeft w:val="640"/>
      <w:marRight w:val="0"/>
      <w:marTop w:val="0"/>
      <w:marBottom w:val="0"/>
      <w:divBdr>
        <w:top w:val="none" w:sz="0" w:space="0" w:color="auto"/>
        <w:left w:val="none" w:sz="0" w:space="0" w:color="auto"/>
        <w:bottom w:val="none" w:sz="0" w:space="0" w:color="auto"/>
        <w:right w:val="none" w:sz="0" w:space="0" w:color="auto"/>
      </w:divBdr>
    </w:div>
    <w:div w:id="1292176681">
      <w:marLeft w:val="0"/>
      <w:marRight w:val="0"/>
      <w:marTop w:val="0"/>
      <w:marBottom w:val="0"/>
      <w:divBdr>
        <w:top w:val="none" w:sz="0" w:space="0" w:color="auto"/>
        <w:left w:val="none" w:sz="0" w:space="0" w:color="auto"/>
        <w:bottom w:val="none" w:sz="0" w:space="0" w:color="auto"/>
        <w:right w:val="none" w:sz="0" w:space="0" w:color="auto"/>
      </w:divBdr>
    </w:div>
    <w:div w:id="1292243928">
      <w:marLeft w:val="0"/>
      <w:marRight w:val="0"/>
      <w:marTop w:val="0"/>
      <w:marBottom w:val="0"/>
      <w:divBdr>
        <w:top w:val="none" w:sz="0" w:space="0" w:color="auto"/>
        <w:left w:val="none" w:sz="0" w:space="0" w:color="auto"/>
        <w:bottom w:val="none" w:sz="0" w:space="0" w:color="auto"/>
        <w:right w:val="none" w:sz="0" w:space="0" w:color="auto"/>
      </w:divBdr>
    </w:div>
    <w:div w:id="1292318778">
      <w:marLeft w:val="0"/>
      <w:marRight w:val="0"/>
      <w:marTop w:val="0"/>
      <w:marBottom w:val="0"/>
      <w:divBdr>
        <w:top w:val="none" w:sz="0" w:space="0" w:color="auto"/>
        <w:left w:val="none" w:sz="0" w:space="0" w:color="auto"/>
        <w:bottom w:val="none" w:sz="0" w:space="0" w:color="auto"/>
        <w:right w:val="none" w:sz="0" w:space="0" w:color="auto"/>
      </w:divBdr>
    </w:div>
    <w:div w:id="1292515354">
      <w:marLeft w:val="640"/>
      <w:marRight w:val="0"/>
      <w:marTop w:val="0"/>
      <w:marBottom w:val="0"/>
      <w:divBdr>
        <w:top w:val="none" w:sz="0" w:space="0" w:color="auto"/>
        <w:left w:val="none" w:sz="0" w:space="0" w:color="auto"/>
        <w:bottom w:val="none" w:sz="0" w:space="0" w:color="auto"/>
        <w:right w:val="none" w:sz="0" w:space="0" w:color="auto"/>
      </w:divBdr>
    </w:div>
    <w:div w:id="1292707815">
      <w:marLeft w:val="640"/>
      <w:marRight w:val="0"/>
      <w:marTop w:val="0"/>
      <w:marBottom w:val="0"/>
      <w:divBdr>
        <w:top w:val="none" w:sz="0" w:space="0" w:color="auto"/>
        <w:left w:val="none" w:sz="0" w:space="0" w:color="auto"/>
        <w:bottom w:val="none" w:sz="0" w:space="0" w:color="auto"/>
        <w:right w:val="none" w:sz="0" w:space="0" w:color="auto"/>
      </w:divBdr>
    </w:div>
    <w:div w:id="1293053218">
      <w:marLeft w:val="640"/>
      <w:marRight w:val="0"/>
      <w:marTop w:val="0"/>
      <w:marBottom w:val="0"/>
      <w:divBdr>
        <w:top w:val="none" w:sz="0" w:space="0" w:color="auto"/>
        <w:left w:val="none" w:sz="0" w:space="0" w:color="auto"/>
        <w:bottom w:val="none" w:sz="0" w:space="0" w:color="auto"/>
        <w:right w:val="none" w:sz="0" w:space="0" w:color="auto"/>
      </w:divBdr>
    </w:div>
    <w:div w:id="1293172948">
      <w:marLeft w:val="0"/>
      <w:marRight w:val="0"/>
      <w:marTop w:val="0"/>
      <w:marBottom w:val="0"/>
      <w:divBdr>
        <w:top w:val="none" w:sz="0" w:space="0" w:color="auto"/>
        <w:left w:val="none" w:sz="0" w:space="0" w:color="auto"/>
        <w:bottom w:val="none" w:sz="0" w:space="0" w:color="auto"/>
        <w:right w:val="none" w:sz="0" w:space="0" w:color="auto"/>
      </w:divBdr>
    </w:div>
    <w:div w:id="1294750638">
      <w:marLeft w:val="0"/>
      <w:marRight w:val="0"/>
      <w:marTop w:val="0"/>
      <w:marBottom w:val="0"/>
      <w:divBdr>
        <w:top w:val="none" w:sz="0" w:space="0" w:color="auto"/>
        <w:left w:val="none" w:sz="0" w:space="0" w:color="auto"/>
        <w:bottom w:val="none" w:sz="0" w:space="0" w:color="auto"/>
        <w:right w:val="none" w:sz="0" w:space="0" w:color="auto"/>
      </w:divBdr>
    </w:div>
    <w:div w:id="1295940299">
      <w:marLeft w:val="0"/>
      <w:marRight w:val="0"/>
      <w:marTop w:val="0"/>
      <w:marBottom w:val="0"/>
      <w:divBdr>
        <w:top w:val="none" w:sz="0" w:space="0" w:color="auto"/>
        <w:left w:val="none" w:sz="0" w:space="0" w:color="auto"/>
        <w:bottom w:val="none" w:sz="0" w:space="0" w:color="auto"/>
        <w:right w:val="none" w:sz="0" w:space="0" w:color="auto"/>
      </w:divBdr>
    </w:div>
    <w:div w:id="1296565240">
      <w:marLeft w:val="640"/>
      <w:marRight w:val="0"/>
      <w:marTop w:val="0"/>
      <w:marBottom w:val="0"/>
      <w:divBdr>
        <w:top w:val="none" w:sz="0" w:space="0" w:color="auto"/>
        <w:left w:val="none" w:sz="0" w:space="0" w:color="auto"/>
        <w:bottom w:val="none" w:sz="0" w:space="0" w:color="auto"/>
        <w:right w:val="none" w:sz="0" w:space="0" w:color="auto"/>
      </w:divBdr>
    </w:div>
    <w:div w:id="1297757973">
      <w:marLeft w:val="640"/>
      <w:marRight w:val="0"/>
      <w:marTop w:val="0"/>
      <w:marBottom w:val="0"/>
      <w:divBdr>
        <w:top w:val="none" w:sz="0" w:space="0" w:color="auto"/>
        <w:left w:val="none" w:sz="0" w:space="0" w:color="auto"/>
        <w:bottom w:val="none" w:sz="0" w:space="0" w:color="auto"/>
        <w:right w:val="none" w:sz="0" w:space="0" w:color="auto"/>
      </w:divBdr>
    </w:div>
    <w:div w:id="1298292491">
      <w:marLeft w:val="0"/>
      <w:marRight w:val="150"/>
      <w:marTop w:val="0"/>
      <w:marBottom w:val="0"/>
      <w:divBdr>
        <w:top w:val="none" w:sz="0" w:space="0" w:color="auto"/>
        <w:left w:val="none" w:sz="0" w:space="0" w:color="auto"/>
        <w:bottom w:val="none" w:sz="0" w:space="0" w:color="auto"/>
        <w:right w:val="none" w:sz="0" w:space="0" w:color="auto"/>
      </w:divBdr>
    </w:div>
    <w:div w:id="1299529744">
      <w:marLeft w:val="0"/>
      <w:marRight w:val="0"/>
      <w:marTop w:val="0"/>
      <w:marBottom w:val="0"/>
      <w:divBdr>
        <w:top w:val="none" w:sz="0" w:space="0" w:color="auto"/>
        <w:left w:val="none" w:sz="0" w:space="0" w:color="auto"/>
        <w:bottom w:val="none" w:sz="0" w:space="0" w:color="auto"/>
        <w:right w:val="none" w:sz="0" w:space="0" w:color="auto"/>
      </w:divBdr>
    </w:div>
    <w:div w:id="1301494302">
      <w:marLeft w:val="640"/>
      <w:marRight w:val="0"/>
      <w:marTop w:val="0"/>
      <w:marBottom w:val="0"/>
      <w:divBdr>
        <w:top w:val="none" w:sz="0" w:space="0" w:color="auto"/>
        <w:left w:val="none" w:sz="0" w:space="0" w:color="auto"/>
        <w:bottom w:val="none" w:sz="0" w:space="0" w:color="auto"/>
        <w:right w:val="none" w:sz="0" w:space="0" w:color="auto"/>
      </w:divBdr>
    </w:div>
    <w:div w:id="1302030435">
      <w:marLeft w:val="640"/>
      <w:marRight w:val="0"/>
      <w:marTop w:val="0"/>
      <w:marBottom w:val="0"/>
      <w:divBdr>
        <w:top w:val="none" w:sz="0" w:space="0" w:color="auto"/>
        <w:left w:val="none" w:sz="0" w:space="0" w:color="auto"/>
        <w:bottom w:val="none" w:sz="0" w:space="0" w:color="auto"/>
        <w:right w:val="none" w:sz="0" w:space="0" w:color="auto"/>
      </w:divBdr>
    </w:div>
    <w:div w:id="1302618641">
      <w:marLeft w:val="0"/>
      <w:marRight w:val="0"/>
      <w:marTop w:val="0"/>
      <w:marBottom w:val="0"/>
      <w:divBdr>
        <w:top w:val="none" w:sz="0" w:space="0" w:color="auto"/>
        <w:left w:val="none" w:sz="0" w:space="0" w:color="auto"/>
        <w:bottom w:val="none" w:sz="0" w:space="0" w:color="auto"/>
        <w:right w:val="none" w:sz="0" w:space="0" w:color="auto"/>
      </w:divBdr>
    </w:div>
    <w:div w:id="1304191039">
      <w:marLeft w:val="640"/>
      <w:marRight w:val="0"/>
      <w:marTop w:val="0"/>
      <w:marBottom w:val="0"/>
      <w:divBdr>
        <w:top w:val="none" w:sz="0" w:space="0" w:color="auto"/>
        <w:left w:val="none" w:sz="0" w:space="0" w:color="auto"/>
        <w:bottom w:val="none" w:sz="0" w:space="0" w:color="auto"/>
        <w:right w:val="none" w:sz="0" w:space="0" w:color="auto"/>
      </w:divBdr>
    </w:div>
    <w:div w:id="1304459364">
      <w:bodyDiv w:val="1"/>
      <w:marLeft w:val="0"/>
      <w:marRight w:val="0"/>
      <w:marTop w:val="0"/>
      <w:marBottom w:val="0"/>
      <w:divBdr>
        <w:top w:val="none" w:sz="0" w:space="0" w:color="auto"/>
        <w:left w:val="none" w:sz="0" w:space="0" w:color="auto"/>
        <w:bottom w:val="none" w:sz="0" w:space="0" w:color="auto"/>
        <w:right w:val="none" w:sz="0" w:space="0" w:color="auto"/>
      </w:divBdr>
    </w:div>
    <w:div w:id="1305312363">
      <w:marLeft w:val="0"/>
      <w:marRight w:val="0"/>
      <w:marTop w:val="0"/>
      <w:marBottom w:val="0"/>
      <w:divBdr>
        <w:top w:val="none" w:sz="0" w:space="0" w:color="auto"/>
        <w:left w:val="none" w:sz="0" w:space="0" w:color="auto"/>
        <w:bottom w:val="none" w:sz="0" w:space="0" w:color="auto"/>
        <w:right w:val="none" w:sz="0" w:space="0" w:color="auto"/>
      </w:divBdr>
    </w:div>
    <w:div w:id="1306081734">
      <w:marLeft w:val="0"/>
      <w:marRight w:val="0"/>
      <w:marTop w:val="0"/>
      <w:marBottom w:val="0"/>
      <w:divBdr>
        <w:top w:val="none" w:sz="0" w:space="0" w:color="auto"/>
        <w:left w:val="none" w:sz="0" w:space="0" w:color="auto"/>
        <w:bottom w:val="none" w:sz="0" w:space="0" w:color="auto"/>
        <w:right w:val="none" w:sz="0" w:space="0" w:color="auto"/>
      </w:divBdr>
    </w:div>
    <w:div w:id="1307975220">
      <w:marLeft w:val="640"/>
      <w:marRight w:val="0"/>
      <w:marTop w:val="0"/>
      <w:marBottom w:val="0"/>
      <w:divBdr>
        <w:top w:val="none" w:sz="0" w:space="0" w:color="auto"/>
        <w:left w:val="none" w:sz="0" w:space="0" w:color="auto"/>
        <w:bottom w:val="none" w:sz="0" w:space="0" w:color="auto"/>
        <w:right w:val="none" w:sz="0" w:space="0" w:color="auto"/>
      </w:divBdr>
    </w:div>
    <w:div w:id="1308441067">
      <w:marLeft w:val="0"/>
      <w:marRight w:val="0"/>
      <w:marTop w:val="0"/>
      <w:marBottom w:val="0"/>
      <w:divBdr>
        <w:top w:val="none" w:sz="0" w:space="0" w:color="auto"/>
        <w:left w:val="none" w:sz="0" w:space="0" w:color="auto"/>
        <w:bottom w:val="none" w:sz="0" w:space="0" w:color="auto"/>
        <w:right w:val="none" w:sz="0" w:space="0" w:color="auto"/>
      </w:divBdr>
    </w:div>
    <w:div w:id="1308634019">
      <w:marLeft w:val="640"/>
      <w:marRight w:val="0"/>
      <w:marTop w:val="0"/>
      <w:marBottom w:val="0"/>
      <w:divBdr>
        <w:top w:val="none" w:sz="0" w:space="0" w:color="auto"/>
        <w:left w:val="none" w:sz="0" w:space="0" w:color="auto"/>
        <w:bottom w:val="none" w:sz="0" w:space="0" w:color="auto"/>
        <w:right w:val="none" w:sz="0" w:space="0" w:color="auto"/>
      </w:divBdr>
    </w:div>
    <w:div w:id="1309238908">
      <w:marLeft w:val="640"/>
      <w:marRight w:val="0"/>
      <w:marTop w:val="0"/>
      <w:marBottom w:val="0"/>
      <w:divBdr>
        <w:top w:val="none" w:sz="0" w:space="0" w:color="auto"/>
        <w:left w:val="none" w:sz="0" w:space="0" w:color="auto"/>
        <w:bottom w:val="none" w:sz="0" w:space="0" w:color="auto"/>
        <w:right w:val="none" w:sz="0" w:space="0" w:color="auto"/>
      </w:divBdr>
    </w:div>
    <w:div w:id="1310134755">
      <w:marLeft w:val="0"/>
      <w:marRight w:val="0"/>
      <w:marTop w:val="0"/>
      <w:marBottom w:val="0"/>
      <w:divBdr>
        <w:top w:val="none" w:sz="0" w:space="0" w:color="auto"/>
        <w:left w:val="none" w:sz="0" w:space="0" w:color="auto"/>
        <w:bottom w:val="none" w:sz="0" w:space="0" w:color="auto"/>
        <w:right w:val="none" w:sz="0" w:space="0" w:color="auto"/>
      </w:divBdr>
    </w:div>
    <w:div w:id="1311710330">
      <w:bodyDiv w:val="1"/>
      <w:marLeft w:val="0"/>
      <w:marRight w:val="0"/>
      <w:marTop w:val="0"/>
      <w:marBottom w:val="0"/>
      <w:divBdr>
        <w:top w:val="none" w:sz="0" w:space="0" w:color="auto"/>
        <w:left w:val="none" w:sz="0" w:space="0" w:color="auto"/>
        <w:bottom w:val="none" w:sz="0" w:space="0" w:color="auto"/>
        <w:right w:val="none" w:sz="0" w:space="0" w:color="auto"/>
      </w:divBdr>
      <w:divsChild>
        <w:div w:id="800463141">
          <w:marLeft w:val="640"/>
          <w:marRight w:val="0"/>
          <w:marTop w:val="0"/>
          <w:marBottom w:val="0"/>
          <w:divBdr>
            <w:top w:val="none" w:sz="0" w:space="0" w:color="auto"/>
            <w:left w:val="none" w:sz="0" w:space="0" w:color="auto"/>
            <w:bottom w:val="none" w:sz="0" w:space="0" w:color="auto"/>
            <w:right w:val="none" w:sz="0" w:space="0" w:color="auto"/>
          </w:divBdr>
        </w:div>
        <w:div w:id="1085884875">
          <w:marLeft w:val="640"/>
          <w:marRight w:val="0"/>
          <w:marTop w:val="0"/>
          <w:marBottom w:val="0"/>
          <w:divBdr>
            <w:top w:val="none" w:sz="0" w:space="0" w:color="auto"/>
            <w:left w:val="none" w:sz="0" w:space="0" w:color="auto"/>
            <w:bottom w:val="none" w:sz="0" w:space="0" w:color="auto"/>
            <w:right w:val="none" w:sz="0" w:space="0" w:color="auto"/>
          </w:divBdr>
        </w:div>
        <w:div w:id="1107314488">
          <w:marLeft w:val="640"/>
          <w:marRight w:val="0"/>
          <w:marTop w:val="0"/>
          <w:marBottom w:val="0"/>
          <w:divBdr>
            <w:top w:val="none" w:sz="0" w:space="0" w:color="auto"/>
            <w:left w:val="none" w:sz="0" w:space="0" w:color="auto"/>
            <w:bottom w:val="none" w:sz="0" w:space="0" w:color="auto"/>
            <w:right w:val="none" w:sz="0" w:space="0" w:color="auto"/>
          </w:divBdr>
        </w:div>
        <w:div w:id="1188758034">
          <w:marLeft w:val="640"/>
          <w:marRight w:val="0"/>
          <w:marTop w:val="0"/>
          <w:marBottom w:val="0"/>
          <w:divBdr>
            <w:top w:val="none" w:sz="0" w:space="0" w:color="auto"/>
            <w:left w:val="none" w:sz="0" w:space="0" w:color="auto"/>
            <w:bottom w:val="none" w:sz="0" w:space="0" w:color="auto"/>
            <w:right w:val="none" w:sz="0" w:space="0" w:color="auto"/>
          </w:divBdr>
        </w:div>
        <w:div w:id="1336229558">
          <w:marLeft w:val="640"/>
          <w:marRight w:val="0"/>
          <w:marTop w:val="0"/>
          <w:marBottom w:val="0"/>
          <w:divBdr>
            <w:top w:val="none" w:sz="0" w:space="0" w:color="auto"/>
            <w:left w:val="none" w:sz="0" w:space="0" w:color="auto"/>
            <w:bottom w:val="none" w:sz="0" w:space="0" w:color="auto"/>
            <w:right w:val="none" w:sz="0" w:space="0" w:color="auto"/>
          </w:divBdr>
        </w:div>
        <w:div w:id="1974942462">
          <w:marLeft w:val="640"/>
          <w:marRight w:val="0"/>
          <w:marTop w:val="0"/>
          <w:marBottom w:val="0"/>
          <w:divBdr>
            <w:top w:val="none" w:sz="0" w:space="0" w:color="auto"/>
            <w:left w:val="none" w:sz="0" w:space="0" w:color="auto"/>
            <w:bottom w:val="none" w:sz="0" w:space="0" w:color="auto"/>
            <w:right w:val="none" w:sz="0" w:space="0" w:color="auto"/>
          </w:divBdr>
        </w:div>
      </w:divsChild>
    </w:div>
    <w:div w:id="1312252826">
      <w:marLeft w:val="0"/>
      <w:marRight w:val="0"/>
      <w:marTop w:val="0"/>
      <w:marBottom w:val="0"/>
      <w:divBdr>
        <w:top w:val="none" w:sz="0" w:space="0" w:color="auto"/>
        <w:left w:val="none" w:sz="0" w:space="0" w:color="auto"/>
        <w:bottom w:val="none" w:sz="0" w:space="0" w:color="auto"/>
        <w:right w:val="none" w:sz="0" w:space="0" w:color="auto"/>
      </w:divBdr>
    </w:div>
    <w:div w:id="1312713682">
      <w:bodyDiv w:val="1"/>
      <w:marLeft w:val="0"/>
      <w:marRight w:val="0"/>
      <w:marTop w:val="0"/>
      <w:marBottom w:val="0"/>
      <w:divBdr>
        <w:top w:val="none" w:sz="0" w:space="0" w:color="auto"/>
        <w:left w:val="none" w:sz="0" w:space="0" w:color="auto"/>
        <w:bottom w:val="none" w:sz="0" w:space="0" w:color="auto"/>
        <w:right w:val="none" w:sz="0" w:space="0" w:color="auto"/>
      </w:divBdr>
      <w:divsChild>
        <w:div w:id="247618586">
          <w:marLeft w:val="640"/>
          <w:marRight w:val="0"/>
          <w:marTop w:val="0"/>
          <w:marBottom w:val="0"/>
          <w:divBdr>
            <w:top w:val="none" w:sz="0" w:space="0" w:color="auto"/>
            <w:left w:val="none" w:sz="0" w:space="0" w:color="auto"/>
            <w:bottom w:val="none" w:sz="0" w:space="0" w:color="auto"/>
            <w:right w:val="none" w:sz="0" w:space="0" w:color="auto"/>
          </w:divBdr>
        </w:div>
        <w:div w:id="254751004">
          <w:marLeft w:val="640"/>
          <w:marRight w:val="0"/>
          <w:marTop w:val="0"/>
          <w:marBottom w:val="0"/>
          <w:divBdr>
            <w:top w:val="none" w:sz="0" w:space="0" w:color="auto"/>
            <w:left w:val="none" w:sz="0" w:space="0" w:color="auto"/>
            <w:bottom w:val="none" w:sz="0" w:space="0" w:color="auto"/>
            <w:right w:val="none" w:sz="0" w:space="0" w:color="auto"/>
          </w:divBdr>
        </w:div>
        <w:div w:id="812285493">
          <w:marLeft w:val="640"/>
          <w:marRight w:val="0"/>
          <w:marTop w:val="0"/>
          <w:marBottom w:val="0"/>
          <w:divBdr>
            <w:top w:val="none" w:sz="0" w:space="0" w:color="auto"/>
            <w:left w:val="none" w:sz="0" w:space="0" w:color="auto"/>
            <w:bottom w:val="none" w:sz="0" w:space="0" w:color="auto"/>
            <w:right w:val="none" w:sz="0" w:space="0" w:color="auto"/>
          </w:divBdr>
        </w:div>
        <w:div w:id="887840464">
          <w:marLeft w:val="640"/>
          <w:marRight w:val="0"/>
          <w:marTop w:val="0"/>
          <w:marBottom w:val="0"/>
          <w:divBdr>
            <w:top w:val="none" w:sz="0" w:space="0" w:color="auto"/>
            <w:left w:val="none" w:sz="0" w:space="0" w:color="auto"/>
            <w:bottom w:val="none" w:sz="0" w:space="0" w:color="auto"/>
            <w:right w:val="none" w:sz="0" w:space="0" w:color="auto"/>
          </w:divBdr>
        </w:div>
        <w:div w:id="947347458">
          <w:marLeft w:val="640"/>
          <w:marRight w:val="0"/>
          <w:marTop w:val="0"/>
          <w:marBottom w:val="0"/>
          <w:divBdr>
            <w:top w:val="none" w:sz="0" w:space="0" w:color="auto"/>
            <w:left w:val="none" w:sz="0" w:space="0" w:color="auto"/>
            <w:bottom w:val="none" w:sz="0" w:space="0" w:color="auto"/>
            <w:right w:val="none" w:sz="0" w:space="0" w:color="auto"/>
          </w:divBdr>
        </w:div>
        <w:div w:id="981471843">
          <w:marLeft w:val="640"/>
          <w:marRight w:val="0"/>
          <w:marTop w:val="0"/>
          <w:marBottom w:val="0"/>
          <w:divBdr>
            <w:top w:val="none" w:sz="0" w:space="0" w:color="auto"/>
            <w:left w:val="none" w:sz="0" w:space="0" w:color="auto"/>
            <w:bottom w:val="none" w:sz="0" w:space="0" w:color="auto"/>
            <w:right w:val="none" w:sz="0" w:space="0" w:color="auto"/>
          </w:divBdr>
        </w:div>
        <w:div w:id="1638022905">
          <w:marLeft w:val="640"/>
          <w:marRight w:val="0"/>
          <w:marTop w:val="0"/>
          <w:marBottom w:val="0"/>
          <w:divBdr>
            <w:top w:val="none" w:sz="0" w:space="0" w:color="auto"/>
            <w:left w:val="none" w:sz="0" w:space="0" w:color="auto"/>
            <w:bottom w:val="none" w:sz="0" w:space="0" w:color="auto"/>
            <w:right w:val="none" w:sz="0" w:space="0" w:color="auto"/>
          </w:divBdr>
        </w:div>
        <w:div w:id="1640038658">
          <w:marLeft w:val="640"/>
          <w:marRight w:val="0"/>
          <w:marTop w:val="0"/>
          <w:marBottom w:val="0"/>
          <w:divBdr>
            <w:top w:val="none" w:sz="0" w:space="0" w:color="auto"/>
            <w:left w:val="none" w:sz="0" w:space="0" w:color="auto"/>
            <w:bottom w:val="none" w:sz="0" w:space="0" w:color="auto"/>
            <w:right w:val="none" w:sz="0" w:space="0" w:color="auto"/>
          </w:divBdr>
        </w:div>
      </w:divsChild>
    </w:div>
    <w:div w:id="1313870249">
      <w:marLeft w:val="640"/>
      <w:marRight w:val="0"/>
      <w:marTop w:val="0"/>
      <w:marBottom w:val="0"/>
      <w:divBdr>
        <w:top w:val="none" w:sz="0" w:space="0" w:color="auto"/>
        <w:left w:val="none" w:sz="0" w:space="0" w:color="auto"/>
        <w:bottom w:val="none" w:sz="0" w:space="0" w:color="auto"/>
        <w:right w:val="none" w:sz="0" w:space="0" w:color="auto"/>
      </w:divBdr>
    </w:div>
    <w:div w:id="1314800765">
      <w:bodyDiv w:val="1"/>
      <w:marLeft w:val="0"/>
      <w:marRight w:val="0"/>
      <w:marTop w:val="0"/>
      <w:marBottom w:val="0"/>
      <w:divBdr>
        <w:top w:val="none" w:sz="0" w:space="0" w:color="auto"/>
        <w:left w:val="none" w:sz="0" w:space="0" w:color="auto"/>
        <w:bottom w:val="none" w:sz="0" w:space="0" w:color="auto"/>
        <w:right w:val="none" w:sz="0" w:space="0" w:color="auto"/>
      </w:divBdr>
      <w:divsChild>
        <w:div w:id="68047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942713">
      <w:marLeft w:val="0"/>
      <w:marRight w:val="150"/>
      <w:marTop w:val="0"/>
      <w:marBottom w:val="0"/>
      <w:divBdr>
        <w:top w:val="none" w:sz="0" w:space="0" w:color="auto"/>
        <w:left w:val="none" w:sz="0" w:space="0" w:color="auto"/>
        <w:bottom w:val="none" w:sz="0" w:space="0" w:color="auto"/>
        <w:right w:val="none" w:sz="0" w:space="0" w:color="auto"/>
      </w:divBdr>
      <w:divsChild>
        <w:div w:id="678704834">
          <w:marLeft w:val="0"/>
          <w:marRight w:val="150"/>
          <w:marTop w:val="0"/>
          <w:marBottom w:val="0"/>
          <w:divBdr>
            <w:top w:val="none" w:sz="0" w:space="0" w:color="auto"/>
            <w:left w:val="none" w:sz="0" w:space="0" w:color="auto"/>
            <w:bottom w:val="none" w:sz="0" w:space="0" w:color="auto"/>
            <w:right w:val="none" w:sz="0" w:space="0" w:color="auto"/>
          </w:divBdr>
        </w:div>
      </w:divsChild>
    </w:div>
    <w:div w:id="1315261923">
      <w:marLeft w:val="0"/>
      <w:marRight w:val="0"/>
      <w:marTop w:val="0"/>
      <w:marBottom w:val="0"/>
      <w:divBdr>
        <w:top w:val="none" w:sz="0" w:space="0" w:color="auto"/>
        <w:left w:val="none" w:sz="0" w:space="0" w:color="auto"/>
        <w:bottom w:val="none" w:sz="0" w:space="0" w:color="auto"/>
        <w:right w:val="none" w:sz="0" w:space="0" w:color="auto"/>
      </w:divBdr>
    </w:div>
    <w:div w:id="1317685227">
      <w:bodyDiv w:val="1"/>
      <w:marLeft w:val="0"/>
      <w:marRight w:val="0"/>
      <w:marTop w:val="0"/>
      <w:marBottom w:val="0"/>
      <w:divBdr>
        <w:top w:val="none" w:sz="0" w:space="0" w:color="auto"/>
        <w:left w:val="none" w:sz="0" w:space="0" w:color="auto"/>
        <w:bottom w:val="none" w:sz="0" w:space="0" w:color="auto"/>
        <w:right w:val="none" w:sz="0" w:space="0" w:color="auto"/>
      </w:divBdr>
      <w:divsChild>
        <w:div w:id="62312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266577">
      <w:bodyDiv w:val="1"/>
      <w:marLeft w:val="0"/>
      <w:marRight w:val="0"/>
      <w:marTop w:val="0"/>
      <w:marBottom w:val="0"/>
      <w:divBdr>
        <w:top w:val="none" w:sz="0" w:space="0" w:color="auto"/>
        <w:left w:val="none" w:sz="0" w:space="0" w:color="auto"/>
        <w:bottom w:val="none" w:sz="0" w:space="0" w:color="auto"/>
        <w:right w:val="none" w:sz="0" w:space="0" w:color="auto"/>
      </w:divBdr>
      <w:divsChild>
        <w:div w:id="43675591">
          <w:marLeft w:val="640"/>
          <w:marRight w:val="0"/>
          <w:marTop w:val="0"/>
          <w:marBottom w:val="0"/>
          <w:divBdr>
            <w:top w:val="none" w:sz="0" w:space="0" w:color="auto"/>
            <w:left w:val="none" w:sz="0" w:space="0" w:color="auto"/>
            <w:bottom w:val="none" w:sz="0" w:space="0" w:color="auto"/>
            <w:right w:val="none" w:sz="0" w:space="0" w:color="auto"/>
          </w:divBdr>
        </w:div>
        <w:div w:id="192882426">
          <w:marLeft w:val="640"/>
          <w:marRight w:val="0"/>
          <w:marTop w:val="0"/>
          <w:marBottom w:val="0"/>
          <w:divBdr>
            <w:top w:val="none" w:sz="0" w:space="0" w:color="auto"/>
            <w:left w:val="none" w:sz="0" w:space="0" w:color="auto"/>
            <w:bottom w:val="none" w:sz="0" w:space="0" w:color="auto"/>
            <w:right w:val="none" w:sz="0" w:space="0" w:color="auto"/>
          </w:divBdr>
        </w:div>
        <w:div w:id="207112980">
          <w:marLeft w:val="640"/>
          <w:marRight w:val="0"/>
          <w:marTop w:val="0"/>
          <w:marBottom w:val="0"/>
          <w:divBdr>
            <w:top w:val="none" w:sz="0" w:space="0" w:color="auto"/>
            <w:left w:val="none" w:sz="0" w:space="0" w:color="auto"/>
            <w:bottom w:val="none" w:sz="0" w:space="0" w:color="auto"/>
            <w:right w:val="none" w:sz="0" w:space="0" w:color="auto"/>
          </w:divBdr>
        </w:div>
        <w:div w:id="386531722">
          <w:marLeft w:val="640"/>
          <w:marRight w:val="0"/>
          <w:marTop w:val="0"/>
          <w:marBottom w:val="0"/>
          <w:divBdr>
            <w:top w:val="none" w:sz="0" w:space="0" w:color="auto"/>
            <w:left w:val="none" w:sz="0" w:space="0" w:color="auto"/>
            <w:bottom w:val="none" w:sz="0" w:space="0" w:color="auto"/>
            <w:right w:val="none" w:sz="0" w:space="0" w:color="auto"/>
          </w:divBdr>
        </w:div>
        <w:div w:id="570164782">
          <w:marLeft w:val="640"/>
          <w:marRight w:val="0"/>
          <w:marTop w:val="0"/>
          <w:marBottom w:val="0"/>
          <w:divBdr>
            <w:top w:val="none" w:sz="0" w:space="0" w:color="auto"/>
            <w:left w:val="none" w:sz="0" w:space="0" w:color="auto"/>
            <w:bottom w:val="none" w:sz="0" w:space="0" w:color="auto"/>
            <w:right w:val="none" w:sz="0" w:space="0" w:color="auto"/>
          </w:divBdr>
        </w:div>
        <w:div w:id="672297460">
          <w:marLeft w:val="640"/>
          <w:marRight w:val="0"/>
          <w:marTop w:val="0"/>
          <w:marBottom w:val="0"/>
          <w:divBdr>
            <w:top w:val="none" w:sz="0" w:space="0" w:color="auto"/>
            <w:left w:val="none" w:sz="0" w:space="0" w:color="auto"/>
            <w:bottom w:val="none" w:sz="0" w:space="0" w:color="auto"/>
            <w:right w:val="none" w:sz="0" w:space="0" w:color="auto"/>
          </w:divBdr>
        </w:div>
        <w:div w:id="1296179770">
          <w:marLeft w:val="640"/>
          <w:marRight w:val="0"/>
          <w:marTop w:val="0"/>
          <w:marBottom w:val="0"/>
          <w:divBdr>
            <w:top w:val="none" w:sz="0" w:space="0" w:color="auto"/>
            <w:left w:val="none" w:sz="0" w:space="0" w:color="auto"/>
            <w:bottom w:val="none" w:sz="0" w:space="0" w:color="auto"/>
            <w:right w:val="none" w:sz="0" w:space="0" w:color="auto"/>
          </w:divBdr>
        </w:div>
        <w:div w:id="1731271535">
          <w:marLeft w:val="640"/>
          <w:marRight w:val="0"/>
          <w:marTop w:val="0"/>
          <w:marBottom w:val="0"/>
          <w:divBdr>
            <w:top w:val="none" w:sz="0" w:space="0" w:color="auto"/>
            <w:left w:val="none" w:sz="0" w:space="0" w:color="auto"/>
            <w:bottom w:val="none" w:sz="0" w:space="0" w:color="auto"/>
            <w:right w:val="none" w:sz="0" w:space="0" w:color="auto"/>
          </w:divBdr>
        </w:div>
        <w:div w:id="1978560488">
          <w:marLeft w:val="640"/>
          <w:marRight w:val="0"/>
          <w:marTop w:val="0"/>
          <w:marBottom w:val="0"/>
          <w:divBdr>
            <w:top w:val="none" w:sz="0" w:space="0" w:color="auto"/>
            <w:left w:val="none" w:sz="0" w:space="0" w:color="auto"/>
            <w:bottom w:val="none" w:sz="0" w:space="0" w:color="auto"/>
            <w:right w:val="none" w:sz="0" w:space="0" w:color="auto"/>
          </w:divBdr>
        </w:div>
        <w:div w:id="1996950930">
          <w:marLeft w:val="640"/>
          <w:marRight w:val="0"/>
          <w:marTop w:val="0"/>
          <w:marBottom w:val="0"/>
          <w:divBdr>
            <w:top w:val="none" w:sz="0" w:space="0" w:color="auto"/>
            <w:left w:val="none" w:sz="0" w:space="0" w:color="auto"/>
            <w:bottom w:val="none" w:sz="0" w:space="0" w:color="auto"/>
            <w:right w:val="none" w:sz="0" w:space="0" w:color="auto"/>
          </w:divBdr>
        </w:div>
      </w:divsChild>
    </w:div>
    <w:div w:id="1319070733">
      <w:marLeft w:val="0"/>
      <w:marRight w:val="0"/>
      <w:marTop w:val="0"/>
      <w:marBottom w:val="0"/>
      <w:divBdr>
        <w:top w:val="none" w:sz="0" w:space="0" w:color="auto"/>
        <w:left w:val="none" w:sz="0" w:space="0" w:color="auto"/>
        <w:bottom w:val="none" w:sz="0" w:space="0" w:color="auto"/>
        <w:right w:val="none" w:sz="0" w:space="0" w:color="auto"/>
      </w:divBdr>
    </w:div>
    <w:div w:id="1319455136">
      <w:marLeft w:val="0"/>
      <w:marRight w:val="0"/>
      <w:marTop w:val="0"/>
      <w:marBottom w:val="0"/>
      <w:divBdr>
        <w:top w:val="none" w:sz="0" w:space="0" w:color="auto"/>
        <w:left w:val="none" w:sz="0" w:space="0" w:color="auto"/>
        <w:bottom w:val="none" w:sz="0" w:space="0" w:color="auto"/>
        <w:right w:val="none" w:sz="0" w:space="0" w:color="auto"/>
      </w:divBdr>
    </w:div>
    <w:div w:id="1319577208">
      <w:marLeft w:val="640"/>
      <w:marRight w:val="0"/>
      <w:marTop w:val="0"/>
      <w:marBottom w:val="0"/>
      <w:divBdr>
        <w:top w:val="none" w:sz="0" w:space="0" w:color="auto"/>
        <w:left w:val="none" w:sz="0" w:space="0" w:color="auto"/>
        <w:bottom w:val="none" w:sz="0" w:space="0" w:color="auto"/>
        <w:right w:val="none" w:sz="0" w:space="0" w:color="auto"/>
      </w:divBdr>
    </w:div>
    <w:div w:id="1319920856">
      <w:marLeft w:val="0"/>
      <w:marRight w:val="0"/>
      <w:marTop w:val="0"/>
      <w:marBottom w:val="0"/>
      <w:divBdr>
        <w:top w:val="none" w:sz="0" w:space="0" w:color="auto"/>
        <w:left w:val="none" w:sz="0" w:space="0" w:color="auto"/>
        <w:bottom w:val="none" w:sz="0" w:space="0" w:color="auto"/>
        <w:right w:val="none" w:sz="0" w:space="0" w:color="auto"/>
      </w:divBdr>
    </w:div>
    <w:div w:id="1320113702">
      <w:marLeft w:val="640"/>
      <w:marRight w:val="0"/>
      <w:marTop w:val="0"/>
      <w:marBottom w:val="0"/>
      <w:divBdr>
        <w:top w:val="none" w:sz="0" w:space="0" w:color="auto"/>
        <w:left w:val="none" w:sz="0" w:space="0" w:color="auto"/>
        <w:bottom w:val="none" w:sz="0" w:space="0" w:color="auto"/>
        <w:right w:val="none" w:sz="0" w:space="0" w:color="auto"/>
      </w:divBdr>
    </w:div>
    <w:div w:id="1320890871">
      <w:marLeft w:val="640"/>
      <w:marRight w:val="0"/>
      <w:marTop w:val="0"/>
      <w:marBottom w:val="0"/>
      <w:divBdr>
        <w:top w:val="none" w:sz="0" w:space="0" w:color="auto"/>
        <w:left w:val="none" w:sz="0" w:space="0" w:color="auto"/>
        <w:bottom w:val="none" w:sz="0" w:space="0" w:color="auto"/>
        <w:right w:val="none" w:sz="0" w:space="0" w:color="auto"/>
      </w:divBdr>
    </w:div>
    <w:div w:id="1321428721">
      <w:marLeft w:val="0"/>
      <w:marRight w:val="0"/>
      <w:marTop w:val="0"/>
      <w:marBottom w:val="0"/>
      <w:divBdr>
        <w:top w:val="none" w:sz="0" w:space="0" w:color="auto"/>
        <w:left w:val="none" w:sz="0" w:space="0" w:color="auto"/>
        <w:bottom w:val="none" w:sz="0" w:space="0" w:color="auto"/>
        <w:right w:val="none" w:sz="0" w:space="0" w:color="auto"/>
      </w:divBdr>
    </w:div>
    <w:div w:id="1322079064">
      <w:marLeft w:val="640"/>
      <w:marRight w:val="0"/>
      <w:marTop w:val="0"/>
      <w:marBottom w:val="0"/>
      <w:divBdr>
        <w:top w:val="none" w:sz="0" w:space="0" w:color="auto"/>
        <w:left w:val="none" w:sz="0" w:space="0" w:color="auto"/>
        <w:bottom w:val="none" w:sz="0" w:space="0" w:color="auto"/>
        <w:right w:val="none" w:sz="0" w:space="0" w:color="auto"/>
      </w:divBdr>
    </w:div>
    <w:div w:id="1324164704">
      <w:bodyDiv w:val="1"/>
      <w:marLeft w:val="0"/>
      <w:marRight w:val="0"/>
      <w:marTop w:val="0"/>
      <w:marBottom w:val="0"/>
      <w:divBdr>
        <w:top w:val="none" w:sz="0" w:space="0" w:color="auto"/>
        <w:left w:val="none" w:sz="0" w:space="0" w:color="auto"/>
        <w:bottom w:val="none" w:sz="0" w:space="0" w:color="auto"/>
        <w:right w:val="none" w:sz="0" w:space="0" w:color="auto"/>
      </w:divBdr>
    </w:div>
    <w:div w:id="1325931828">
      <w:bodyDiv w:val="1"/>
      <w:marLeft w:val="0"/>
      <w:marRight w:val="0"/>
      <w:marTop w:val="0"/>
      <w:marBottom w:val="0"/>
      <w:divBdr>
        <w:top w:val="none" w:sz="0" w:space="0" w:color="auto"/>
        <w:left w:val="none" w:sz="0" w:space="0" w:color="auto"/>
        <w:bottom w:val="none" w:sz="0" w:space="0" w:color="auto"/>
        <w:right w:val="none" w:sz="0" w:space="0" w:color="auto"/>
      </w:divBdr>
      <w:divsChild>
        <w:div w:id="1458570983">
          <w:marLeft w:val="0"/>
          <w:marRight w:val="0"/>
          <w:marTop w:val="0"/>
          <w:marBottom w:val="0"/>
          <w:divBdr>
            <w:top w:val="none" w:sz="0" w:space="0" w:color="auto"/>
            <w:left w:val="none" w:sz="0" w:space="0" w:color="auto"/>
            <w:bottom w:val="none" w:sz="0" w:space="0" w:color="auto"/>
            <w:right w:val="none" w:sz="0" w:space="0" w:color="auto"/>
          </w:divBdr>
          <w:divsChild>
            <w:div w:id="2126580319">
              <w:marLeft w:val="0"/>
              <w:marRight w:val="0"/>
              <w:marTop w:val="0"/>
              <w:marBottom w:val="0"/>
              <w:divBdr>
                <w:top w:val="none" w:sz="0" w:space="0" w:color="auto"/>
                <w:left w:val="none" w:sz="0" w:space="0" w:color="auto"/>
                <w:bottom w:val="none" w:sz="0" w:space="0" w:color="auto"/>
                <w:right w:val="none" w:sz="0" w:space="0" w:color="auto"/>
              </w:divBdr>
              <w:divsChild>
                <w:div w:id="395976352">
                  <w:marLeft w:val="0"/>
                  <w:marRight w:val="0"/>
                  <w:marTop w:val="0"/>
                  <w:marBottom w:val="0"/>
                  <w:divBdr>
                    <w:top w:val="none" w:sz="0" w:space="0" w:color="auto"/>
                    <w:left w:val="none" w:sz="0" w:space="0" w:color="auto"/>
                    <w:bottom w:val="none" w:sz="0" w:space="0" w:color="auto"/>
                    <w:right w:val="none" w:sz="0" w:space="0" w:color="auto"/>
                  </w:divBdr>
                  <w:divsChild>
                    <w:div w:id="921186872">
                      <w:marLeft w:val="0"/>
                      <w:marRight w:val="0"/>
                      <w:marTop w:val="0"/>
                      <w:marBottom w:val="0"/>
                      <w:divBdr>
                        <w:top w:val="none" w:sz="0" w:space="0" w:color="auto"/>
                        <w:left w:val="none" w:sz="0" w:space="0" w:color="auto"/>
                        <w:bottom w:val="none" w:sz="0" w:space="0" w:color="auto"/>
                        <w:right w:val="none" w:sz="0" w:space="0" w:color="auto"/>
                      </w:divBdr>
                      <w:divsChild>
                        <w:div w:id="1297495005">
                          <w:marLeft w:val="0"/>
                          <w:marRight w:val="0"/>
                          <w:marTop w:val="0"/>
                          <w:marBottom w:val="0"/>
                          <w:divBdr>
                            <w:top w:val="none" w:sz="0" w:space="0" w:color="auto"/>
                            <w:left w:val="none" w:sz="0" w:space="0" w:color="auto"/>
                            <w:bottom w:val="none" w:sz="0" w:space="0" w:color="auto"/>
                            <w:right w:val="none" w:sz="0" w:space="0" w:color="auto"/>
                          </w:divBdr>
                          <w:divsChild>
                            <w:div w:id="2022853249">
                              <w:marLeft w:val="0"/>
                              <w:marRight w:val="0"/>
                              <w:marTop w:val="0"/>
                              <w:marBottom w:val="0"/>
                              <w:divBdr>
                                <w:top w:val="none" w:sz="0" w:space="0" w:color="auto"/>
                                <w:left w:val="none" w:sz="0" w:space="0" w:color="auto"/>
                                <w:bottom w:val="none" w:sz="0" w:space="0" w:color="auto"/>
                                <w:right w:val="none" w:sz="0" w:space="0" w:color="auto"/>
                              </w:divBdr>
                              <w:divsChild>
                                <w:div w:id="45028760">
                                  <w:marLeft w:val="0"/>
                                  <w:marRight w:val="0"/>
                                  <w:marTop w:val="0"/>
                                  <w:marBottom w:val="0"/>
                                  <w:divBdr>
                                    <w:top w:val="none" w:sz="0" w:space="0" w:color="auto"/>
                                    <w:left w:val="none" w:sz="0" w:space="0" w:color="auto"/>
                                    <w:bottom w:val="none" w:sz="0" w:space="0" w:color="auto"/>
                                    <w:right w:val="none" w:sz="0" w:space="0" w:color="auto"/>
                                  </w:divBdr>
                                  <w:divsChild>
                                    <w:div w:id="2903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11655">
      <w:marLeft w:val="640"/>
      <w:marRight w:val="0"/>
      <w:marTop w:val="0"/>
      <w:marBottom w:val="0"/>
      <w:divBdr>
        <w:top w:val="none" w:sz="0" w:space="0" w:color="auto"/>
        <w:left w:val="none" w:sz="0" w:space="0" w:color="auto"/>
        <w:bottom w:val="none" w:sz="0" w:space="0" w:color="auto"/>
        <w:right w:val="none" w:sz="0" w:space="0" w:color="auto"/>
      </w:divBdr>
    </w:div>
    <w:div w:id="1326666588">
      <w:marLeft w:val="0"/>
      <w:marRight w:val="0"/>
      <w:marTop w:val="0"/>
      <w:marBottom w:val="0"/>
      <w:divBdr>
        <w:top w:val="none" w:sz="0" w:space="0" w:color="auto"/>
        <w:left w:val="none" w:sz="0" w:space="0" w:color="auto"/>
        <w:bottom w:val="none" w:sz="0" w:space="0" w:color="auto"/>
        <w:right w:val="none" w:sz="0" w:space="0" w:color="auto"/>
      </w:divBdr>
    </w:div>
    <w:div w:id="1326786213">
      <w:marLeft w:val="640"/>
      <w:marRight w:val="0"/>
      <w:marTop w:val="0"/>
      <w:marBottom w:val="0"/>
      <w:divBdr>
        <w:top w:val="none" w:sz="0" w:space="0" w:color="auto"/>
        <w:left w:val="none" w:sz="0" w:space="0" w:color="auto"/>
        <w:bottom w:val="none" w:sz="0" w:space="0" w:color="auto"/>
        <w:right w:val="none" w:sz="0" w:space="0" w:color="auto"/>
      </w:divBdr>
    </w:div>
    <w:div w:id="1326977246">
      <w:marLeft w:val="0"/>
      <w:marRight w:val="0"/>
      <w:marTop w:val="0"/>
      <w:marBottom w:val="0"/>
      <w:divBdr>
        <w:top w:val="none" w:sz="0" w:space="0" w:color="auto"/>
        <w:left w:val="none" w:sz="0" w:space="0" w:color="auto"/>
        <w:bottom w:val="none" w:sz="0" w:space="0" w:color="auto"/>
        <w:right w:val="none" w:sz="0" w:space="0" w:color="auto"/>
      </w:divBdr>
    </w:div>
    <w:div w:id="1329865615">
      <w:marLeft w:val="0"/>
      <w:marRight w:val="0"/>
      <w:marTop w:val="0"/>
      <w:marBottom w:val="0"/>
      <w:divBdr>
        <w:top w:val="none" w:sz="0" w:space="0" w:color="auto"/>
        <w:left w:val="none" w:sz="0" w:space="0" w:color="auto"/>
        <w:bottom w:val="none" w:sz="0" w:space="0" w:color="auto"/>
        <w:right w:val="none" w:sz="0" w:space="0" w:color="auto"/>
      </w:divBdr>
    </w:div>
    <w:div w:id="1329867732">
      <w:marLeft w:val="0"/>
      <w:marRight w:val="150"/>
      <w:marTop w:val="0"/>
      <w:marBottom w:val="0"/>
      <w:divBdr>
        <w:top w:val="none" w:sz="0" w:space="0" w:color="auto"/>
        <w:left w:val="none" w:sz="0" w:space="0" w:color="auto"/>
        <w:bottom w:val="none" w:sz="0" w:space="0" w:color="auto"/>
        <w:right w:val="none" w:sz="0" w:space="0" w:color="auto"/>
      </w:divBdr>
      <w:divsChild>
        <w:div w:id="469252005">
          <w:marLeft w:val="0"/>
          <w:marRight w:val="150"/>
          <w:marTop w:val="0"/>
          <w:marBottom w:val="0"/>
          <w:divBdr>
            <w:top w:val="none" w:sz="0" w:space="0" w:color="auto"/>
            <w:left w:val="none" w:sz="0" w:space="0" w:color="auto"/>
            <w:bottom w:val="none" w:sz="0" w:space="0" w:color="auto"/>
            <w:right w:val="none" w:sz="0" w:space="0" w:color="auto"/>
          </w:divBdr>
        </w:div>
      </w:divsChild>
    </w:div>
    <w:div w:id="1331523116">
      <w:marLeft w:val="0"/>
      <w:marRight w:val="0"/>
      <w:marTop w:val="0"/>
      <w:marBottom w:val="0"/>
      <w:divBdr>
        <w:top w:val="none" w:sz="0" w:space="0" w:color="auto"/>
        <w:left w:val="none" w:sz="0" w:space="0" w:color="auto"/>
        <w:bottom w:val="none" w:sz="0" w:space="0" w:color="auto"/>
        <w:right w:val="none" w:sz="0" w:space="0" w:color="auto"/>
      </w:divBdr>
    </w:div>
    <w:div w:id="1332945776">
      <w:marLeft w:val="640"/>
      <w:marRight w:val="0"/>
      <w:marTop w:val="0"/>
      <w:marBottom w:val="0"/>
      <w:divBdr>
        <w:top w:val="none" w:sz="0" w:space="0" w:color="auto"/>
        <w:left w:val="none" w:sz="0" w:space="0" w:color="auto"/>
        <w:bottom w:val="none" w:sz="0" w:space="0" w:color="auto"/>
        <w:right w:val="none" w:sz="0" w:space="0" w:color="auto"/>
      </w:divBdr>
    </w:div>
    <w:div w:id="1333290015">
      <w:marLeft w:val="640"/>
      <w:marRight w:val="0"/>
      <w:marTop w:val="0"/>
      <w:marBottom w:val="0"/>
      <w:divBdr>
        <w:top w:val="none" w:sz="0" w:space="0" w:color="auto"/>
        <w:left w:val="none" w:sz="0" w:space="0" w:color="auto"/>
        <w:bottom w:val="none" w:sz="0" w:space="0" w:color="auto"/>
        <w:right w:val="none" w:sz="0" w:space="0" w:color="auto"/>
      </w:divBdr>
    </w:div>
    <w:div w:id="1334068177">
      <w:marLeft w:val="640"/>
      <w:marRight w:val="0"/>
      <w:marTop w:val="0"/>
      <w:marBottom w:val="0"/>
      <w:divBdr>
        <w:top w:val="none" w:sz="0" w:space="0" w:color="auto"/>
        <w:left w:val="none" w:sz="0" w:space="0" w:color="auto"/>
        <w:bottom w:val="none" w:sz="0" w:space="0" w:color="auto"/>
        <w:right w:val="none" w:sz="0" w:space="0" w:color="auto"/>
      </w:divBdr>
    </w:div>
    <w:div w:id="1334646724">
      <w:marLeft w:val="0"/>
      <w:marRight w:val="0"/>
      <w:marTop w:val="0"/>
      <w:marBottom w:val="0"/>
      <w:divBdr>
        <w:top w:val="none" w:sz="0" w:space="0" w:color="auto"/>
        <w:left w:val="none" w:sz="0" w:space="0" w:color="auto"/>
        <w:bottom w:val="none" w:sz="0" w:space="0" w:color="auto"/>
        <w:right w:val="none" w:sz="0" w:space="0" w:color="auto"/>
      </w:divBdr>
    </w:div>
    <w:div w:id="1337270412">
      <w:marLeft w:val="0"/>
      <w:marRight w:val="0"/>
      <w:marTop w:val="0"/>
      <w:marBottom w:val="0"/>
      <w:divBdr>
        <w:top w:val="none" w:sz="0" w:space="0" w:color="auto"/>
        <w:left w:val="none" w:sz="0" w:space="0" w:color="auto"/>
        <w:bottom w:val="none" w:sz="0" w:space="0" w:color="auto"/>
        <w:right w:val="none" w:sz="0" w:space="0" w:color="auto"/>
      </w:divBdr>
    </w:div>
    <w:div w:id="1337726163">
      <w:marLeft w:val="0"/>
      <w:marRight w:val="0"/>
      <w:marTop w:val="0"/>
      <w:marBottom w:val="0"/>
      <w:divBdr>
        <w:top w:val="none" w:sz="0" w:space="0" w:color="auto"/>
        <w:left w:val="none" w:sz="0" w:space="0" w:color="auto"/>
        <w:bottom w:val="none" w:sz="0" w:space="0" w:color="auto"/>
        <w:right w:val="none" w:sz="0" w:space="0" w:color="auto"/>
      </w:divBdr>
    </w:div>
    <w:div w:id="1340697269">
      <w:marLeft w:val="0"/>
      <w:marRight w:val="0"/>
      <w:marTop w:val="0"/>
      <w:marBottom w:val="0"/>
      <w:divBdr>
        <w:top w:val="none" w:sz="0" w:space="0" w:color="auto"/>
        <w:left w:val="none" w:sz="0" w:space="0" w:color="auto"/>
        <w:bottom w:val="none" w:sz="0" w:space="0" w:color="auto"/>
        <w:right w:val="none" w:sz="0" w:space="0" w:color="auto"/>
      </w:divBdr>
    </w:div>
    <w:div w:id="1341078817">
      <w:bodyDiv w:val="1"/>
      <w:marLeft w:val="0"/>
      <w:marRight w:val="0"/>
      <w:marTop w:val="0"/>
      <w:marBottom w:val="0"/>
      <w:divBdr>
        <w:top w:val="none" w:sz="0" w:space="0" w:color="auto"/>
        <w:left w:val="none" w:sz="0" w:space="0" w:color="auto"/>
        <w:bottom w:val="none" w:sz="0" w:space="0" w:color="auto"/>
        <w:right w:val="none" w:sz="0" w:space="0" w:color="auto"/>
      </w:divBdr>
    </w:div>
    <w:div w:id="1341662978">
      <w:marLeft w:val="0"/>
      <w:marRight w:val="0"/>
      <w:marTop w:val="0"/>
      <w:marBottom w:val="0"/>
      <w:divBdr>
        <w:top w:val="none" w:sz="0" w:space="0" w:color="auto"/>
        <w:left w:val="none" w:sz="0" w:space="0" w:color="auto"/>
        <w:bottom w:val="none" w:sz="0" w:space="0" w:color="auto"/>
        <w:right w:val="none" w:sz="0" w:space="0" w:color="auto"/>
      </w:divBdr>
    </w:div>
    <w:div w:id="1341854890">
      <w:marLeft w:val="0"/>
      <w:marRight w:val="0"/>
      <w:marTop w:val="0"/>
      <w:marBottom w:val="0"/>
      <w:divBdr>
        <w:top w:val="none" w:sz="0" w:space="0" w:color="auto"/>
        <w:left w:val="none" w:sz="0" w:space="0" w:color="auto"/>
        <w:bottom w:val="none" w:sz="0" w:space="0" w:color="auto"/>
        <w:right w:val="none" w:sz="0" w:space="0" w:color="auto"/>
      </w:divBdr>
    </w:div>
    <w:div w:id="1342198013">
      <w:marLeft w:val="0"/>
      <w:marRight w:val="0"/>
      <w:marTop w:val="0"/>
      <w:marBottom w:val="0"/>
      <w:divBdr>
        <w:top w:val="none" w:sz="0" w:space="0" w:color="auto"/>
        <w:left w:val="none" w:sz="0" w:space="0" w:color="auto"/>
        <w:bottom w:val="none" w:sz="0" w:space="0" w:color="auto"/>
        <w:right w:val="none" w:sz="0" w:space="0" w:color="auto"/>
      </w:divBdr>
    </w:div>
    <w:div w:id="1344551030">
      <w:marLeft w:val="0"/>
      <w:marRight w:val="0"/>
      <w:marTop w:val="0"/>
      <w:marBottom w:val="0"/>
      <w:divBdr>
        <w:top w:val="none" w:sz="0" w:space="0" w:color="auto"/>
        <w:left w:val="none" w:sz="0" w:space="0" w:color="auto"/>
        <w:bottom w:val="none" w:sz="0" w:space="0" w:color="auto"/>
        <w:right w:val="none" w:sz="0" w:space="0" w:color="auto"/>
      </w:divBdr>
    </w:div>
    <w:div w:id="1344627677">
      <w:marLeft w:val="0"/>
      <w:marRight w:val="0"/>
      <w:marTop w:val="0"/>
      <w:marBottom w:val="0"/>
      <w:divBdr>
        <w:top w:val="none" w:sz="0" w:space="0" w:color="auto"/>
        <w:left w:val="none" w:sz="0" w:space="0" w:color="auto"/>
        <w:bottom w:val="none" w:sz="0" w:space="0" w:color="auto"/>
        <w:right w:val="none" w:sz="0" w:space="0" w:color="auto"/>
      </w:divBdr>
    </w:div>
    <w:div w:id="1346052293">
      <w:marLeft w:val="640"/>
      <w:marRight w:val="0"/>
      <w:marTop w:val="0"/>
      <w:marBottom w:val="0"/>
      <w:divBdr>
        <w:top w:val="none" w:sz="0" w:space="0" w:color="auto"/>
        <w:left w:val="none" w:sz="0" w:space="0" w:color="auto"/>
        <w:bottom w:val="none" w:sz="0" w:space="0" w:color="auto"/>
        <w:right w:val="none" w:sz="0" w:space="0" w:color="auto"/>
      </w:divBdr>
    </w:div>
    <w:div w:id="1347750968">
      <w:bodyDiv w:val="1"/>
      <w:marLeft w:val="0"/>
      <w:marRight w:val="0"/>
      <w:marTop w:val="0"/>
      <w:marBottom w:val="0"/>
      <w:divBdr>
        <w:top w:val="none" w:sz="0" w:space="0" w:color="auto"/>
        <w:left w:val="none" w:sz="0" w:space="0" w:color="auto"/>
        <w:bottom w:val="none" w:sz="0" w:space="0" w:color="auto"/>
        <w:right w:val="none" w:sz="0" w:space="0" w:color="auto"/>
      </w:divBdr>
    </w:div>
    <w:div w:id="1347976209">
      <w:marLeft w:val="0"/>
      <w:marRight w:val="0"/>
      <w:marTop w:val="0"/>
      <w:marBottom w:val="0"/>
      <w:divBdr>
        <w:top w:val="none" w:sz="0" w:space="0" w:color="auto"/>
        <w:left w:val="none" w:sz="0" w:space="0" w:color="auto"/>
        <w:bottom w:val="none" w:sz="0" w:space="0" w:color="auto"/>
        <w:right w:val="none" w:sz="0" w:space="0" w:color="auto"/>
      </w:divBdr>
    </w:div>
    <w:div w:id="1348169831">
      <w:marLeft w:val="640"/>
      <w:marRight w:val="0"/>
      <w:marTop w:val="0"/>
      <w:marBottom w:val="0"/>
      <w:divBdr>
        <w:top w:val="none" w:sz="0" w:space="0" w:color="auto"/>
        <w:left w:val="none" w:sz="0" w:space="0" w:color="auto"/>
        <w:bottom w:val="none" w:sz="0" w:space="0" w:color="auto"/>
        <w:right w:val="none" w:sz="0" w:space="0" w:color="auto"/>
      </w:divBdr>
    </w:div>
    <w:div w:id="1348409669">
      <w:marLeft w:val="640"/>
      <w:marRight w:val="0"/>
      <w:marTop w:val="0"/>
      <w:marBottom w:val="0"/>
      <w:divBdr>
        <w:top w:val="none" w:sz="0" w:space="0" w:color="auto"/>
        <w:left w:val="none" w:sz="0" w:space="0" w:color="auto"/>
        <w:bottom w:val="none" w:sz="0" w:space="0" w:color="auto"/>
        <w:right w:val="none" w:sz="0" w:space="0" w:color="auto"/>
      </w:divBdr>
    </w:div>
    <w:div w:id="1349064573">
      <w:bodyDiv w:val="1"/>
      <w:marLeft w:val="0"/>
      <w:marRight w:val="0"/>
      <w:marTop w:val="0"/>
      <w:marBottom w:val="0"/>
      <w:divBdr>
        <w:top w:val="none" w:sz="0" w:space="0" w:color="auto"/>
        <w:left w:val="none" w:sz="0" w:space="0" w:color="auto"/>
        <w:bottom w:val="none" w:sz="0" w:space="0" w:color="auto"/>
        <w:right w:val="none" w:sz="0" w:space="0" w:color="auto"/>
      </w:divBdr>
    </w:div>
    <w:div w:id="1349990962">
      <w:marLeft w:val="640"/>
      <w:marRight w:val="0"/>
      <w:marTop w:val="0"/>
      <w:marBottom w:val="0"/>
      <w:divBdr>
        <w:top w:val="none" w:sz="0" w:space="0" w:color="auto"/>
        <w:left w:val="none" w:sz="0" w:space="0" w:color="auto"/>
        <w:bottom w:val="none" w:sz="0" w:space="0" w:color="auto"/>
        <w:right w:val="none" w:sz="0" w:space="0" w:color="auto"/>
      </w:divBdr>
    </w:div>
    <w:div w:id="1350329935">
      <w:marLeft w:val="640"/>
      <w:marRight w:val="0"/>
      <w:marTop w:val="0"/>
      <w:marBottom w:val="0"/>
      <w:divBdr>
        <w:top w:val="none" w:sz="0" w:space="0" w:color="auto"/>
        <w:left w:val="none" w:sz="0" w:space="0" w:color="auto"/>
        <w:bottom w:val="none" w:sz="0" w:space="0" w:color="auto"/>
        <w:right w:val="none" w:sz="0" w:space="0" w:color="auto"/>
      </w:divBdr>
    </w:div>
    <w:div w:id="1351644142">
      <w:marLeft w:val="0"/>
      <w:marRight w:val="0"/>
      <w:marTop w:val="0"/>
      <w:marBottom w:val="0"/>
      <w:divBdr>
        <w:top w:val="none" w:sz="0" w:space="0" w:color="auto"/>
        <w:left w:val="none" w:sz="0" w:space="0" w:color="auto"/>
        <w:bottom w:val="none" w:sz="0" w:space="0" w:color="auto"/>
        <w:right w:val="none" w:sz="0" w:space="0" w:color="auto"/>
      </w:divBdr>
    </w:div>
    <w:div w:id="1353259006">
      <w:marLeft w:val="0"/>
      <w:marRight w:val="150"/>
      <w:marTop w:val="0"/>
      <w:marBottom w:val="0"/>
      <w:divBdr>
        <w:top w:val="none" w:sz="0" w:space="0" w:color="auto"/>
        <w:left w:val="none" w:sz="0" w:space="0" w:color="auto"/>
        <w:bottom w:val="none" w:sz="0" w:space="0" w:color="auto"/>
        <w:right w:val="none" w:sz="0" w:space="0" w:color="auto"/>
      </w:divBdr>
    </w:div>
    <w:div w:id="1353339262">
      <w:marLeft w:val="640"/>
      <w:marRight w:val="0"/>
      <w:marTop w:val="0"/>
      <w:marBottom w:val="0"/>
      <w:divBdr>
        <w:top w:val="none" w:sz="0" w:space="0" w:color="auto"/>
        <w:left w:val="none" w:sz="0" w:space="0" w:color="auto"/>
        <w:bottom w:val="none" w:sz="0" w:space="0" w:color="auto"/>
        <w:right w:val="none" w:sz="0" w:space="0" w:color="auto"/>
      </w:divBdr>
    </w:div>
    <w:div w:id="1353845808">
      <w:marLeft w:val="0"/>
      <w:marRight w:val="0"/>
      <w:marTop w:val="0"/>
      <w:marBottom w:val="0"/>
      <w:divBdr>
        <w:top w:val="none" w:sz="0" w:space="0" w:color="auto"/>
        <w:left w:val="none" w:sz="0" w:space="0" w:color="auto"/>
        <w:bottom w:val="none" w:sz="0" w:space="0" w:color="auto"/>
        <w:right w:val="none" w:sz="0" w:space="0" w:color="auto"/>
      </w:divBdr>
    </w:div>
    <w:div w:id="1355771557">
      <w:bodyDiv w:val="1"/>
      <w:marLeft w:val="0"/>
      <w:marRight w:val="0"/>
      <w:marTop w:val="0"/>
      <w:marBottom w:val="0"/>
      <w:divBdr>
        <w:top w:val="none" w:sz="0" w:space="0" w:color="auto"/>
        <w:left w:val="none" w:sz="0" w:space="0" w:color="auto"/>
        <w:bottom w:val="none" w:sz="0" w:space="0" w:color="auto"/>
        <w:right w:val="none" w:sz="0" w:space="0" w:color="auto"/>
      </w:divBdr>
      <w:divsChild>
        <w:div w:id="1086616169">
          <w:marLeft w:val="0"/>
          <w:marRight w:val="150"/>
          <w:marTop w:val="0"/>
          <w:marBottom w:val="0"/>
          <w:divBdr>
            <w:top w:val="none" w:sz="0" w:space="0" w:color="auto"/>
            <w:left w:val="none" w:sz="0" w:space="0" w:color="auto"/>
            <w:bottom w:val="none" w:sz="0" w:space="0" w:color="auto"/>
            <w:right w:val="none" w:sz="0" w:space="0" w:color="auto"/>
          </w:divBdr>
          <w:divsChild>
            <w:div w:id="2122334231">
              <w:marLeft w:val="0"/>
              <w:marRight w:val="150"/>
              <w:marTop w:val="0"/>
              <w:marBottom w:val="0"/>
              <w:divBdr>
                <w:top w:val="none" w:sz="0" w:space="0" w:color="auto"/>
                <w:left w:val="none" w:sz="0" w:space="0" w:color="auto"/>
                <w:bottom w:val="none" w:sz="0" w:space="0" w:color="auto"/>
                <w:right w:val="none" w:sz="0" w:space="0" w:color="auto"/>
              </w:divBdr>
              <w:divsChild>
                <w:div w:id="677004856">
                  <w:marLeft w:val="0"/>
                  <w:marRight w:val="0"/>
                  <w:marTop w:val="0"/>
                  <w:marBottom w:val="0"/>
                  <w:divBdr>
                    <w:top w:val="none" w:sz="0" w:space="0" w:color="auto"/>
                    <w:left w:val="none" w:sz="0" w:space="0" w:color="auto"/>
                    <w:bottom w:val="none" w:sz="0" w:space="0" w:color="auto"/>
                    <w:right w:val="none" w:sz="0" w:space="0" w:color="auto"/>
                  </w:divBdr>
                  <w:divsChild>
                    <w:div w:id="16397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74516">
      <w:marLeft w:val="0"/>
      <w:marRight w:val="0"/>
      <w:marTop w:val="0"/>
      <w:marBottom w:val="0"/>
      <w:divBdr>
        <w:top w:val="none" w:sz="0" w:space="0" w:color="auto"/>
        <w:left w:val="none" w:sz="0" w:space="0" w:color="auto"/>
        <w:bottom w:val="none" w:sz="0" w:space="0" w:color="auto"/>
        <w:right w:val="none" w:sz="0" w:space="0" w:color="auto"/>
      </w:divBdr>
    </w:div>
    <w:div w:id="1356494702">
      <w:marLeft w:val="640"/>
      <w:marRight w:val="0"/>
      <w:marTop w:val="0"/>
      <w:marBottom w:val="0"/>
      <w:divBdr>
        <w:top w:val="none" w:sz="0" w:space="0" w:color="auto"/>
        <w:left w:val="none" w:sz="0" w:space="0" w:color="auto"/>
        <w:bottom w:val="none" w:sz="0" w:space="0" w:color="auto"/>
        <w:right w:val="none" w:sz="0" w:space="0" w:color="auto"/>
      </w:divBdr>
    </w:div>
    <w:div w:id="1357774956">
      <w:marLeft w:val="0"/>
      <w:marRight w:val="0"/>
      <w:marTop w:val="0"/>
      <w:marBottom w:val="0"/>
      <w:divBdr>
        <w:top w:val="none" w:sz="0" w:space="0" w:color="auto"/>
        <w:left w:val="none" w:sz="0" w:space="0" w:color="auto"/>
        <w:bottom w:val="none" w:sz="0" w:space="0" w:color="auto"/>
        <w:right w:val="none" w:sz="0" w:space="0" w:color="auto"/>
      </w:divBdr>
    </w:div>
    <w:div w:id="1357929015">
      <w:marLeft w:val="640"/>
      <w:marRight w:val="0"/>
      <w:marTop w:val="0"/>
      <w:marBottom w:val="0"/>
      <w:divBdr>
        <w:top w:val="none" w:sz="0" w:space="0" w:color="auto"/>
        <w:left w:val="none" w:sz="0" w:space="0" w:color="auto"/>
        <w:bottom w:val="none" w:sz="0" w:space="0" w:color="auto"/>
        <w:right w:val="none" w:sz="0" w:space="0" w:color="auto"/>
      </w:divBdr>
    </w:div>
    <w:div w:id="1362709703">
      <w:marLeft w:val="0"/>
      <w:marRight w:val="0"/>
      <w:marTop w:val="0"/>
      <w:marBottom w:val="0"/>
      <w:divBdr>
        <w:top w:val="none" w:sz="0" w:space="0" w:color="auto"/>
        <w:left w:val="none" w:sz="0" w:space="0" w:color="auto"/>
        <w:bottom w:val="none" w:sz="0" w:space="0" w:color="auto"/>
        <w:right w:val="none" w:sz="0" w:space="0" w:color="auto"/>
      </w:divBdr>
    </w:div>
    <w:div w:id="1362783879">
      <w:marLeft w:val="0"/>
      <w:marRight w:val="0"/>
      <w:marTop w:val="0"/>
      <w:marBottom w:val="0"/>
      <w:divBdr>
        <w:top w:val="none" w:sz="0" w:space="0" w:color="auto"/>
        <w:left w:val="none" w:sz="0" w:space="0" w:color="auto"/>
        <w:bottom w:val="none" w:sz="0" w:space="0" w:color="auto"/>
        <w:right w:val="none" w:sz="0" w:space="0" w:color="auto"/>
      </w:divBdr>
    </w:div>
    <w:div w:id="1362784067">
      <w:marLeft w:val="0"/>
      <w:marRight w:val="0"/>
      <w:marTop w:val="0"/>
      <w:marBottom w:val="0"/>
      <w:divBdr>
        <w:top w:val="none" w:sz="0" w:space="0" w:color="auto"/>
        <w:left w:val="none" w:sz="0" w:space="0" w:color="auto"/>
        <w:bottom w:val="none" w:sz="0" w:space="0" w:color="auto"/>
        <w:right w:val="none" w:sz="0" w:space="0" w:color="auto"/>
      </w:divBdr>
    </w:div>
    <w:div w:id="1363283260">
      <w:marLeft w:val="640"/>
      <w:marRight w:val="0"/>
      <w:marTop w:val="0"/>
      <w:marBottom w:val="0"/>
      <w:divBdr>
        <w:top w:val="none" w:sz="0" w:space="0" w:color="auto"/>
        <w:left w:val="none" w:sz="0" w:space="0" w:color="auto"/>
        <w:bottom w:val="none" w:sz="0" w:space="0" w:color="auto"/>
        <w:right w:val="none" w:sz="0" w:space="0" w:color="auto"/>
      </w:divBdr>
    </w:div>
    <w:div w:id="1363823312">
      <w:marLeft w:val="64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6519405">
      <w:marLeft w:val="640"/>
      <w:marRight w:val="0"/>
      <w:marTop w:val="0"/>
      <w:marBottom w:val="0"/>
      <w:divBdr>
        <w:top w:val="none" w:sz="0" w:space="0" w:color="auto"/>
        <w:left w:val="none" w:sz="0" w:space="0" w:color="auto"/>
        <w:bottom w:val="none" w:sz="0" w:space="0" w:color="auto"/>
        <w:right w:val="none" w:sz="0" w:space="0" w:color="auto"/>
      </w:divBdr>
    </w:div>
    <w:div w:id="1368292003">
      <w:marLeft w:val="0"/>
      <w:marRight w:val="0"/>
      <w:marTop w:val="0"/>
      <w:marBottom w:val="0"/>
      <w:divBdr>
        <w:top w:val="none" w:sz="0" w:space="0" w:color="auto"/>
        <w:left w:val="none" w:sz="0" w:space="0" w:color="auto"/>
        <w:bottom w:val="none" w:sz="0" w:space="0" w:color="auto"/>
        <w:right w:val="none" w:sz="0" w:space="0" w:color="auto"/>
      </w:divBdr>
    </w:div>
    <w:div w:id="1368602672">
      <w:bodyDiv w:val="1"/>
      <w:marLeft w:val="0"/>
      <w:marRight w:val="0"/>
      <w:marTop w:val="0"/>
      <w:marBottom w:val="0"/>
      <w:divBdr>
        <w:top w:val="none" w:sz="0" w:space="0" w:color="auto"/>
        <w:left w:val="none" w:sz="0" w:space="0" w:color="auto"/>
        <w:bottom w:val="none" w:sz="0" w:space="0" w:color="auto"/>
        <w:right w:val="none" w:sz="0" w:space="0" w:color="auto"/>
      </w:divBdr>
    </w:div>
    <w:div w:id="1369139563">
      <w:marLeft w:val="640"/>
      <w:marRight w:val="0"/>
      <w:marTop w:val="0"/>
      <w:marBottom w:val="0"/>
      <w:divBdr>
        <w:top w:val="none" w:sz="0" w:space="0" w:color="auto"/>
        <w:left w:val="none" w:sz="0" w:space="0" w:color="auto"/>
        <w:bottom w:val="none" w:sz="0" w:space="0" w:color="auto"/>
        <w:right w:val="none" w:sz="0" w:space="0" w:color="auto"/>
      </w:divBdr>
    </w:div>
    <w:div w:id="1371606974">
      <w:marLeft w:val="640"/>
      <w:marRight w:val="0"/>
      <w:marTop w:val="0"/>
      <w:marBottom w:val="0"/>
      <w:divBdr>
        <w:top w:val="none" w:sz="0" w:space="0" w:color="auto"/>
        <w:left w:val="none" w:sz="0" w:space="0" w:color="auto"/>
        <w:bottom w:val="none" w:sz="0" w:space="0" w:color="auto"/>
        <w:right w:val="none" w:sz="0" w:space="0" w:color="auto"/>
      </w:divBdr>
    </w:div>
    <w:div w:id="1373378798">
      <w:marLeft w:val="0"/>
      <w:marRight w:val="0"/>
      <w:marTop w:val="0"/>
      <w:marBottom w:val="0"/>
      <w:divBdr>
        <w:top w:val="none" w:sz="0" w:space="0" w:color="auto"/>
        <w:left w:val="none" w:sz="0" w:space="0" w:color="auto"/>
        <w:bottom w:val="none" w:sz="0" w:space="0" w:color="auto"/>
        <w:right w:val="none" w:sz="0" w:space="0" w:color="auto"/>
      </w:divBdr>
    </w:div>
    <w:div w:id="1373530719">
      <w:marLeft w:val="0"/>
      <w:marRight w:val="0"/>
      <w:marTop w:val="0"/>
      <w:marBottom w:val="0"/>
      <w:divBdr>
        <w:top w:val="none" w:sz="0" w:space="0" w:color="auto"/>
        <w:left w:val="none" w:sz="0" w:space="0" w:color="auto"/>
        <w:bottom w:val="none" w:sz="0" w:space="0" w:color="auto"/>
        <w:right w:val="none" w:sz="0" w:space="0" w:color="auto"/>
      </w:divBdr>
    </w:div>
    <w:div w:id="1374425625">
      <w:marLeft w:val="0"/>
      <w:marRight w:val="0"/>
      <w:marTop w:val="0"/>
      <w:marBottom w:val="0"/>
      <w:divBdr>
        <w:top w:val="none" w:sz="0" w:space="0" w:color="auto"/>
        <w:left w:val="none" w:sz="0" w:space="0" w:color="auto"/>
        <w:bottom w:val="none" w:sz="0" w:space="0" w:color="auto"/>
        <w:right w:val="none" w:sz="0" w:space="0" w:color="auto"/>
      </w:divBdr>
    </w:div>
    <w:div w:id="1374649063">
      <w:marLeft w:val="640"/>
      <w:marRight w:val="0"/>
      <w:marTop w:val="0"/>
      <w:marBottom w:val="0"/>
      <w:divBdr>
        <w:top w:val="none" w:sz="0" w:space="0" w:color="auto"/>
        <w:left w:val="none" w:sz="0" w:space="0" w:color="auto"/>
        <w:bottom w:val="none" w:sz="0" w:space="0" w:color="auto"/>
        <w:right w:val="none" w:sz="0" w:space="0" w:color="auto"/>
      </w:divBdr>
    </w:div>
    <w:div w:id="1374841678">
      <w:marLeft w:val="0"/>
      <w:marRight w:val="0"/>
      <w:marTop w:val="0"/>
      <w:marBottom w:val="0"/>
      <w:divBdr>
        <w:top w:val="none" w:sz="0" w:space="0" w:color="auto"/>
        <w:left w:val="none" w:sz="0" w:space="0" w:color="auto"/>
        <w:bottom w:val="none" w:sz="0" w:space="0" w:color="auto"/>
        <w:right w:val="none" w:sz="0" w:space="0" w:color="auto"/>
      </w:divBdr>
    </w:div>
    <w:div w:id="1376078523">
      <w:bodyDiv w:val="1"/>
      <w:marLeft w:val="0"/>
      <w:marRight w:val="0"/>
      <w:marTop w:val="0"/>
      <w:marBottom w:val="0"/>
      <w:divBdr>
        <w:top w:val="none" w:sz="0" w:space="0" w:color="auto"/>
        <w:left w:val="none" w:sz="0" w:space="0" w:color="auto"/>
        <w:bottom w:val="none" w:sz="0" w:space="0" w:color="auto"/>
        <w:right w:val="none" w:sz="0" w:space="0" w:color="auto"/>
      </w:divBdr>
      <w:divsChild>
        <w:div w:id="109347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736346">
      <w:marLeft w:val="640"/>
      <w:marRight w:val="0"/>
      <w:marTop w:val="0"/>
      <w:marBottom w:val="0"/>
      <w:divBdr>
        <w:top w:val="none" w:sz="0" w:space="0" w:color="auto"/>
        <w:left w:val="none" w:sz="0" w:space="0" w:color="auto"/>
        <w:bottom w:val="none" w:sz="0" w:space="0" w:color="auto"/>
        <w:right w:val="none" w:sz="0" w:space="0" w:color="auto"/>
      </w:divBdr>
    </w:div>
    <w:div w:id="1377967514">
      <w:marLeft w:val="0"/>
      <w:marRight w:val="150"/>
      <w:marTop w:val="0"/>
      <w:marBottom w:val="0"/>
      <w:divBdr>
        <w:top w:val="none" w:sz="0" w:space="0" w:color="auto"/>
        <w:left w:val="none" w:sz="0" w:space="0" w:color="auto"/>
        <w:bottom w:val="none" w:sz="0" w:space="0" w:color="auto"/>
        <w:right w:val="none" w:sz="0" w:space="0" w:color="auto"/>
      </w:divBdr>
      <w:divsChild>
        <w:div w:id="1009021595">
          <w:marLeft w:val="0"/>
          <w:marRight w:val="150"/>
          <w:marTop w:val="0"/>
          <w:marBottom w:val="0"/>
          <w:divBdr>
            <w:top w:val="none" w:sz="0" w:space="0" w:color="auto"/>
            <w:left w:val="none" w:sz="0" w:space="0" w:color="auto"/>
            <w:bottom w:val="none" w:sz="0" w:space="0" w:color="auto"/>
            <w:right w:val="none" w:sz="0" w:space="0" w:color="auto"/>
          </w:divBdr>
        </w:div>
      </w:divsChild>
    </w:div>
    <w:div w:id="1378312866">
      <w:marLeft w:val="0"/>
      <w:marRight w:val="0"/>
      <w:marTop w:val="0"/>
      <w:marBottom w:val="0"/>
      <w:divBdr>
        <w:top w:val="none" w:sz="0" w:space="0" w:color="auto"/>
        <w:left w:val="none" w:sz="0" w:space="0" w:color="auto"/>
        <w:bottom w:val="none" w:sz="0" w:space="0" w:color="auto"/>
        <w:right w:val="none" w:sz="0" w:space="0" w:color="auto"/>
      </w:divBdr>
    </w:div>
    <w:div w:id="1378433772">
      <w:marLeft w:val="0"/>
      <w:marRight w:val="0"/>
      <w:marTop w:val="0"/>
      <w:marBottom w:val="0"/>
      <w:divBdr>
        <w:top w:val="none" w:sz="0" w:space="0" w:color="auto"/>
        <w:left w:val="none" w:sz="0" w:space="0" w:color="auto"/>
        <w:bottom w:val="none" w:sz="0" w:space="0" w:color="auto"/>
        <w:right w:val="none" w:sz="0" w:space="0" w:color="auto"/>
      </w:divBdr>
    </w:div>
    <w:div w:id="1379017194">
      <w:marLeft w:val="640"/>
      <w:marRight w:val="0"/>
      <w:marTop w:val="0"/>
      <w:marBottom w:val="0"/>
      <w:divBdr>
        <w:top w:val="none" w:sz="0" w:space="0" w:color="auto"/>
        <w:left w:val="none" w:sz="0" w:space="0" w:color="auto"/>
        <w:bottom w:val="none" w:sz="0" w:space="0" w:color="auto"/>
        <w:right w:val="none" w:sz="0" w:space="0" w:color="auto"/>
      </w:divBdr>
    </w:div>
    <w:div w:id="1379206748">
      <w:marLeft w:val="0"/>
      <w:marRight w:val="0"/>
      <w:marTop w:val="0"/>
      <w:marBottom w:val="0"/>
      <w:divBdr>
        <w:top w:val="none" w:sz="0" w:space="0" w:color="auto"/>
        <w:left w:val="none" w:sz="0" w:space="0" w:color="auto"/>
        <w:bottom w:val="none" w:sz="0" w:space="0" w:color="auto"/>
        <w:right w:val="none" w:sz="0" w:space="0" w:color="auto"/>
      </w:divBdr>
    </w:div>
    <w:div w:id="1379431161">
      <w:marLeft w:val="0"/>
      <w:marRight w:val="0"/>
      <w:marTop w:val="0"/>
      <w:marBottom w:val="0"/>
      <w:divBdr>
        <w:top w:val="none" w:sz="0" w:space="0" w:color="auto"/>
        <w:left w:val="none" w:sz="0" w:space="0" w:color="auto"/>
        <w:bottom w:val="none" w:sz="0" w:space="0" w:color="auto"/>
        <w:right w:val="none" w:sz="0" w:space="0" w:color="auto"/>
      </w:divBdr>
    </w:div>
    <w:div w:id="1380975305">
      <w:marLeft w:val="0"/>
      <w:marRight w:val="0"/>
      <w:marTop w:val="0"/>
      <w:marBottom w:val="0"/>
      <w:divBdr>
        <w:top w:val="none" w:sz="0" w:space="0" w:color="auto"/>
        <w:left w:val="none" w:sz="0" w:space="0" w:color="auto"/>
        <w:bottom w:val="none" w:sz="0" w:space="0" w:color="auto"/>
        <w:right w:val="none" w:sz="0" w:space="0" w:color="auto"/>
      </w:divBdr>
    </w:div>
    <w:div w:id="1382825684">
      <w:marLeft w:val="0"/>
      <w:marRight w:val="0"/>
      <w:marTop w:val="0"/>
      <w:marBottom w:val="0"/>
      <w:divBdr>
        <w:top w:val="none" w:sz="0" w:space="0" w:color="auto"/>
        <w:left w:val="none" w:sz="0" w:space="0" w:color="auto"/>
        <w:bottom w:val="none" w:sz="0" w:space="0" w:color="auto"/>
        <w:right w:val="none" w:sz="0" w:space="0" w:color="auto"/>
      </w:divBdr>
    </w:div>
    <w:div w:id="1384871725">
      <w:marLeft w:val="0"/>
      <w:marRight w:val="0"/>
      <w:marTop w:val="0"/>
      <w:marBottom w:val="0"/>
      <w:divBdr>
        <w:top w:val="none" w:sz="0" w:space="0" w:color="auto"/>
        <w:left w:val="none" w:sz="0" w:space="0" w:color="auto"/>
        <w:bottom w:val="none" w:sz="0" w:space="0" w:color="auto"/>
        <w:right w:val="none" w:sz="0" w:space="0" w:color="auto"/>
      </w:divBdr>
    </w:div>
    <w:div w:id="1385176754">
      <w:bodyDiv w:val="1"/>
      <w:marLeft w:val="0"/>
      <w:marRight w:val="0"/>
      <w:marTop w:val="0"/>
      <w:marBottom w:val="0"/>
      <w:divBdr>
        <w:top w:val="none" w:sz="0" w:space="0" w:color="auto"/>
        <w:left w:val="none" w:sz="0" w:space="0" w:color="auto"/>
        <w:bottom w:val="none" w:sz="0" w:space="0" w:color="auto"/>
        <w:right w:val="none" w:sz="0" w:space="0" w:color="auto"/>
      </w:divBdr>
      <w:divsChild>
        <w:div w:id="5813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833109">
      <w:marLeft w:val="0"/>
      <w:marRight w:val="0"/>
      <w:marTop w:val="0"/>
      <w:marBottom w:val="0"/>
      <w:divBdr>
        <w:top w:val="none" w:sz="0" w:space="0" w:color="auto"/>
        <w:left w:val="none" w:sz="0" w:space="0" w:color="auto"/>
        <w:bottom w:val="none" w:sz="0" w:space="0" w:color="auto"/>
        <w:right w:val="none" w:sz="0" w:space="0" w:color="auto"/>
      </w:divBdr>
    </w:div>
    <w:div w:id="1386680415">
      <w:marLeft w:val="0"/>
      <w:marRight w:val="0"/>
      <w:marTop w:val="0"/>
      <w:marBottom w:val="0"/>
      <w:divBdr>
        <w:top w:val="none" w:sz="0" w:space="0" w:color="auto"/>
        <w:left w:val="none" w:sz="0" w:space="0" w:color="auto"/>
        <w:bottom w:val="none" w:sz="0" w:space="0" w:color="auto"/>
        <w:right w:val="none" w:sz="0" w:space="0" w:color="auto"/>
      </w:divBdr>
    </w:div>
    <w:div w:id="1386948151">
      <w:marLeft w:val="0"/>
      <w:marRight w:val="0"/>
      <w:marTop w:val="0"/>
      <w:marBottom w:val="0"/>
      <w:divBdr>
        <w:top w:val="none" w:sz="0" w:space="0" w:color="auto"/>
        <w:left w:val="none" w:sz="0" w:space="0" w:color="auto"/>
        <w:bottom w:val="none" w:sz="0" w:space="0" w:color="auto"/>
        <w:right w:val="none" w:sz="0" w:space="0" w:color="auto"/>
      </w:divBdr>
    </w:div>
    <w:div w:id="1387222455">
      <w:marLeft w:val="0"/>
      <w:marRight w:val="0"/>
      <w:marTop w:val="0"/>
      <w:marBottom w:val="0"/>
      <w:divBdr>
        <w:top w:val="none" w:sz="0" w:space="0" w:color="auto"/>
        <w:left w:val="none" w:sz="0" w:space="0" w:color="auto"/>
        <w:bottom w:val="none" w:sz="0" w:space="0" w:color="auto"/>
        <w:right w:val="none" w:sz="0" w:space="0" w:color="auto"/>
      </w:divBdr>
    </w:div>
    <w:div w:id="1387988798">
      <w:marLeft w:val="640"/>
      <w:marRight w:val="0"/>
      <w:marTop w:val="0"/>
      <w:marBottom w:val="0"/>
      <w:divBdr>
        <w:top w:val="none" w:sz="0" w:space="0" w:color="auto"/>
        <w:left w:val="none" w:sz="0" w:space="0" w:color="auto"/>
        <w:bottom w:val="none" w:sz="0" w:space="0" w:color="auto"/>
        <w:right w:val="none" w:sz="0" w:space="0" w:color="auto"/>
      </w:divBdr>
    </w:div>
    <w:div w:id="1387994545">
      <w:marLeft w:val="0"/>
      <w:marRight w:val="0"/>
      <w:marTop w:val="0"/>
      <w:marBottom w:val="0"/>
      <w:divBdr>
        <w:top w:val="none" w:sz="0" w:space="0" w:color="auto"/>
        <w:left w:val="none" w:sz="0" w:space="0" w:color="auto"/>
        <w:bottom w:val="none" w:sz="0" w:space="0" w:color="auto"/>
        <w:right w:val="none" w:sz="0" w:space="0" w:color="auto"/>
      </w:divBdr>
    </w:div>
    <w:div w:id="1388913081">
      <w:marLeft w:val="0"/>
      <w:marRight w:val="0"/>
      <w:marTop w:val="0"/>
      <w:marBottom w:val="0"/>
      <w:divBdr>
        <w:top w:val="none" w:sz="0" w:space="0" w:color="auto"/>
        <w:left w:val="none" w:sz="0" w:space="0" w:color="auto"/>
        <w:bottom w:val="none" w:sz="0" w:space="0" w:color="auto"/>
        <w:right w:val="none" w:sz="0" w:space="0" w:color="auto"/>
      </w:divBdr>
    </w:div>
    <w:div w:id="1388988619">
      <w:marLeft w:val="0"/>
      <w:marRight w:val="0"/>
      <w:marTop w:val="0"/>
      <w:marBottom w:val="0"/>
      <w:divBdr>
        <w:top w:val="none" w:sz="0" w:space="0" w:color="auto"/>
        <w:left w:val="none" w:sz="0" w:space="0" w:color="auto"/>
        <w:bottom w:val="none" w:sz="0" w:space="0" w:color="auto"/>
        <w:right w:val="none" w:sz="0" w:space="0" w:color="auto"/>
      </w:divBdr>
    </w:div>
    <w:div w:id="1389065514">
      <w:marLeft w:val="0"/>
      <w:marRight w:val="0"/>
      <w:marTop w:val="0"/>
      <w:marBottom w:val="0"/>
      <w:divBdr>
        <w:top w:val="none" w:sz="0" w:space="0" w:color="auto"/>
        <w:left w:val="none" w:sz="0" w:space="0" w:color="auto"/>
        <w:bottom w:val="none" w:sz="0" w:space="0" w:color="auto"/>
        <w:right w:val="none" w:sz="0" w:space="0" w:color="auto"/>
      </w:divBdr>
    </w:div>
    <w:div w:id="1389376242">
      <w:marLeft w:val="640"/>
      <w:marRight w:val="0"/>
      <w:marTop w:val="0"/>
      <w:marBottom w:val="0"/>
      <w:divBdr>
        <w:top w:val="none" w:sz="0" w:space="0" w:color="auto"/>
        <w:left w:val="none" w:sz="0" w:space="0" w:color="auto"/>
        <w:bottom w:val="none" w:sz="0" w:space="0" w:color="auto"/>
        <w:right w:val="none" w:sz="0" w:space="0" w:color="auto"/>
      </w:divBdr>
    </w:div>
    <w:div w:id="1389570374">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19118">
      <w:bodyDiv w:val="1"/>
      <w:marLeft w:val="0"/>
      <w:marRight w:val="0"/>
      <w:marTop w:val="0"/>
      <w:marBottom w:val="0"/>
      <w:divBdr>
        <w:top w:val="none" w:sz="0" w:space="0" w:color="auto"/>
        <w:left w:val="none" w:sz="0" w:space="0" w:color="auto"/>
        <w:bottom w:val="none" w:sz="0" w:space="0" w:color="auto"/>
        <w:right w:val="none" w:sz="0" w:space="0" w:color="auto"/>
      </w:divBdr>
    </w:div>
    <w:div w:id="1391921729">
      <w:marLeft w:val="0"/>
      <w:marRight w:val="0"/>
      <w:marTop w:val="0"/>
      <w:marBottom w:val="0"/>
      <w:divBdr>
        <w:top w:val="none" w:sz="0" w:space="0" w:color="auto"/>
        <w:left w:val="none" w:sz="0" w:space="0" w:color="auto"/>
        <w:bottom w:val="none" w:sz="0" w:space="0" w:color="auto"/>
        <w:right w:val="none" w:sz="0" w:space="0" w:color="auto"/>
      </w:divBdr>
    </w:div>
    <w:div w:id="1392120122">
      <w:marLeft w:val="0"/>
      <w:marRight w:val="0"/>
      <w:marTop w:val="0"/>
      <w:marBottom w:val="0"/>
      <w:divBdr>
        <w:top w:val="none" w:sz="0" w:space="0" w:color="auto"/>
        <w:left w:val="none" w:sz="0" w:space="0" w:color="auto"/>
        <w:bottom w:val="none" w:sz="0" w:space="0" w:color="auto"/>
        <w:right w:val="none" w:sz="0" w:space="0" w:color="auto"/>
      </w:divBdr>
    </w:div>
    <w:div w:id="1392581924">
      <w:marLeft w:val="0"/>
      <w:marRight w:val="0"/>
      <w:marTop w:val="0"/>
      <w:marBottom w:val="0"/>
      <w:divBdr>
        <w:top w:val="none" w:sz="0" w:space="0" w:color="auto"/>
        <w:left w:val="none" w:sz="0" w:space="0" w:color="auto"/>
        <w:bottom w:val="none" w:sz="0" w:space="0" w:color="auto"/>
        <w:right w:val="none" w:sz="0" w:space="0" w:color="auto"/>
      </w:divBdr>
    </w:div>
    <w:div w:id="1392725697">
      <w:marLeft w:val="0"/>
      <w:marRight w:val="0"/>
      <w:marTop w:val="0"/>
      <w:marBottom w:val="0"/>
      <w:divBdr>
        <w:top w:val="none" w:sz="0" w:space="0" w:color="auto"/>
        <w:left w:val="none" w:sz="0" w:space="0" w:color="auto"/>
        <w:bottom w:val="none" w:sz="0" w:space="0" w:color="auto"/>
        <w:right w:val="none" w:sz="0" w:space="0" w:color="auto"/>
      </w:divBdr>
    </w:div>
    <w:div w:id="1396658568">
      <w:marLeft w:val="0"/>
      <w:marRight w:val="0"/>
      <w:marTop w:val="0"/>
      <w:marBottom w:val="0"/>
      <w:divBdr>
        <w:top w:val="none" w:sz="0" w:space="0" w:color="auto"/>
        <w:left w:val="none" w:sz="0" w:space="0" w:color="auto"/>
        <w:bottom w:val="none" w:sz="0" w:space="0" w:color="auto"/>
        <w:right w:val="none" w:sz="0" w:space="0" w:color="auto"/>
      </w:divBdr>
    </w:div>
    <w:div w:id="1396779388">
      <w:marLeft w:val="64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00326666">
      <w:marLeft w:val="0"/>
      <w:marRight w:val="0"/>
      <w:marTop w:val="0"/>
      <w:marBottom w:val="0"/>
      <w:divBdr>
        <w:top w:val="none" w:sz="0" w:space="0" w:color="auto"/>
        <w:left w:val="none" w:sz="0" w:space="0" w:color="auto"/>
        <w:bottom w:val="none" w:sz="0" w:space="0" w:color="auto"/>
        <w:right w:val="none" w:sz="0" w:space="0" w:color="auto"/>
      </w:divBdr>
    </w:div>
    <w:div w:id="1400977038">
      <w:marLeft w:val="640"/>
      <w:marRight w:val="0"/>
      <w:marTop w:val="0"/>
      <w:marBottom w:val="0"/>
      <w:divBdr>
        <w:top w:val="none" w:sz="0" w:space="0" w:color="auto"/>
        <w:left w:val="none" w:sz="0" w:space="0" w:color="auto"/>
        <w:bottom w:val="none" w:sz="0" w:space="0" w:color="auto"/>
        <w:right w:val="none" w:sz="0" w:space="0" w:color="auto"/>
      </w:divBdr>
    </w:div>
    <w:div w:id="1400981120">
      <w:marLeft w:val="640"/>
      <w:marRight w:val="0"/>
      <w:marTop w:val="0"/>
      <w:marBottom w:val="0"/>
      <w:divBdr>
        <w:top w:val="none" w:sz="0" w:space="0" w:color="auto"/>
        <w:left w:val="none" w:sz="0" w:space="0" w:color="auto"/>
        <w:bottom w:val="none" w:sz="0" w:space="0" w:color="auto"/>
        <w:right w:val="none" w:sz="0" w:space="0" w:color="auto"/>
      </w:divBdr>
    </w:div>
    <w:div w:id="1401368172">
      <w:marLeft w:val="0"/>
      <w:marRight w:val="0"/>
      <w:marTop w:val="0"/>
      <w:marBottom w:val="0"/>
      <w:divBdr>
        <w:top w:val="none" w:sz="0" w:space="0" w:color="auto"/>
        <w:left w:val="none" w:sz="0" w:space="0" w:color="auto"/>
        <w:bottom w:val="none" w:sz="0" w:space="0" w:color="auto"/>
        <w:right w:val="none" w:sz="0" w:space="0" w:color="auto"/>
      </w:divBdr>
    </w:div>
    <w:div w:id="1401755873">
      <w:marLeft w:val="640"/>
      <w:marRight w:val="0"/>
      <w:marTop w:val="0"/>
      <w:marBottom w:val="0"/>
      <w:divBdr>
        <w:top w:val="none" w:sz="0" w:space="0" w:color="auto"/>
        <w:left w:val="none" w:sz="0" w:space="0" w:color="auto"/>
        <w:bottom w:val="none" w:sz="0" w:space="0" w:color="auto"/>
        <w:right w:val="none" w:sz="0" w:space="0" w:color="auto"/>
      </w:divBdr>
    </w:div>
    <w:div w:id="1402412614">
      <w:marLeft w:val="640"/>
      <w:marRight w:val="0"/>
      <w:marTop w:val="0"/>
      <w:marBottom w:val="0"/>
      <w:divBdr>
        <w:top w:val="none" w:sz="0" w:space="0" w:color="auto"/>
        <w:left w:val="none" w:sz="0" w:space="0" w:color="auto"/>
        <w:bottom w:val="none" w:sz="0" w:space="0" w:color="auto"/>
        <w:right w:val="none" w:sz="0" w:space="0" w:color="auto"/>
      </w:divBdr>
    </w:div>
    <w:div w:id="1402824594">
      <w:marLeft w:val="0"/>
      <w:marRight w:val="0"/>
      <w:marTop w:val="0"/>
      <w:marBottom w:val="0"/>
      <w:divBdr>
        <w:top w:val="none" w:sz="0" w:space="0" w:color="auto"/>
        <w:left w:val="none" w:sz="0" w:space="0" w:color="auto"/>
        <w:bottom w:val="none" w:sz="0" w:space="0" w:color="auto"/>
        <w:right w:val="none" w:sz="0" w:space="0" w:color="auto"/>
      </w:divBdr>
    </w:div>
    <w:div w:id="1405569393">
      <w:marLeft w:val="640"/>
      <w:marRight w:val="0"/>
      <w:marTop w:val="0"/>
      <w:marBottom w:val="0"/>
      <w:divBdr>
        <w:top w:val="none" w:sz="0" w:space="0" w:color="auto"/>
        <w:left w:val="none" w:sz="0" w:space="0" w:color="auto"/>
        <w:bottom w:val="none" w:sz="0" w:space="0" w:color="auto"/>
        <w:right w:val="none" w:sz="0" w:space="0" w:color="auto"/>
      </w:divBdr>
    </w:div>
    <w:div w:id="1405647029">
      <w:bodyDiv w:val="1"/>
      <w:marLeft w:val="0"/>
      <w:marRight w:val="0"/>
      <w:marTop w:val="0"/>
      <w:marBottom w:val="0"/>
      <w:divBdr>
        <w:top w:val="none" w:sz="0" w:space="0" w:color="auto"/>
        <w:left w:val="none" w:sz="0" w:space="0" w:color="auto"/>
        <w:bottom w:val="none" w:sz="0" w:space="0" w:color="auto"/>
        <w:right w:val="none" w:sz="0" w:space="0" w:color="auto"/>
      </w:divBdr>
    </w:div>
    <w:div w:id="1407143462">
      <w:bodyDiv w:val="1"/>
      <w:marLeft w:val="0"/>
      <w:marRight w:val="0"/>
      <w:marTop w:val="0"/>
      <w:marBottom w:val="0"/>
      <w:divBdr>
        <w:top w:val="none" w:sz="0" w:space="0" w:color="auto"/>
        <w:left w:val="none" w:sz="0" w:space="0" w:color="auto"/>
        <w:bottom w:val="none" w:sz="0" w:space="0" w:color="auto"/>
        <w:right w:val="none" w:sz="0" w:space="0" w:color="auto"/>
      </w:divBdr>
      <w:divsChild>
        <w:div w:id="122504046">
          <w:marLeft w:val="640"/>
          <w:marRight w:val="0"/>
          <w:marTop w:val="0"/>
          <w:marBottom w:val="0"/>
          <w:divBdr>
            <w:top w:val="none" w:sz="0" w:space="0" w:color="auto"/>
            <w:left w:val="none" w:sz="0" w:space="0" w:color="auto"/>
            <w:bottom w:val="none" w:sz="0" w:space="0" w:color="auto"/>
            <w:right w:val="none" w:sz="0" w:space="0" w:color="auto"/>
          </w:divBdr>
        </w:div>
        <w:div w:id="133373216">
          <w:marLeft w:val="640"/>
          <w:marRight w:val="0"/>
          <w:marTop w:val="0"/>
          <w:marBottom w:val="0"/>
          <w:divBdr>
            <w:top w:val="none" w:sz="0" w:space="0" w:color="auto"/>
            <w:left w:val="none" w:sz="0" w:space="0" w:color="auto"/>
            <w:bottom w:val="none" w:sz="0" w:space="0" w:color="auto"/>
            <w:right w:val="none" w:sz="0" w:space="0" w:color="auto"/>
          </w:divBdr>
        </w:div>
        <w:div w:id="276327329">
          <w:marLeft w:val="640"/>
          <w:marRight w:val="0"/>
          <w:marTop w:val="0"/>
          <w:marBottom w:val="0"/>
          <w:divBdr>
            <w:top w:val="none" w:sz="0" w:space="0" w:color="auto"/>
            <w:left w:val="none" w:sz="0" w:space="0" w:color="auto"/>
            <w:bottom w:val="none" w:sz="0" w:space="0" w:color="auto"/>
            <w:right w:val="none" w:sz="0" w:space="0" w:color="auto"/>
          </w:divBdr>
        </w:div>
        <w:div w:id="357656937">
          <w:marLeft w:val="640"/>
          <w:marRight w:val="0"/>
          <w:marTop w:val="0"/>
          <w:marBottom w:val="0"/>
          <w:divBdr>
            <w:top w:val="none" w:sz="0" w:space="0" w:color="auto"/>
            <w:left w:val="none" w:sz="0" w:space="0" w:color="auto"/>
            <w:bottom w:val="none" w:sz="0" w:space="0" w:color="auto"/>
            <w:right w:val="none" w:sz="0" w:space="0" w:color="auto"/>
          </w:divBdr>
        </w:div>
        <w:div w:id="408771622">
          <w:marLeft w:val="640"/>
          <w:marRight w:val="0"/>
          <w:marTop w:val="0"/>
          <w:marBottom w:val="0"/>
          <w:divBdr>
            <w:top w:val="none" w:sz="0" w:space="0" w:color="auto"/>
            <w:left w:val="none" w:sz="0" w:space="0" w:color="auto"/>
            <w:bottom w:val="none" w:sz="0" w:space="0" w:color="auto"/>
            <w:right w:val="none" w:sz="0" w:space="0" w:color="auto"/>
          </w:divBdr>
        </w:div>
        <w:div w:id="1304122718">
          <w:marLeft w:val="640"/>
          <w:marRight w:val="0"/>
          <w:marTop w:val="0"/>
          <w:marBottom w:val="0"/>
          <w:divBdr>
            <w:top w:val="none" w:sz="0" w:space="0" w:color="auto"/>
            <w:left w:val="none" w:sz="0" w:space="0" w:color="auto"/>
            <w:bottom w:val="none" w:sz="0" w:space="0" w:color="auto"/>
            <w:right w:val="none" w:sz="0" w:space="0" w:color="auto"/>
          </w:divBdr>
        </w:div>
        <w:div w:id="1402292997">
          <w:marLeft w:val="640"/>
          <w:marRight w:val="0"/>
          <w:marTop w:val="0"/>
          <w:marBottom w:val="0"/>
          <w:divBdr>
            <w:top w:val="none" w:sz="0" w:space="0" w:color="auto"/>
            <w:left w:val="none" w:sz="0" w:space="0" w:color="auto"/>
            <w:bottom w:val="none" w:sz="0" w:space="0" w:color="auto"/>
            <w:right w:val="none" w:sz="0" w:space="0" w:color="auto"/>
          </w:divBdr>
        </w:div>
        <w:div w:id="1637568502">
          <w:marLeft w:val="640"/>
          <w:marRight w:val="0"/>
          <w:marTop w:val="0"/>
          <w:marBottom w:val="0"/>
          <w:divBdr>
            <w:top w:val="none" w:sz="0" w:space="0" w:color="auto"/>
            <w:left w:val="none" w:sz="0" w:space="0" w:color="auto"/>
            <w:bottom w:val="none" w:sz="0" w:space="0" w:color="auto"/>
            <w:right w:val="none" w:sz="0" w:space="0" w:color="auto"/>
          </w:divBdr>
        </w:div>
        <w:div w:id="1960334653">
          <w:marLeft w:val="640"/>
          <w:marRight w:val="0"/>
          <w:marTop w:val="0"/>
          <w:marBottom w:val="0"/>
          <w:divBdr>
            <w:top w:val="none" w:sz="0" w:space="0" w:color="auto"/>
            <w:left w:val="none" w:sz="0" w:space="0" w:color="auto"/>
            <w:bottom w:val="none" w:sz="0" w:space="0" w:color="auto"/>
            <w:right w:val="none" w:sz="0" w:space="0" w:color="auto"/>
          </w:divBdr>
        </w:div>
        <w:div w:id="1988583582">
          <w:marLeft w:val="640"/>
          <w:marRight w:val="0"/>
          <w:marTop w:val="0"/>
          <w:marBottom w:val="0"/>
          <w:divBdr>
            <w:top w:val="none" w:sz="0" w:space="0" w:color="auto"/>
            <w:left w:val="none" w:sz="0" w:space="0" w:color="auto"/>
            <w:bottom w:val="none" w:sz="0" w:space="0" w:color="auto"/>
            <w:right w:val="none" w:sz="0" w:space="0" w:color="auto"/>
          </w:divBdr>
        </w:div>
      </w:divsChild>
    </w:div>
    <w:div w:id="1407533538">
      <w:marLeft w:val="640"/>
      <w:marRight w:val="0"/>
      <w:marTop w:val="0"/>
      <w:marBottom w:val="0"/>
      <w:divBdr>
        <w:top w:val="none" w:sz="0" w:space="0" w:color="auto"/>
        <w:left w:val="none" w:sz="0" w:space="0" w:color="auto"/>
        <w:bottom w:val="none" w:sz="0" w:space="0" w:color="auto"/>
        <w:right w:val="none" w:sz="0" w:space="0" w:color="auto"/>
      </w:divBdr>
    </w:div>
    <w:div w:id="1407651769">
      <w:bodyDiv w:val="1"/>
      <w:marLeft w:val="0"/>
      <w:marRight w:val="0"/>
      <w:marTop w:val="0"/>
      <w:marBottom w:val="0"/>
      <w:divBdr>
        <w:top w:val="none" w:sz="0" w:space="0" w:color="auto"/>
        <w:left w:val="none" w:sz="0" w:space="0" w:color="auto"/>
        <w:bottom w:val="none" w:sz="0" w:space="0" w:color="auto"/>
        <w:right w:val="none" w:sz="0" w:space="0" w:color="auto"/>
      </w:divBdr>
    </w:div>
    <w:div w:id="1408186405">
      <w:marLeft w:val="640"/>
      <w:marRight w:val="0"/>
      <w:marTop w:val="0"/>
      <w:marBottom w:val="0"/>
      <w:divBdr>
        <w:top w:val="none" w:sz="0" w:space="0" w:color="auto"/>
        <w:left w:val="none" w:sz="0" w:space="0" w:color="auto"/>
        <w:bottom w:val="none" w:sz="0" w:space="0" w:color="auto"/>
        <w:right w:val="none" w:sz="0" w:space="0" w:color="auto"/>
      </w:divBdr>
    </w:div>
    <w:div w:id="1410536731">
      <w:bodyDiv w:val="1"/>
      <w:marLeft w:val="0"/>
      <w:marRight w:val="0"/>
      <w:marTop w:val="0"/>
      <w:marBottom w:val="0"/>
      <w:divBdr>
        <w:top w:val="none" w:sz="0" w:space="0" w:color="auto"/>
        <w:left w:val="none" w:sz="0" w:space="0" w:color="auto"/>
        <w:bottom w:val="none" w:sz="0" w:space="0" w:color="auto"/>
        <w:right w:val="none" w:sz="0" w:space="0" w:color="auto"/>
      </w:divBdr>
    </w:div>
    <w:div w:id="1411929261">
      <w:marLeft w:val="0"/>
      <w:marRight w:val="0"/>
      <w:marTop w:val="0"/>
      <w:marBottom w:val="0"/>
      <w:divBdr>
        <w:top w:val="none" w:sz="0" w:space="0" w:color="auto"/>
        <w:left w:val="none" w:sz="0" w:space="0" w:color="auto"/>
        <w:bottom w:val="none" w:sz="0" w:space="0" w:color="auto"/>
        <w:right w:val="none" w:sz="0" w:space="0" w:color="auto"/>
      </w:divBdr>
    </w:div>
    <w:div w:id="1413233622">
      <w:marLeft w:val="0"/>
      <w:marRight w:val="0"/>
      <w:marTop w:val="0"/>
      <w:marBottom w:val="0"/>
      <w:divBdr>
        <w:top w:val="none" w:sz="0" w:space="0" w:color="auto"/>
        <w:left w:val="none" w:sz="0" w:space="0" w:color="auto"/>
        <w:bottom w:val="none" w:sz="0" w:space="0" w:color="auto"/>
        <w:right w:val="none" w:sz="0" w:space="0" w:color="auto"/>
      </w:divBdr>
    </w:div>
    <w:div w:id="1414085323">
      <w:marLeft w:val="640"/>
      <w:marRight w:val="0"/>
      <w:marTop w:val="0"/>
      <w:marBottom w:val="0"/>
      <w:divBdr>
        <w:top w:val="none" w:sz="0" w:space="0" w:color="auto"/>
        <w:left w:val="none" w:sz="0" w:space="0" w:color="auto"/>
        <w:bottom w:val="none" w:sz="0" w:space="0" w:color="auto"/>
        <w:right w:val="none" w:sz="0" w:space="0" w:color="auto"/>
      </w:divBdr>
    </w:div>
    <w:div w:id="1414276555">
      <w:marLeft w:val="0"/>
      <w:marRight w:val="150"/>
      <w:marTop w:val="0"/>
      <w:marBottom w:val="0"/>
      <w:divBdr>
        <w:top w:val="none" w:sz="0" w:space="0" w:color="auto"/>
        <w:left w:val="none" w:sz="0" w:space="0" w:color="auto"/>
        <w:bottom w:val="none" w:sz="0" w:space="0" w:color="auto"/>
        <w:right w:val="none" w:sz="0" w:space="0" w:color="auto"/>
      </w:divBdr>
      <w:divsChild>
        <w:div w:id="375399439">
          <w:marLeft w:val="0"/>
          <w:marRight w:val="150"/>
          <w:marTop w:val="0"/>
          <w:marBottom w:val="0"/>
          <w:divBdr>
            <w:top w:val="none" w:sz="0" w:space="0" w:color="auto"/>
            <w:left w:val="none" w:sz="0" w:space="0" w:color="auto"/>
            <w:bottom w:val="none" w:sz="0" w:space="0" w:color="auto"/>
            <w:right w:val="none" w:sz="0" w:space="0" w:color="auto"/>
          </w:divBdr>
        </w:div>
      </w:divsChild>
    </w:div>
    <w:div w:id="1414357797">
      <w:marLeft w:val="0"/>
      <w:marRight w:val="0"/>
      <w:marTop w:val="0"/>
      <w:marBottom w:val="0"/>
      <w:divBdr>
        <w:top w:val="none" w:sz="0" w:space="0" w:color="auto"/>
        <w:left w:val="none" w:sz="0" w:space="0" w:color="auto"/>
        <w:bottom w:val="none" w:sz="0" w:space="0" w:color="auto"/>
        <w:right w:val="none" w:sz="0" w:space="0" w:color="auto"/>
      </w:divBdr>
    </w:div>
    <w:div w:id="1414543427">
      <w:marLeft w:val="0"/>
      <w:marRight w:val="0"/>
      <w:marTop w:val="0"/>
      <w:marBottom w:val="0"/>
      <w:divBdr>
        <w:top w:val="none" w:sz="0" w:space="0" w:color="auto"/>
        <w:left w:val="none" w:sz="0" w:space="0" w:color="auto"/>
        <w:bottom w:val="none" w:sz="0" w:space="0" w:color="auto"/>
        <w:right w:val="none" w:sz="0" w:space="0" w:color="auto"/>
      </w:divBdr>
    </w:div>
    <w:div w:id="1415469201">
      <w:marLeft w:val="0"/>
      <w:marRight w:val="0"/>
      <w:marTop w:val="0"/>
      <w:marBottom w:val="0"/>
      <w:divBdr>
        <w:top w:val="none" w:sz="0" w:space="0" w:color="auto"/>
        <w:left w:val="none" w:sz="0" w:space="0" w:color="auto"/>
        <w:bottom w:val="none" w:sz="0" w:space="0" w:color="auto"/>
        <w:right w:val="none" w:sz="0" w:space="0" w:color="auto"/>
      </w:divBdr>
    </w:div>
    <w:div w:id="1415662725">
      <w:marLeft w:val="0"/>
      <w:marRight w:val="0"/>
      <w:marTop w:val="0"/>
      <w:marBottom w:val="0"/>
      <w:divBdr>
        <w:top w:val="none" w:sz="0" w:space="0" w:color="auto"/>
        <w:left w:val="none" w:sz="0" w:space="0" w:color="auto"/>
        <w:bottom w:val="none" w:sz="0" w:space="0" w:color="auto"/>
        <w:right w:val="none" w:sz="0" w:space="0" w:color="auto"/>
      </w:divBdr>
    </w:div>
    <w:div w:id="1416051000">
      <w:marLeft w:val="0"/>
      <w:marRight w:val="0"/>
      <w:marTop w:val="0"/>
      <w:marBottom w:val="0"/>
      <w:divBdr>
        <w:top w:val="none" w:sz="0" w:space="0" w:color="auto"/>
        <w:left w:val="none" w:sz="0" w:space="0" w:color="auto"/>
        <w:bottom w:val="none" w:sz="0" w:space="0" w:color="auto"/>
        <w:right w:val="none" w:sz="0" w:space="0" w:color="auto"/>
      </w:divBdr>
      <w:divsChild>
        <w:div w:id="333842405">
          <w:marLeft w:val="0"/>
          <w:marRight w:val="0"/>
          <w:marTop w:val="0"/>
          <w:marBottom w:val="0"/>
          <w:divBdr>
            <w:top w:val="none" w:sz="0" w:space="0" w:color="auto"/>
            <w:left w:val="none" w:sz="0" w:space="0" w:color="auto"/>
            <w:bottom w:val="none" w:sz="0" w:space="0" w:color="auto"/>
            <w:right w:val="none" w:sz="0" w:space="0" w:color="auto"/>
          </w:divBdr>
          <w:divsChild>
            <w:div w:id="407968580">
              <w:marLeft w:val="0"/>
              <w:marRight w:val="150"/>
              <w:marTop w:val="0"/>
              <w:marBottom w:val="0"/>
              <w:divBdr>
                <w:top w:val="none" w:sz="0" w:space="0" w:color="auto"/>
                <w:left w:val="none" w:sz="0" w:space="0" w:color="auto"/>
                <w:bottom w:val="none" w:sz="0" w:space="0" w:color="auto"/>
                <w:right w:val="none" w:sz="0" w:space="0" w:color="auto"/>
              </w:divBdr>
              <w:divsChild>
                <w:div w:id="12150481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17096365">
      <w:marLeft w:val="640"/>
      <w:marRight w:val="0"/>
      <w:marTop w:val="0"/>
      <w:marBottom w:val="0"/>
      <w:divBdr>
        <w:top w:val="none" w:sz="0" w:space="0" w:color="auto"/>
        <w:left w:val="none" w:sz="0" w:space="0" w:color="auto"/>
        <w:bottom w:val="none" w:sz="0" w:space="0" w:color="auto"/>
        <w:right w:val="none" w:sz="0" w:space="0" w:color="auto"/>
      </w:divBdr>
    </w:div>
    <w:div w:id="1417433753">
      <w:marLeft w:val="640"/>
      <w:marRight w:val="0"/>
      <w:marTop w:val="0"/>
      <w:marBottom w:val="0"/>
      <w:divBdr>
        <w:top w:val="none" w:sz="0" w:space="0" w:color="auto"/>
        <w:left w:val="none" w:sz="0" w:space="0" w:color="auto"/>
        <w:bottom w:val="none" w:sz="0" w:space="0" w:color="auto"/>
        <w:right w:val="none" w:sz="0" w:space="0" w:color="auto"/>
      </w:divBdr>
    </w:div>
    <w:div w:id="1417437050">
      <w:marLeft w:val="640"/>
      <w:marRight w:val="0"/>
      <w:marTop w:val="0"/>
      <w:marBottom w:val="0"/>
      <w:divBdr>
        <w:top w:val="none" w:sz="0" w:space="0" w:color="auto"/>
        <w:left w:val="none" w:sz="0" w:space="0" w:color="auto"/>
        <w:bottom w:val="none" w:sz="0" w:space="0" w:color="auto"/>
        <w:right w:val="none" w:sz="0" w:space="0" w:color="auto"/>
      </w:divBdr>
    </w:div>
    <w:div w:id="1417743873">
      <w:marLeft w:val="0"/>
      <w:marRight w:val="0"/>
      <w:marTop w:val="0"/>
      <w:marBottom w:val="0"/>
      <w:divBdr>
        <w:top w:val="none" w:sz="0" w:space="0" w:color="auto"/>
        <w:left w:val="none" w:sz="0" w:space="0" w:color="auto"/>
        <w:bottom w:val="none" w:sz="0" w:space="0" w:color="auto"/>
        <w:right w:val="none" w:sz="0" w:space="0" w:color="auto"/>
      </w:divBdr>
    </w:div>
    <w:div w:id="1418669385">
      <w:marLeft w:val="64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 w:id="1421637371">
      <w:marLeft w:val="640"/>
      <w:marRight w:val="0"/>
      <w:marTop w:val="0"/>
      <w:marBottom w:val="0"/>
      <w:divBdr>
        <w:top w:val="none" w:sz="0" w:space="0" w:color="auto"/>
        <w:left w:val="none" w:sz="0" w:space="0" w:color="auto"/>
        <w:bottom w:val="none" w:sz="0" w:space="0" w:color="auto"/>
        <w:right w:val="none" w:sz="0" w:space="0" w:color="auto"/>
      </w:divBdr>
    </w:div>
    <w:div w:id="1422683299">
      <w:bodyDiv w:val="1"/>
      <w:marLeft w:val="0"/>
      <w:marRight w:val="0"/>
      <w:marTop w:val="0"/>
      <w:marBottom w:val="0"/>
      <w:divBdr>
        <w:top w:val="none" w:sz="0" w:space="0" w:color="auto"/>
        <w:left w:val="none" w:sz="0" w:space="0" w:color="auto"/>
        <w:bottom w:val="none" w:sz="0" w:space="0" w:color="auto"/>
        <w:right w:val="none" w:sz="0" w:space="0" w:color="auto"/>
      </w:divBdr>
      <w:divsChild>
        <w:div w:id="1805199692">
          <w:marLeft w:val="0"/>
          <w:marRight w:val="0"/>
          <w:marTop w:val="0"/>
          <w:marBottom w:val="0"/>
          <w:divBdr>
            <w:top w:val="none" w:sz="0" w:space="0" w:color="auto"/>
            <w:left w:val="none" w:sz="0" w:space="0" w:color="auto"/>
            <w:bottom w:val="none" w:sz="0" w:space="0" w:color="auto"/>
            <w:right w:val="none" w:sz="0" w:space="0" w:color="auto"/>
          </w:divBdr>
          <w:divsChild>
            <w:div w:id="430005057">
              <w:marLeft w:val="0"/>
              <w:marRight w:val="0"/>
              <w:marTop w:val="0"/>
              <w:marBottom w:val="0"/>
              <w:divBdr>
                <w:top w:val="none" w:sz="0" w:space="0" w:color="auto"/>
                <w:left w:val="none" w:sz="0" w:space="0" w:color="auto"/>
                <w:bottom w:val="none" w:sz="0" w:space="0" w:color="auto"/>
                <w:right w:val="none" w:sz="0" w:space="0" w:color="auto"/>
              </w:divBdr>
              <w:divsChild>
                <w:div w:id="1970208835">
                  <w:marLeft w:val="0"/>
                  <w:marRight w:val="150"/>
                  <w:marTop w:val="0"/>
                  <w:marBottom w:val="0"/>
                  <w:divBdr>
                    <w:top w:val="none" w:sz="0" w:space="0" w:color="auto"/>
                    <w:left w:val="none" w:sz="0" w:space="0" w:color="auto"/>
                    <w:bottom w:val="none" w:sz="0" w:space="0" w:color="auto"/>
                    <w:right w:val="none" w:sz="0" w:space="0" w:color="auto"/>
                  </w:divBdr>
                  <w:divsChild>
                    <w:div w:id="3383144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3531025">
      <w:marLeft w:val="0"/>
      <w:marRight w:val="150"/>
      <w:marTop w:val="0"/>
      <w:marBottom w:val="0"/>
      <w:divBdr>
        <w:top w:val="none" w:sz="0" w:space="0" w:color="auto"/>
        <w:left w:val="none" w:sz="0" w:space="0" w:color="auto"/>
        <w:bottom w:val="none" w:sz="0" w:space="0" w:color="auto"/>
        <w:right w:val="none" w:sz="0" w:space="0" w:color="auto"/>
      </w:divBdr>
      <w:divsChild>
        <w:div w:id="1866553683">
          <w:marLeft w:val="0"/>
          <w:marRight w:val="150"/>
          <w:marTop w:val="0"/>
          <w:marBottom w:val="0"/>
          <w:divBdr>
            <w:top w:val="none" w:sz="0" w:space="0" w:color="auto"/>
            <w:left w:val="none" w:sz="0" w:space="0" w:color="auto"/>
            <w:bottom w:val="none" w:sz="0" w:space="0" w:color="auto"/>
            <w:right w:val="none" w:sz="0" w:space="0" w:color="auto"/>
          </w:divBdr>
        </w:div>
      </w:divsChild>
    </w:div>
    <w:div w:id="1425297736">
      <w:marLeft w:val="0"/>
      <w:marRight w:val="0"/>
      <w:marTop w:val="0"/>
      <w:marBottom w:val="0"/>
      <w:divBdr>
        <w:top w:val="none" w:sz="0" w:space="0" w:color="auto"/>
        <w:left w:val="none" w:sz="0" w:space="0" w:color="auto"/>
        <w:bottom w:val="none" w:sz="0" w:space="0" w:color="auto"/>
        <w:right w:val="none" w:sz="0" w:space="0" w:color="auto"/>
      </w:divBdr>
    </w:div>
    <w:div w:id="1425346297">
      <w:marLeft w:val="640"/>
      <w:marRight w:val="0"/>
      <w:marTop w:val="0"/>
      <w:marBottom w:val="0"/>
      <w:divBdr>
        <w:top w:val="none" w:sz="0" w:space="0" w:color="auto"/>
        <w:left w:val="none" w:sz="0" w:space="0" w:color="auto"/>
        <w:bottom w:val="none" w:sz="0" w:space="0" w:color="auto"/>
        <w:right w:val="none" w:sz="0" w:space="0" w:color="auto"/>
      </w:divBdr>
    </w:div>
    <w:div w:id="1425959946">
      <w:marLeft w:val="640"/>
      <w:marRight w:val="0"/>
      <w:marTop w:val="0"/>
      <w:marBottom w:val="0"/>
      <w:divBdr>
        <w:top w:val="none" w:sz="0" w:space="0" w:color="auto"/>
        <w:left w:val="none" w:sz="0" w:space="0" w:color="auto"/>
        <w:bottom w:val="none" w:sz="0" w:space="0" w:color="auto"/>
        <w:right w:val="none" w:sz="0" w:space="0" w:color="auto"/>
      </w:divBdr>
    </w:div>
    <w:div w:id="1426539545">
      <w:marLeft w:val="0"/>
      <w:marRight w:val="0"/>
      <w:marTop w:val="0"/>
      <w:marBottom w:val="0"/>
      <w:divBdr>
        <w:top w:val="none" w:sz="0" w:space="0" w:color="auto"/>
        <w:left w:val="none" w:sz="0" w:space="0" w:color="auto"/>
        <w:bottom w:val="none" w:sz="0" w:space="0" w:color="auto"/>
        <w:right w:val="none" w:sz="0" w:space="0" w:color="auto"/>
      </w:divBdr>
    </w:div>
    <w:div w:id="1426610758">
      <w:bodyDiv w:val="1"/>
      <w:marLeft w:val="0"/>
      <w:marRight w:val="0"/>
      <w:marTop w:val="0"/>
      <w:marBottom w:val="0"/>
      <w:divBdr>
        <w:top w:val="none" w:sz="0" w:space="0" w:color="auto"/>
        <w:left w:val="none" w:sz="0" w:space="0" w:color="auto"/>
        <w:bottom w:val="none" w:sz="0" w:space="0" w:color="auto"/>
        <w:right w:val="none" w:sz="0" w:space="0" w:color="auto"/>
      </w:divBdr>
    </w:div>
    <w:div w:id="1428960401">
      <w:marLeft w:val="640"/>
      <w:marRight w:val="0"/>
      <w:marTop w:val="0"/>
      <w:marBottom w:val="0"/>
      <w:divBdr>
        <w:top w:val="none" w:sz="0" w:space="0" w:color="auto"/>
        <w:left w:val="none" w:sz="0" w:space="0" w:color="auto"/>
        <w:bottom w:val="none" w:sz="0" w:space="0" w:color="auto"/>
        <w:right w:val="none" w:sz="0" w:space="0" w:color="auto"/>
      </w:divBdr>
    </w:div>
    <w:div w:id="1431466175">
      <w:marLeft w:val="0"/>
      <w:marRight w:val="0"/>
      <w:marTop w:val="0"/>
      <w:marBottom w:val="0"/>
      <w:divBdr>
        <w:top w:val="none" w:sz="0" w:space="0" w:color="auto"/>
        <w:left w:val="none" w:sz="0" w:space="0" w:color="auto"/>
        <w:bottom w:val="none" w:sz="0" w:space="0" w:color="auto"/>
        <w:right w:val="none" w:sz="0" w:space="0" w:color="auto"/>
      </w:divBdr>
    </w:div>
    <w:div w:id="1431468070">
      <w:marLeft w:val="640"/>
      <w:marRight w:val="0"/>
      <w:marTop w:val="0"/>
      <w:marBottom w:val="0"/>
      <w:divBdr>
        <w:top w:val="none" w:sz="0" w:space="0" w:color="auto"/>
        <w:left w:val="none" w:sz="0" w:space="0" w:color="auto"/>
        <w:bottom w:val="none" w:sz="0" w:space="0" w:color="auto"/>
        <w:right w:val="none" w:sz="0" w:space="0" w:color="auto"/>
      </w:divBdr>
    </w:div>
    <w:div w:id="1431469151">
      <w:marLeft w:val="640"/>
      <w:marRight w:val="0"/>
      <w:marTop w:val="0"/>
      <w:marBottom w:val="0"/>
      <w:divBdr>
        <w:top w:val="none" w:sz="0" w:space="0" w:color="auto"/>
        <w:left w:val="none" w:sz="0" w:space="0" w:color="auto"/>
        <w:bottom w:val="none" w:sz="0" w:space="0" w:color="auto"/>
        <w:right w:val="none" w:sz="0" w:space="0" w:color="auto"/>
      </w:divBdr>
    </w:div>
    <w:div w:id="1433360849">
      <w:bodyDiv w:val="1"/>
      <w:marLeft w:val="0"/>
      <w:marRight w:val="0"/>
      <w:marTop w:val="0"/>
      <w:marBottom w:val="0"/>
      <w:divBdr>
        <w:top w:val="none" w:sz="0" w:space="0" w:color="auto"/>
        <w:left w:val="none" w:sz="0" w:space="0" w:color="auto"/>
        <w:bottom w:val="none" w:sz="0" w:space="0" w:color="auto"/>
        <w:right w:val="none" w:sz="0" w:space="0" w:color="auto"/>
      </w:divBdr>
    </w:div>
    <w:div w:id="1434745465">
      <w:marLeft w:val="0"/>
      <w:marRight w:val="0"/>
      <w:marTop w:val="0"/>
      <w:marBottom w:val="0"/>
      <w:divBdr>
        <w:top w:val="none" w:sz="0" w:space="0" w:color="auto"/>
        <w:left w:val="none" w:sz="0" w:space="0" w:color="auto"/>
        <w:bottom w:val="none" w:sz="0" w:space="0" w:color="auto"/>
        <w:right w:val="none" w:sz="0" w:space="0" w:color="auto"/>
      </w:divBdr>
    </w:div>
    <w:div w:id="1436561621">
      <w:marLeft w:val="640"/>
      <w:marRight w:val="0"/>
      <w:marTop w:val="0"/>
      <w:marBottom w:val="0"/>
      <w:divBdr>
        <w:top w:val="none" w:sz="0" w:space="0" w:color="auto"/>
        <w:left w:val="none" w:sz="0" w:space="0" w:color="auto"/>
        <w:bottom w:val="none" w:sz="0" w:space="0" w:color="auto"/>
        <w:right w:val="none" w:sz="0" w:space="0" w:color="auto"/>
      </w:divBdr>
    </w:div>
    <w:div w:id="1436634447">
      <w:marLeft w:val="0"/>
      <w:marRight w:val="0"/>
      <w:marTop w:val="0"/>
      <w:marBottom w:val="0"/>
      <w:divBdr>
        <w:top w:val="none" w:sz="0" w:space="0" w:color="auto"/>
        <w:left w:val="none" w:sz="0" w:space="0" w:color="auto"/>
        <w:bottom w:val="none" w:sz="0" w:space="0" w:color="auto"/>
        <w:right w:val="none" w:sz="0" w:space="0" w:color="auto"/>
      </w:divBdr>
    </w:div>
    <w:div w:id="1437480893">
      <w:marLeft w:val="0"/>
      <w:marRight w:val="0"/>
      <w:marTop w:val="0"/>
      <w:marBottom w:val="0"/>
      <w:divBdr>
        <w:top w:val="none" w:sz="0" w:space="0" w:color="auto"/>
        <w:left w:val="none" w:sz="0" w:space="0" w:color="auto"/>
        <w:bottom w:val="none" w:sz="0" w:space="0" w:color="auto"/>
        <w:right w:val="none" w:sz="0" w:space="0" w:color="auto"/>
      </w:divBdr>
    </w:div>
    <w:div w:id="1438450267">
      <w:bodyDiv w:val="1"/>
      <w:marLeft w:val="0"/>
      <w:marRight w:val="0"/>
      <w:marTop w:val="0"/>
      <w:marBottom w:val="0"/>
      <w:divBdr>
        <w:top w:val="none" w:sz="0" w:space="0" w:color="auto"/>
        <w:left w:val="none" w:sz="0" w:space="0" w:color="auto"/>
        <w:bottom w:val="none" w:sz="0" w:space="0" w:color="auto"/>
        <w:right w:val="none" w:sz="0" w:space="0" w:color="auto"/>
      </w:divBdr>
      <w:divsChild>
        <w:div w:id="153768616">
          <w:marLeft w:val="640"/>
          <w:marRight w:val="0"/>
          <w:marTop w:val="0"/>
          <w:marBottom w:val="0"/>
          <w:divBdr>
            <w:top w:val="none" w:sz="0" w:space="0" w:color="auto"/>
            <w:left w:val="none" w:sz="0" w:space="0" w:color="auto"/>
            <w:bottom w:val="none" w:sz="0" w:space="0" w:color="auto"/>
            <w:right w:val="none" w:sz="0" w:space="0" w:color="auto"/>
          </w:divBdr>
        </w:div>
        <w:div w:id="215702179">
          <w:marLeft w:val="640"/>
          <w:marRight w:val="0"/>
          <w:marTop w:val="0"/>
          <w:marBottom w:val="0"/>
          <w:divBdr>
            <w:top w:val="none" w:sz="0" w:space="0" w:color="auto"/>
            <w:left w:val="none" w:sz="0" w:space="0" w:color="auto"/>
            <w:bottom w:val="none" w:sz="0" w:space="0" w:color="auto"/>
            <w:right w:val="none" w:sz="0" w:space="0" w:color="auto"/>
          </w:divBdr>
        </w:div>
        <w:div w:id="225066683">
          <w:marLeft w:val="640"/>
          <w:marRight w:val="0"/>
          <w:marTop w:val="0"/>
          <w:marBottom w:val="0"/>
          <w:divBdr>
            <w:top w:val="none" w:sz="0" w:space="0" w:color="auto"/>
            <w:left w:val="none" w:sz="0" w:space="0" w:color="auto"/>
            <w:bottom w:val="none" w:sz="0" w:space="0" w:color="auto"/>
            <w:right w:val="none" w:sz="0" w:space="0" w:color="auto"/>
          </w:divBdr>
        </w:div>
        <w:div w:id="261374843">
          <w:marLeft w:val="640"/>
          <w:marRight w:val="0"/>
          <w:marTop w:val="0"/>
          <w:marBottom w:val="0"/>
          <w:divBdr>
            <w:top w:val="none" w:sz="0" w:space="0" w:color="auto"/>
            <w:left w:val="none" w:sz="0" w:space="0" w:color="auto"/>
            <w:bottom w:val="none" w:sz="0" w:space="0" w:color="auto"/>
            <w:right w:val="none" w:sz="0" w:space="0" w:color="auto"/>
          </w:divBdr>
        </w:div>
        <w:div w:id="261845123">
          <w:marLeft w:val="640"/>
          <w:marRight w:val="0"/>
          <w:marTop w:val="0"/>
          <w:marBottom w:val="0"/>
          <w:divBdr>
            <w:top w:val="none" w:sz="0" w:space="0" w:color="auto"/>
            <w:left w:val="none" w:sz="0" w:space="0" w:color="auto"/>
            <w:bottom w:val="none" w:sz="0" w:space="0" w:color="auto"/>
            <w:right w:val="none" w:sz="0" w:space="0" w:color="auto"/>
          </w:divBdr>
        </w:div>
        <w:div w:id="547761541">
          <w:marLeft w:val="640"/>
          <w:marRight w:val="0"/>
          <w:marTop w:val="0"/>
          <w:marBottom w:val="0"/>
          <w:divBdr>
            <w:top w:val="none" w:sz="0" w:space="0" w:color="auto"/>
            <w:left w:val="none" w:sz="0" w:space="0" w:color="auto"/>
            <w:bottom w:val="none" w:sz="0" w:space="0" w:color="auto"/>
            <w:right w:val="none" w:sz="0" w:space="0" w:color="auto"/>
          </w:divBdr>
        </w:div>
        <w:div w:id="675303369">
          <w:marLeft w:val="640"/>
          <w:marRight w:val="0"/>
          <w:marTop w:val="0"/>
          <w:marBottom w:val="0"/>
          <w:divBdr>
            <w:top w:val="none" w:sz="0" w:space="0" w:color="auto"/>
            <w:left w:val="none" w:sz="0" w:space="0" w:color="auto"/>
            <w:bottom w:val="none" w:sz="0" w:space="0" w:color="auto"/>
            <w:right w:val="none" w:sz="0" w:space="0" w:color="auto"/>
          </w:divBdr>
        </w:div>
        <w:div w:id="747310376">
          <w:marLeft w:val="640"/>
          <w:marRight w:val="0"/>
          <w:marTop w:val="0"/>
          <w:marBottom w:val="0"/>
          <w:divBdr>
            <w:top w:val="none" w:sz="0" w:space="0" w:color="auto"/>
            <w:left w:val="none" w:sz="0" w:space="0" w:color="auto"/>
            <w:bottom w:val="none" w:sz="0" w:space="0" w:color="auto"/>
            <w:right w:val="none" w:sz="0" w:space="0" w:color="auto"/>
          </w:divBdr>
        </w:div>
        <w:div w:id="800345670">
          <w:marLeft w:val="640"/>
          <w:marRight w:val="0"/>
          <w:marTop w:val="0"/>
          <w:marBottom w:val="0"/>
          <w:divBdr>
            <w:top w:val="none" w:sz="0" w:space="0" w:color="auto"/>
            <w:left w:val="none" w:sz="0" w:space="0" w:color="auto"/>
            <w:bottom w:val="none" w:sz="0" w:space="0" w:color="auto"/>
            <w:right w:val="none" w:sz="0" w:space="0" w:color="auto"/>
          </w:divBdr>
        </w:div>
        <w:div w:id="1144856376">
          <w:marLeft w:val="640"/>
          <w:marRight w:val="0"/>
          <w:marTop w:val="0"/>
          <w:marBottom w:val="0"/>
          <w:divBdr>
            <w:top w:val="none" w:sz="0" w:space="0" w:color="auto"/>
            <w:left w:val="none" w:sz="0" w:space="0" w:color="auto"/>
            <w:bottom w:val="none" w:sz="0" w:space="0" w:color="auto"/>
            <w:right w:val="none" w:sz="0" w:space="0" w:color="auto"/>
          </w:divBdr>
        </w:div>
        <w:div w:id="1296371535">
          <w:marLeft w:val="640"/>
          <w:marRight w:val="0"/>
          <w:marTop w:val="0"/>
          <w:marBottom w:val="0"/>
          <w:divBdr>
            <w:top w:val="none" w:sz="0" w:space="0" w:color="auto"/>
            <w:left w:val="none" w:sz="0" w:space="0" w:color="auto"/>
            <w:bottom w:val="none" w:sz="0" w:space="0" w:color="auto"/>
            <w:right w:val="none" w:sz="0" w:space="0" w:color="auto"/>
          </w:divBdr>
        </w:div>
        <w:div w:id="1417946209">
          <w:marLeft w:val="640"/>
          <w:marRight w:val="0"/>
          <w:marTop w:val="0"/>
          <w:marBottom w:val="0"/>
          <w:divBdr>
            <w:top w:val="none" w:sz="0" w:space="0" w:color="auto"/>
            <w:left w:val="none" w:sz="0" w:space="0" w:color="auto"/>
            <w:bottom w:val="none" w:sz="0" w:space="0" w:color="auto"/>
            <w:right w:val="none" w:sz="0" w:space="0" w:color="auto"/>
          </w:divBdr>
        </w:div>
        <w:div w:id="1466700660">
          <w:marLeft w:val="640"/>
          <w:marRight w:val="0"/>
          <w:marTop w:val="0"/>
          <w:marBottom w:val="0"/>
          <w:divBdr>
            <w:top w:val="none" w:sz="0" w:space="0" w:color="auto"/>
            <w:left w:val="none" w:sz="0" w:space="0" w:color="auto"/>
            <w:bottom w:val="none" w:sz="0" w:space="0" w:color="auto"/>
            <w:right w:val="none" w:sz="0" w:space="0" w:color="auto"/>
          </w:divBdr>
        </w:div>
      </w:divsChild>
    </w:div>
    <w:div w:id="1438601593">
      <w:marLeft w:val="640"/>
      <w:marRight w:val="0"/>
      <w:marTop w:val="0"/>
      <w:marBottom w:val="0"/>
      <w:divBdr>
        <w:top w:val="none" w:sz="0" w:space="0" w:color="auto"/>
        <w:left w:val="none" w:sz="0" w:space="0" w:color="auto"/>
        <w:bottom w:val="none" w:sz="0" w:space="0" w:color="auto"/>
        <w:right w:val="none" w:sz="0" w:space="0" w:color="auto"/>
      </w:divBdr>
    </w:div>
    <w:div w:id="1438715134">
      <w:marLeft w:val="640"/>
      <w:marRight w:val="0"/>
      <w:marTop w:val="0"/>
      <w:marBottom w:val="0"/>
      <w:divBdr>
        <w:top w:val="none" w:sz="0" w:space="0" w:color="auto"/>
        <w:left w:val="none" w:sz="0" w:space="0" w:color="auto"/>
        <w:bottom w:val="none" w:sz="0" w:space="0" w:color="auto"/>
        <w:right w:val="none" w:sz="0" w:space="0" w:color="auto"/>
      </w:divBdr>
    </w:div>
    <w:div w:id="1440686282">
      <w:marLeft w:val="640"/>
      <w:marRight w:val="0"/>
      <w:marTop w:val="0"/>
      <w:marBottom w:val="0"/>
      <w:divBdr>
        <w:top w:val="none" w:sz="0" w:space="0" w:color="auto"/>
        <w:left w:val="none" w:sz="0" w:space="0" w:color="auto"/>
        <w:bottom w:val="none" w:sz="0" w:space="0" w:color="auto"/>
        <w:right w:val="none" w:sz="0" w:space="0" w:color="auto"/>
      </w:divBdr>
    </w:div>
    <w:div w:id="1440834926">
      <w:marLeft w:val="0"/>
      <w:marRight w:val="0"/>
      <w:marTop w:val="0"/>
      <w:marBottom w:val="0"/>
      <w:divBdr>
        <w:top w:val="none" w:sz="0" w:space="0" w:color="auto"/>
        <w:left w:val="none" w:sz="0" w:space="0" w:color="auto"/>
        <w:bottom w:val="none" w:sz="0" w:space="0" w:color="auto"/>
        <w:right w:val="none" w:sz="0" w:space="0" w:color="auto"/>
      </w:divBdr>
    </w:div>
    <w:div w:id="1442408710">
      <w:marLeft w:val="0"/>
      <w:marRight w:val="0"/>
      <w:marTop w:val="0"/>
      <w:marBottom w:val="0"/>
      <w:divBdr>
        <w:top w:val="none" w:sz="0" w:space="0" w:color="auto"/>
        <w:left w:val="none" w:sz="0" w:space="0" w:color="auto"/>
        <w:bottom w:val="none" w:sz="0" w:space="0" w:color="auto"/>
        <w:right w:val="none" w:sz="0" w:space="0" w:color="auto"/>
      </w:divBdr>
    </w:div>
    <w:div w:id="1442915155">
      <w:bodyDiv w:val="1"/>
      <w:marLeft w:val="0"/>
      <w:marRight w:val="0"/>
      <w:marTop w:val="0"/>
      <w:marBottom w:val="0"/>
      <w:divBdr>
        <w:top w:val="none" w:sz="0" w:space="0" w:color="auto"/>
        <w:left w:val="none" w:sz="0" w:space="0" w:color="auto"/>
        <w:bottom w:val="none" w:sz="0" w:space="0" w:color="auto"/>
        <w:right w:val="none" w:sz="0" w:space="0" w:color="auto"/>
      </w:divBdr>
      <w:divsChild>
        <w:div w:id="923150076">
          <w:marLeft w:val="640"/>
          <w:marRight w:val="0"/>
          <w:marTop w:val="0"/>
          <w:marBottom w:val="0"/>
          <w:divBdr>
            <w:top w:val="none" w:sz="0" w:space="0" w:color="auto"/>
            <w:left w:val="none" w:sz="0" w:space="0" w:color="auto"/>
            <w:bottom w:val="none" w:sz="0" w:space="0" w:color="auto"/>
            <w:right w:val="none" w:sz="0" w:space="0" w:color="auto"/>
          </w:divBdr>
        </w:div>
      </w:divsChild>
    </w:div>
    <w:div w:id="1443761940">
      <w:marLeft w:val="0"/>
      <w:marRight w:val="0"/>
      <w:marTop w:val="0"/>
      <w:marBottom w:val="0"/>
      <w:divBdr>
        <w:top w:val="none" w:sz="0" w:space="0" w:color="auto"/>
        <w:left w:val="none" w:sz="0" w:space="0" w:color="auto"/>
        <w:bottom w:val="none" w:sz="0" w:space="0" w:color="auto"/>
        <w:right w:val="none" w:sz="0" w:space="0" w:color="auto"/>
      </w:divBdr>
    </w:div>
    <w:div w:id="1444298799">
      <w:marLeft w:val="0"/>
      <w:marRight w:val="0"/>
      <w:marTop w:val="0"/>
      <w:marBottom w:val="0"/>
      <w:divBdr>
        <w:top w:val="none" w:sz="0" w:space="0" w:color="auto"/>
        <w:left w:val="none" w:sz="0" w:space="0" w:color="auto"/>
        <w:bottom w:val="none" w:sz="0" w:space="0" w:color="auto"/>
        <w:right w:val="none" w:sz="0" w:space="0" w:color="auto"/>
      </w:divBdr>
    </w:div>
    <w:div w:id="1444375314">
      <w:marLeft w:val="0"/>
      <w:marRight w:val="0"/>
      <w:marTop w:val="0"/>
      <w:marBottom w:val="0"/>
      <w:divBdr>
        <w:top w:val="none" w:sz="0" w:space="0" w:color="auto"/>
        <w:left w:val="none" w:sz="0" w:space="0" w:color="auto"/>
        <w:bottom w:val="none" w:sz="0" w:space="0" w:color="auto"/>
        <w:right w:val="none" w:sz="0" w:space="0" w:color="auto"/>
      </w:divBdr>
    </w:div>
    <w:div w:id="1445005020">
      <w:marLeft w:val="0"/>
      <w:marRight w:val="0"/>
      <w:marTop w:val="0"/>
      <w:marBottom w:val="0"/>
      <w:divBdr>
        <w:top w:val="none" w:sz="0" w:space="0" w:color="auto"/>
        <w:left w:val="none" w:sz="0" w:space="0" w:color="auto"/>
        <w:bottom w:val="none" w:sz="0" w:space="0" w:color="auto"/>
        <w:right w:val="none" w:sz="0" w:space="0" w:color="auto"/>
      </w:divBdr>
    </w:div>
    <w:div w:id="1446851744">
      <w:marLeft w:val="640"/>
      <w:marRight w:val="0"/>
      <w:marTop w:val="0"/>
      <w:marBottom w:val="0"/>
      <w:divBdr>
        <w:top w:val="none" w:sz="0" w:space="0" w:color="auto"/>
        <w:left w:val="none" w:sz="0" w:space="0" w:color="auto"/>
        <w:bottom w:val="none" w:sz="0" w:space="0" w:color="auto"/>
        <w:right w:val="none" w:sz="0" w:space="0" w:color="auto"/>
      </w:divBdr>
    </w:div>
    <w:div w:id="1447701505">
      <w:marLeft w:val="0"/>
      <w:marRight w:val="0"/>
      <w:marTop w:val="0"/>
      <w:marBottom w:val="0"/>
      <w:divBdr>
        <w:top w:val="none" w:sz="0" w:space="0" w:color="auto"/>
        <w:left w:val="none" w:sz="0" w:space="0" w:color="auto"/>
        <w:bottom w:val="none" w:sz="0" w:space="0" w:color="auto"/>
        <w:right w:val="none" w:sz="0" w:space="0" w:color="auto"/>
      </w:divBdr>
    </w:div>
    <w:div w:id="1449663528">
      <w:marLeft w:val="0"/>
      <w:marRight w:val="0"/>
      <w:marTop w:val="0"/>
      <w:marBottom w:val="0"/>
      <w:divBdr>
        <w:top w:val="none" w:sz="0" w:space="0" w:color="auto"/>
        <w:left w:val="none" w:sz="0" w:space="0" w:color="auto"/>
        <w:bottom w:val="none" w:sz="0" w:space="0" w:color="auto"/>
        <w:right w:val="none" w:sz="0" w:space="0" w:color="auto"/>
      </w:divBdr>
    </w:div>
    <w:div w:id="1452943956">
      <w:marLeft w:val="0"/>
      <w:marRight w:val="0"/>
      <w:marTop w:val="0"/>
      <w:marBottom w:val="0"/>
      <w:divBdr>
        <w:top w:val="none" w:sz="0" w:space="0" w:color="auto"/>
        <w:left w:val="none" w:sz="0" w:space="0" w:color="auto"/>
        <w:bottom w:val="none" w:sz="0" w:space="0" w:color="auto"/>
        <w:right w:val="none" w:sz="0" w:space="0" w:color="auto"/>
      </w:divBdr>
    </w:div>
    <w:div w:id="1454590739">
      <w:marLeft w:val="640"/>
      <w:marRight w:val="0"/>
      <w:marTop w:val="0"/>
      <w:marBottom w:val="0"/>
      <w:divBdr>
        <w:top w:val="none" w:sz="0" w:space="0" w:color="auto"/>
        <w:left w:val="none" w:sz="0" w:space="0" w:color="auto"/>
        <w:bottom w:val="none" w:sz="0" w:space="0" w:color="auto"/>
        <w:right w:val="none" w:sz="0" w:space="0" w:color="auto"/>
      </w:divBdr>
    </w:div>
    <w:div w:id="1457067049">
      <w:marLeft w:val="0"/>
      <w:marRight w:val="0"/>
      <w:marTop w:val="0"/>
      <w:marBottom w:val="0"/>
      <w:divBdr>
        <w:top w:val="none" w:sz="0" w:space="0" w:color="auto"/>
        <w:left w:val="none" w:sz="0" w:space="0" w:color="auto"/>
        <w:bottom w:val="none" w:sz="0" w:space="0" w:color="auto"/>
        <w:right w:val="none" w:sz="0" w:space="0" w:color="auto"/>
      </w:divBdr>
    </w:div>
    <w:div w:id="1457407803">
      <w:marLeft w:val="0"/>
      <w:marRight w:val="0"/>
      <w:marTop w:val="0"/>
      <w:marBottom w:val="0"/>
      <w:divBdr>
        <w:top w:val="none" w:sz="0" w:space="0" w:color="auto"/>
        <w:left w:val="none" w:sz="0" w:space="0" w:color="auto"/>
        <w:bottom w:val="none" w:sz="0" w:space="0" w:color="auto"/>
        <w:right w:val="none" w:sz="0" w:space="0" w:color="auto"/>
      </w:divBdr>
    </w:div>
    <w:div w:id="1457869565">
      <w:marLeft w:val="0"/>
      <w:marRight w:val="0"/>
      <w:marTop w:val="0"/>
      <w:marBottom w:val="0"/>
      <w:divBdr>
        <w:top w:val="none" w:sz="0" w:space="0" w:color="auto"/>
        <w:left w:val="none" w:sz="0" w:space="0" w:color="auto"/>
        <w:bottom w:val="none" w:sz="0" w:space="0" w:color="auto"/>
        <w:right w:val="none" w:sz="0" w:space="0" w:color="auto"/>
      </w:divBdr>
    </w:div>
    <w:div w:id="1458523703">
      <w:marLeft w:val="0"/>
      <w:marRight w:val="0"/>
      <w:marTop w:val="0"/>
      <w:marBottom w:val="0"/>
      <w:divBdr>
        <w:top w:val="none" w:sz="0" w:space="0" w:color="auto"/>
        <w:left w:val="none" w:sz="0" w:space="0" w:color="auto"/>
        <w:bottom w:val="none" w:sz="0" w:space="0" w:color="auto"/>
        <w:right w:val="none" w:sz="0" w:space="0" w:color="auto"/>
      </w:divBdr>
    </w:div>
    <w:div w:id="1461652432">
      <w:marLeft w:val="0"/>
      <w:marRight w:val="0"/>
      <w:marTop w:val="0"/>
      <w:marBottom w:val="0"/>
      <w:divBdr>
        <w:top w:val="none" w:sz="0" w:space="0" w:color="auto"/>
        <w:left w:val="none" w:sz="0" w:space="0" w:color="auto"/>
        <w:bottom w:val="none" w:sz="0" w:space="0" w:color="auto"/>
        <w:right w:val="none" w:sz="0" w:space="0" w:color="auto"/>
      </w:divBdr>
    </w:div>
    <w:div w:id="1462116269">
      <w:marLeft w:val="640"/>
      <w:marRight w:val="0"/>
      <w:marTop w:val="0"/>
      <w:marBottom w:val="0"/>
      <w:divBdr>
        <w:top w:val="none" w:sz="0" w:space="0" w:color="auto"/>
        <w:left w:val="none" w:sz="0" w:space="0" w:color="auto"/>
        <w:bottom w:val="none" w:sz="0" w:space="0" w:color="auto"/>
        <w:right w:val="none" w:sz="0" w:space="0" w:color="auto"/>
      </w:divBdr>
    </w:div>
    <w:div w:id="1462767287">
      <w:marLeft w:val="640"/>
      <w:marRight w:val="0"/>
      <w:marTop w:val="0"/>
      <w:marBottom w:val="0"/>
      <w:divBdr>
        <w:top w:val="none" w:sz="0" w:space="0" w:color="auto"/>
        <w:left w:val="none" w:sz="0" w:space="0" w:color="auto"/>
        <w:bottom w:val="none" w:sz="0" w:space="0" w:color="auto"/>
        <w:right w:val="none" w:sz="0" w:space="0" w:color="auto"/>
      </w:divBdr>
    </w:div>
    <w:div w:id="1463647906">
      <w:marLeft w:val="0"/>
      <w:marRight w:val="0"/>
      <w:marTop w:val="0"/>
      <w:marBottom w:val="0"/>
      <w:divBdr>
        <w:top w:val="none" w:sz="0" w:space="0" w:color="auto"/>
        <w:left w:val="none" w:sz="0" w:space="0" w:color="auto"/>
        <w:bottom w:val="none" w:sz="0" w:space="0" w:color="auto"/>
        <w:right w:val="none" w:sz="0" w:space="0" w:color="auto"/>
      </w:divBdr>
    </w:div>
    <w:div w:id="1464276745">
      <w:bodyDiv w:val="1"/>
      <w:marLeft w:val="0"/>
      <w:marRight w:val="0"/>
      <w:marTop w:val="0"/>
      <w:marBottom w:val="0"/>
      <w:divBdr>
        <w:top w:val="none" w:sz="0" w:space="0" w:color="auto"/>
        <w:left w:val="none" w:sz="0" w:space="0" w:color="auto"/>
        <w:bottom w:val="none" w:sz="0" w:space="0" w:color="auto"/>
        <w:right w:val="none" w:sz="0" w:space="0" w:color="auto"/>
      </w:divBdr>
    </w:div>
    <w:div w:id="1464541348">
      <w:marLeft w:val="0"/>
      <w:marRight w:val="0"/>
      <w:marTop w:val="0"/>
      <w:marBottom w:val="0"/>
      <w:divBdr>
        <w:top w:val="none" w:sz="0" w:space="0" w:color="auto"/>
        <w:left w:val="none" w:sz="0" w:space="0" w:color="auto"/>
        <w:bottom w:val="none" w:sz="0" w:space="0" w:color="auto"/>
        <w:right w:val="none" w:sz="0" w:space="0" w:color="auto"/>
      </w:divBdr>
    </w:div>
    <w:div w:id="1464619303">
      <w:marLeft w:val="0"/>
      <w:marRight w:val="150"/>
      <w:marTop w:val="0"/>
      <w:marBottom w:val="0"/>
      <w:divBdr>
        <w:top w:val="none" w:sz="0" w:space="0" w:color="auto"/>
        <w:left w:val="none" w:sz="0" w:space="0" w:color="auto"/>
        <w:bottom w:val="none" w:sz="0" w:space="0" w:color="auto"/>
        <w:right w:val="none" w:sz="0" w:space="0" w:color="auto"/>
      </w:divBdr>
      <w:divsChild>
        <w:div w:id="327057306">
          <w:marLeft w:val="0"/>
          <w:marRight w:val="150"/>
          <w:marTop w:val="0"/>
          <w:marBottom w:val="0"/>
          <w:divBdr>
            <w:top w:val="none" w:sz="0" w:space="0" w:color="auto"/>
            <w:left w:val="none" w:sz="0" w:space="0" w:color="auto"/>
            <w:bottom w:val="none" w:sz="0" w:space="0" w:color="auto"/>
            <w:right w:val="none" w:sz="0" w:space="0" w:color="auto"/>
          </w:divBdr>
        </w:div>
      </w:divsChild>
    </w:div>
    <w:div w:id="1464620165">
      <w:marLeft w:val="0"/>
      <w:marRight w:val="0"/>
      <w:marTop w:val="0"/>
      <w:marBottom w:val="0"/>
      <w:divBdr>
        <w:top w:val="none" w:sz="0" w:space="0" w:color="auto"/>
        <w:left w:val="none" w:sz="0" w:space="0" w:color="auto"/>
        <w:bottom w:val="none" w:sz="0" w:space="0" w:color="auto"/>
        <w:right w:val="none" w:sz="0" w:space="0" w:color="auto"/>
      </w:divBdr>
    </w:div>
    <w:div w:id="1465273566">
      <w:marLeft w:val="640"/>
      <w:marRight w:val="0"/>
      <w:marTop w:val="0"/>
      <w:marBottom w:val="0"/>
      <w:divBdr>
        <w:top w:val="none" w:sz="0" w:space="0" w:color="auto"/>
        <w:left w:val="none" w:sz="0" w:space="0" w:color="auto"/>
        <w:bottom w:val="none" w:sz="0" w:space="0" w:color="auto"/>
        <w:right w:val="none" w:sz="0" w:space="0" w:color="auto"/>
      </w:divBdr>
    </w:div>
    <w:div w:id="1466656855">
      <w:marLeft w:val="0"/>
      <w:marRight w:val="0"/>
      <w:marTop w:val="0"/>
      <w:marBottom w:val="0"/>
      <w:divBdr>
        <w:top w:val="none" w:sz="0" w:space="0" w:color="auto"/>
        <w:left w:val="none" w:sz="0" w:space="0" w:color="auto"/>
        <w:bottom w:val="none" w:sz="0" w:space="0" w:color="auto"/>
        <w:right w:val="none" w:sz="0" w:space="0" w:color="auto"/>
      </w:divBdr>
    </w:div>
    <w:div w:id="1466779972">
      <w:marLeft w:val="0"/>
      <w:marRight w:val="0"/>
      <w:marTop w:val="0"/>
      <w:marBottom w:val="0"/>
      <w:divBdr>
        <w:top w:val="none" w:sz="0" w:space="0" w:color="auto"/>
        <w:left w:val="none" w:sz="0" w:space="0" w:color="auto"/>
        <w:bottom w:val="none" w:sz="0" w:space="0" w:color="auto"/>
        <w:right w:val="none" w:sz="0" w:space="0" w:color="auto"/>
      </w:divBdr>
    </w:div>
    <w:div w:id="1467159736">
      <w:marLeft w:val="640"/>
      <w:marRight w:val="0"/>
      <w:marTop w:val="0"/>
      <w:marBottom w:val="0"/>
      <w:divBdr>
        <w:top w:val="none" w:sz="0" w:space="0" w:color="auto"/>
        <w:left w:val="none" w:sz="0" w:space="0" w:color="auto"/>
        <w:bottom w:val="none" w:sz="0" w:space="0" w:color="auto"/>
        <w:right w:val="none" w:sz="0" w:space="0" w:color="auto"/>
      </w:divBdr>
    </w:div>
    <w:div w:id="1467770813">
      <w:marLeft w:val="0"/>
      <w:marRight w:val="0"/>
      <w:marTop w:val="0"/>
      <w:marBottom w:val="0"/>
      <w:divBdr>
        <w:top w:val="none" w:sz="0" w:space="0" w:color="auto"/>
        <w:left w:val="none" w:sz="0" w:space="0" w:color="auto"/>
        <w:bottom w:val="none" w:sz="0" w:space="0" w:color="auto"/>
        <w:right w:val="none" w:sz="0" w:space="0" w:color="auto"/>
      </w:divBdr>
    </w:div>
    <w:div w:id="1468474008">
      <w:marLeft w:val="0"/>
      <w:marRight w:val="0"/>
      <w:marTop w:val="0"/>
      <w:marBottom w:val="0"/>
      <w:divBdr>
        <w:top w:val="none" w:sz="0" w:space="0" w:color="auto"/>
        <w:left w:val="none" w:sz="0" w:space="0" w:color="auto"/>
        <w:bottom w:val="none" w:sz="0" w:space="0" w:color="auto"/>
        <w:right w:val="none" w:sz="0" w:space="0" w:color="auto"/>
      </w:divBdr>
    </w:div>
    <w:div w:id="1468622450">
      <w:marLeft w:val="0"/>
      <w:marRight w:val="0"/>
      <w:marTop w:val="0"/>
      <w:marBottom w:val="0"/>
      <w:divBdr>
        <w:top w:val="none" w:sz="0" w:space="0" w:color="auto"/>
        <w:left w:val="none" w:sz="0" w:space="0" w:color="auto"/>
        <w:bottom w:val="none" w:sz="0" w:space="0" w:color="auto"/>
        <w:right w:val="none" w:sz="0" w:space="0" w:color="auto"/>
      </w:divBdr>
    </w:div>
    <w:div w:id="1468626716">
      <w:marLeft w:val="0"/>
      <w:marRight w:val="0"/>
      <w:marTop w:val="0"/>
      <w:marBottom w:val="0"/>
      <w:divBdr>
        <w:top w:val="none" w:sz="0" w:space="0" w:color="auto"/>
        <w:left w:val="none" w:sz="0" w:space="0" w:color="auto"/>
        <w:bottom w:val="none" w:sz="0" w:space="0" w:color="auto"/>
        <w:right w:val="none" w:sz="0" w:space="0" w:color="auto"/>
      </w:divBdr>
    </w:div>
    <w:div w:id="1469007362">
      <w:marLeft w:val="0"/>
      <w:marRight w:val="0"/>
      <w:marTop w:val="0"/>
      <w:marBottom w:val="0"/>
      <w:divBdr>
        <w:top w:val="none" w:sz="0" w:space="0" w:color="auto"/>
        <w:left w:val="none" w:sz="0" w:space="0" w:color="auto"/>
        <w:bottom w:val="none" w:sz="0" w:space="0" w:color="auto"/>
        <w:right w:val="none" w:sz="0" w:space="0" w:color="auto"/>
      </w:divBdr>
    </w:div>
    <w:div w:id="1469741183">
      <w:marLeft w:val="0"/>
      <w:marRight w:val="0"/>
      <w:marTop w:val="0"/>
      <w:marBottom w:val="0"/>
      <w:divBdr>
        <w:top w:val="none" w:sz="0" w:space="0" w:color="auto"/>
        <w:left w:val="none" w:sz="0" w:space="0" w:color="auto"/>
        <w:bottom w:val="none" w:sz="0" w:space="0" w:color="auto"/>
        <w:right w:val="none" w:sz="0" w:space="0" w:color="auto"/>
      </w:divBdr>
    </w:div>
    <w:div w:id="1469929630">
      <w:marLeft w:val="640"/>
      <w:marRight w:val="0"/>
      <w:marTop w:val="0"/>
      <w:marBottom w:val="0"/>
      <w:divBdr>
        <w:top w:val="none" w:sz="0" w:space="0" w:color="auto"/>
        <w:left w:val="none" w:sz="0" w:space="0" w:color="auto"/>
        <w:bottom w:val="none" w:sz="0" w:space="0" w:color="auto"/>
        <w:right w:val="none" w:sz="0" w:space="0" w:color="auto"/>
      </w:divBdr>
    </w:div>
    <w:div w:id="1471248723">
      <w:marLeft w:val="640"/>
      <w:marRight w:val="0"/>
      <w:marTop w:val="0"/>
      <w:marBottom w:val="0"/>
      <w:divBdr>
        <w:top w:val="none" w:sz="0" w:space="0" w:color="auto"/>
        <w:left w:val="none" w:sz="0" w:space="0" w:color="auto"/>
        <w:bottom w:val="none" w:sz="0" w:space="0" w:color="auto"/>
        <w:right w:val="none" w:sz="0" w:space="0" w:color="auto"/>
      </w:divBdr>
    </w:div>
    <w:div w:id="1471285876">
      <w:marLeft w:val="0"/>
      <w:marRight w:val="0"/>
      <w:marTop w:val="0"/>
      <w:marBottom w:val="0"/>
      <w:divBdr>
        <w:top w:val="none" w:sz="0" w:space="0" w:color="auto"/>
        <w:left w:val="none" w:sz="0" w:space="0" w:color="auto"/>
        <w:bottom w:val="none" w:sz="0" w:space="0" w:color="auto"/>
        <w:right w:val="none" w:sz="0" w:space="0" w:color="auto"/>
      </w:divBdr>
    </w:div>
    <w:div w:id="1472402746">
      <w:marLeft w:val="0"/>
      <w:marRight w:val="0"/>
      <w:marTop w:val="0"/>
      <w:marBottom w:val="0"/>
      <w:divBdr>
        <w:top w:val="none" w:sz="0" w:space="0" w:color="auto"/>
        <w:left w:val="none" w:sz="0" w:space="0" w:color="auto"/>
        <w:bottom w:val="none" w:sz="0" w:space="0" w:color="auto"/>
        <w:right w:val="none" w:sz="0" w:space="0" w:color="auto"/>
      </w:divBdr>
    </w:div>
    <w:div w:id="1474374632">
      <w:marLeft w:val="640"/>
      <w:marRight w:val="0"/>
      <w:marTop w:val="0"/>
      <w:marBottom w:val="0"/>
      <w:divBdr>
        <w:top w:val="none" w:sz="0" w:space="0" w:color="auto"/>
        <w:left w:val="none" w:sz="0" w:space="0" w:color="auto"/>
        <w:bottom w:val="none" w:sz="0" w:space="0" w:color="auto"/>
        <w:right w:val="none" w:sz="0" w:space="0" w:color="auto"/>
      </w:divBdr>
    </w:div>
    <w:div w:id="1474710250">
      <w:marLeft w:val="0"/>
      <w:marRight w:val="0"/>
      <w:marTop w:val="0"/>
      <w:marBottom w:val="0"/>
      <w:divBdr>
        <w:top w:val="none" w:sz="0" w:space="0" w:color="auto"/>
        <w:left w:val="none" w:sz="0" w:space="0" w:color="auto"/>
        <w:bottom w:val="none" w:sz="0" w:space="0" w:color="auto"/>
        <w:right w:val="none" w:sz="0" w:space="0" w:color="auto"/>
      </w:divBdr>
    </w:div>
    <w:div w:id="1475180783">
      <w:marLeft w:val="0"/>
      <w:marRight w:val="0"/>
      <w:marTop w:val="0"/>
      <w:marBottom w:val="0"/>
      <w:divBdr>
        <w:top w:val="none" w:sz="0" w:space="0" w:color="auto"/>
        <w:left w:val="none" w:sz="0" w:space="0" w:color="auto"/>
        <w:bottom w:val="none" w:sz="0" w:space="0" w:color="auto"/>
        <w:right w:val="none" w:sz="0" w:space="0" w:color="auto"/>
      </w:divBdr>
    </w:div>
    <w:div w:id="1475365350">
      <w:bodyDiv w:val="1"/>
      <w:marLeft w:val="0"/>
      <w:marRight w:val="0"/>
      <w:marTop w:val="0"/>
      <w:marBottom w:val="0"/>
      <w:divBdr>
        <w:top w:val="none" w:sz="0" w:space="0" w:color="auto"/>
        <w:left w:val="none" w:sz="0" w:space="0" w:color="auto"/>
        <w:bottom w:val="none" w:sz="0" w:space="0" w:color="auto"/>
        <w:right w:val="none" w:sz="0" w:space="0" w:color="auto"/>
      </w:divBdr>
    </w:div>
    <w:div w:id="1477454551">
      <w:marLeft w:val="0"/>
      <w:marRight w:val="0"/>
      <w:marTop w:val="0"/>
      <w:marBottom w:val="0"/>
      <w:divBdr>
        <w:top w:val="none" w:sz="0" w:space="0" w:color="auto"/>
        <w:left w:val="none" w:sz="0" w:space="0" w:color="auto"/>
        <w:bottom w:val="none" w:sz="0" w:space="0" w:color="auto"/>
        <w:right w:val="none" w:sz="0" w:space="0" w:color="auto"/>
      </w:divBdr>
    </w:div>
    <w:div w:id="1477606175">
      <w:marLeft w:val="0"/>
      <w:marRight w:val="0"/>
      <w:marTop w:val="0"/>
      <w:marBottom w:val="0"/>
      <w:divBdr>
        <w:top w:val="none" w:sz="0" w:space="0" w:color="auto"/>
        <w:left w:val="none" w:sz="0" w:space="0" w:color="auto"/>
        <w:bottom w:val="none" w:sz="0" w:space="0" w:color="auto"/>
        <w:right w:val="none" w:sz="0" w:space="0" w:color="auto"/>
      </w:divBdr>
    </w:div>
    <w:div w:id="1477917378">
      <w:marLeft w:val="640"/>
      <w:marRight w:val="0"/>
      <w:marTop w:val="0"/>
      <w:marBottom w:val="0"/>
      <w:divBdr>
        <w:top w:val="none" w:sz="0" w:space="0" w:color="auto"/>
        <w:left w:val="none" w:sz="0" w:space="0" w:color="auto"/>
        <w:bottom w:val="none" w:sz="0" w:space="0" w:color="auto"/>
        <w:right w:val="none" w:sz="0" w:space="0" w:color="auto"/>
      </w:divBdr>
    </w:div>
    <w:div w:id="1479036069">
      <w:marLeft w:val="0"/>
      <w:marRight w:val="0"/>
      <w:marTop w:val="0"/>
      <w:marBottom w:val="0"/>
      <w:divBdr>
        <w:top w:val="none" w:sz="0" w:space="0" w:color="auto"/>
        <w:left w:val="none" w:sz="0" w:space="0" w:color="auto"/>
        <w:bottom w:val="none" w:sz="0" w:space="0" w:color="auto"/>
        <w:right w:val="none" w:sz="0" w:space="0" w:color="auto"/>
      </w:divBdr>
    </w:div>
    <w:div w:id="1479420192">
      <w:bodyDiv w:val="1"/>
      <w:marLeft w:val="0"/>
      <w:marRight w:val="0"/>
      <w:marTop w:val="0"/>
      <w:marBottom w:val="0"/>
      <w:divBdr>
        <w:top w:val="none" w:sz="0" w:space="0" w:color="auto"/>
        <w:left w:val="none" w:sz="0" w:space="0" w:color="auto"/>
        <w:bottom w:val="none" w:sz="0" w:space="0" w:color="auto"/>
        <w:right w:val="none" w:sz="0" w:space="0" w:color="auto"/>
      </w:divBdr>
    </w:div>
    <w:div w:id="1480346159">
      <w:marLeft w:val="640"/>
      <w:marRight w:val="0"/>
      <w:marTop w:val="0"/>
      <w:marBottom w:val="0"/>
      <w:divBdr>
        <w:top w:val="none" w:sz="0" w:space="0" w:color="auto"/>
        <w:left w:val="none" w:sz="0" w:space="0" w:color="auto"/>
        <w:bottom w:val="none" w:sz="0" w:space="0" w:color="auto"/>
        <w:right w:val="none" w:sz="0" w:space="0" w:color="auto"/>
      </w:divBdr>
    </w:div>
    <w:div w:id="1480800916">
      <w:marLeft w:val="0"/>
      <w:marRight w:val="0"/>
      <w:marTop w:val="0"/>
      <w:marBottom w:val="0"/>
      <w:divBdr>
        <w:top w:val="none" w:sz="0" w:space="0" w:color="auto"/>
        <w:left w:val="none" w:sz="0" w:space="0" w:color="auto"/>
        <w:bottom w:val="none" w:sz="0" w:space="0" w:color="auto"/>
        <w:right w:val="none" w:sz="0" w:space="0" w:color="auto"/>
      </w:divBdr>
    </w:div>
    <w:div w:id="1481381220">
      <w:marLeft w:val="0"/>
      <w:marRight w:val="0"/>
      <w:marTop w:val="0"/>
      <w:marBottom w:val="0"/>
      <w:divBdr>
        <w:top w:val="none" w:sz="0" w:space="0" w:color="auto"/>
        <w:left w:val="none" w:sz="0" w:space="0" w:color="auto"/>
        <w:bottom w:val="none" w:sz="0" w:space="0" w:color="auto"/>
        <w:right w:val="none" w:sz="0" w:space="0" w:color="auto"/>
      </w:divBdr>
    </w:div>
    <w:div w:id="1481388635">
      <w:marLeft w:val="0"/>
      <w:marRight w:val="150"/>
      <w:marTop w:val="0"/>
      <w:marBottom w:val="0"/>
      <w:divBdr>
        <w:top w:val="none" w:sz="0" w:space="0" w:color="auto"/>
        <w:left w:val="none" w:sz="0" w:space="0" w:color="auto"/>
        <w:bottom w:val="none" w:sz="0" w:space="0" w:color="auto"/>
        <w:right w:val="none" w:sz="0" w:space="0" w:color="auto"/>
      </w:divBdr>
      <w:divsChild>
        <w:div w:id="1008292428">
          <w:marLeft w:val="0"/>
          <w:marRight w:val="150"/>
          <w:marTop w:val="0"/>
          <w:marBottom w:val="0"/>
          <w:divBdr>
            <w:top w:val="none" w:sz="0" w:space="0" w:color="auto"/>
            <w:left w:val="none" w:sz="0" w:space="0" w:color="auto"/>
            <w:bottom w:val="none" w:sz="0" w:space="0" w:color="auto"/>
            <w:right w:val="none" w:sz="0" w:space="0" w:color="auto"/>
          </w:divBdr>
        </w:div>
      </w:divsChild>
    </w:div>
    <w:div w:id="1484543717">
      <w:marLeft w:val="640"/>
      <w:marRight w:val="0"/>
      <w:marTop w:val="0"/>
      <w:marBottom w:val="0"/>
      <w:divBdr>
        <w:top w:val="none" w:sz="0" w:space="0" w:color="auto"/>
        <w:left w:val="none" w:sz="0" w:space="0" w:color="auto"/>
        <w:bottom w:val="none" w:sz="0" w:space="0" w:color="auto"/>
        <w:right w:val="none" w:sz="0" w:space="0" w:color="auto"/>
      </w:divBdr>
    </w:div>
    <w:div w:id="1485003301">
      <w:marLeft w:val="0"/>
      <w:marRight w:val="0"/>
      <w:marTop w:val="0"/>
      <w:marBottom w:val="0"/>
      <w:divBdr>
        <w:top w:val="none" w:sz="0" w:space="0" w:color="auto"/>
        <w:left w:val="none" w:sz="0" w:space="0" w:color="auto"/>
        <w:bottom w:val="none" w:sz="0" w:space="0" w:color="auto"/>
        <w:right w:val="none" w:sz="0" w:space="0" w:color="auto"/>
      </w:divBdr>
    </w:div>
    <w:div w:id="1485314556">
      <w:marLeft w:val="640"/>
      <w:marRight w:val="0"/>
      <w:marTop w:val="0"/>
      <w:marBottom w:val="0"/>
      <w:divBdr>
        <w:top w:val="none" w:sz="0" w:space="0" w:color="auto"/>
        <w:left w:val="none" w:sz="0" w:space="0" w:color="auto"/>
        <w:bottom w:val="none" w:sz="0" w:space="0" w:color="auto"/>
        <w:right w:val="none" w:sz="0" w:space="0" w:color="auto"/>
      </w:divBdr>
    </w:div>
    <w:div w:id="1486244093">
      <w:marLeft w:val="0"/>
      <w:marRight w:val="0"/>
      <w:marTop w:val="0"/>
      <w:marBottom w:val="0"/>
      <w:divBdr>
        <w:top w:val="none" w:sz="0" w:space="0" w:color="auto"/>
        <w:left w:val="none" w:sz="0" w:space="0" w:color="auto"/>
        <w:bottom w:val="none" w:sz="0" w:space="0" w:color="auto"/>
        <w:right w:val="none" w:sz="0" w:space="0" w:color="auto"/>
      </w:divBdr>
    </w:div>
    <w:div w:id="1489009327">
      <w:marLeft w:val="640"/>
      <w:marRight w:val="0"/>
      <w:marTop w:val="0"/>
      <w:marBottom w:val="0"/>
      <w:divBdr>
        <w:top w:val="none" w:sz="0" w:space="0" w:color="auto"/>
        <w:left w:val="none" w:sz="0" w:space="0" w:color="auto"/>
        <w:bottom w:val="none" w:sz="0" w:space="0" w:color="auto"/>
        <w:right w:val="none" w:sz="0" w:space="0" w:color="auto"/>
      </w:divBdr>
    </w:div>
    <w:div w:id="1489175700">
      <w:marLeft w:val="0"/>
      <w:marRight w:val="0"/>
      <w:marTop w:val="0"/>
      <w:marBottom w:val="0"/>
      <w:divBdr>
        <w:top w:val="none" w:sz="0" w:space="0" w:color="auto"/>
        <w:left w:val="none" w:sz="0" w:space="0" w:color="auto"/>
        <w:bottom w:val="none" w:sz="0" w:space="0" w:color="auto"/>
        <w:right w:val="none" w:sz="0" w:space="0" w:color="auto"/>
      </w:divBdr>
    </w:div>
    <w:div w:id="1489442793">
      <w:bodyDiv w:val="1"/>
      <w:marLeft w:val="0"/>
      <w:marRight w:val="0"/>
      <w:marTop w:val="0"/>
      <w:marBottom w:val="0"/>
      <w:divBdr>
        <w:top w:val="none" w:sz="0" w:space="0" w:color="auto"/>
        <w:left w:val="none" w:sz="0" w:space="0" w:color="auto"/>
        <w:bottom w:val="none" w:sz="0" w:space="0" w:color="auto"/>
        <w:right w:val="none" w:sz="0" w:space="0" w:color="auto"/>
      </w:divBdr>
      <w:divsChild>
        <w:div w:id="169903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0601">
      <w:marLeft w:val="0"/>
      <w:marRight w:val="0"/>
      <w:marTop w:val="0"/>
      <w:marBottom w:val="0"/>
      <w:divBdr>
        <w:top w:val="none" w:sz="0" w:space="0" w:color="auto"/>
        <w:left w:val="none" w:sz="0" w:space="0" w:color="auto"/>
        <w:bottom w:val="none" w:sz="0" w:space="0" w:color="auto"/>
        <w:right w:val="none" w:sz="0" w:space="0" w:color="auto"/>
      </w:divBdr>
      <w:divsChild>
        <w:div w:id="2094084552">
          <w:marLeft w:val="0"/>
          <w:marRight w:val="0"/>
          <w:marTop w:val="0"/>
          <w:marBottom w:val="0"/>
          <w:divBdr>
            <w:top w:val="none" w:sz="0" w:space="0" w:color="auto"/>
            <w:left w:val="none" w:sz="0" w:space="0" w:color="auto"/>
            <w:bottom w:val="none" w:sz="0" w:space="0" w:color="auto"/>
            <w:right w:val="none" w:sz="0" w:space="0" w:color="auto"/>
          </w:divBdr>
          <w:divsChild>
            <w:div w:id="2033412463">
              <w:marLeft w:val="0"/>
              <w:marRight w:val="150"/>
              <w:marTop w:val="0"/>
              <w:marBottom w:val="0"/>
              <w:divBdr>
                <w:top w:val="none" w:sz="0" w:space="0" w:color="auto"/>
                <w:left w:val="none" w:sz="0" w:space="0" w:color="auto"/>
                <w:bottom w:val="none" w:sz="0" w:space="0" w:color="auto"/>
                <w:right w:val="none" w:sz="0" w:space="0" w:color="auto"/>
              </w:divBdr>
              <w:divsChild>
                <w:div w:id="6338747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90907438">
      <w:marLeft w:val="0"/>
      <w:marRight w:val="0"/>
      <w:marTop w:val="0"/>
      <w:marBottom w:val="0"/>
      <w:divBdr>
        <w:top w:val="none" w:sz="0" w:space="0" w:color="auto"/>
        <w:left w:val="none" w:sz="0" w:space="0" w:color="auto"/>
        <w:bottom w:val="none" w:sz="0" w:space="0" w:color="auto"/>
        <w:right w:val="none" w:sz="0" w:space="0" w:color="auto"/>
      </w:divBdr>
    </w:div>
    <w:div w:id="1491093354">
      <w:marLeft w:val="640"/>
      <w:marRight w:val="0"/>
      <w:marTop w:val="0"/>
      <w:marBottom w:val="0"/>
      <w:divBdr>
        <w:top w:val="none" w:sz="0" w:space="0" w:color="auto"/>
        <w:left w:val="none" w:sz="0" w:space="0" w:color="auto"/>
        <w:bottom w:val="none" w:sz="0" w:space="0" w:color="auto"/>
        <w:right w:val="none" w:sz="0" w:space="0" w:color="auto"/>
      </w:divBdr>
    </w:div>
    <w:div w:id="1493063461">
      <w:marLeft w:val="640"/>
      <w:marRight w:val="0"/>
      <w:marTop w:val="0"/>
      <w:marBottom w:val="0"/>
      <w:divBdr>
        <w:top w:val="none" w:sz="0" w:space="0" w:color="auto"/>
        <w:left w:val="none" w:sz="0" w:space="0" w:color="auto"/>
        <w:bottom w:val="none" w:sz="0" w:space="0" w:color="auto"/>
        <w:right w:val="none" w:sz="0" w:space="0" w:color="auto"/>
      </w:divBdr>
    </w:div>
    <w:div w:id="1495412924">
      <w:marLeft w:val="640"/>
      <w:marRight w:val="0"/>
      <w:marTop w:val="0"/>
      <w:marBottom w:val="0"/>
      <w:divBdr>
        <w:top w:val="none" w:sz="0" w:space="0" w:color="auto"/>
        <w:left w:val="none" w:sz="0" w:space="0" w:color="auto"/>
        <w:bottom w:val="none" w:sz="0" w:space="0" w:color="auto"/>
        <w:right w:val="none" w:sz="0" w:space="0" w:color="auto"/>
      </w:divBdr>
    </w:div>
    <w:div w:id="1498570870">
      <w:marLeft w:val="0"/>
      <w:marRight w:val="0"/>
      <w:marTop w:val="0"/>
      <w:marBottom w:val="0"/>
      <w:divBdr>
        <w:top w:val="none" w:sz="0" w:space="0" w:color="auto"/>
        <w:left w:val="none" w:sz="0" w:space="0" w:color="auto"/>
        <w:bottom w:val="none" w:sz="0" w:space="0" w:color="auto"/>
        <w:right w:val="none" w:sz="0" w:space="0" w:color="auto"/>
      </w:divBdr>
    </w:div>
    <w:div w:id="1498575105">
      <w:marLeft w:val="0"/>
      <w:marRight w:val="0"/>
      <w:marTop w:val="0"/>
      <w:marBottom w:val="0"/>
      <w:divBdr>
        <w:top w:val="none" w:sz="0" w:space="0" w:color="auto"/>
        <w:left w:val="none" w:sz="0" w:space="0" w:color="auto"/>
        <w:bottom w:val="none" w:sz="0" w:space="0" w:color="auto"/>
        <w:right w:val="none" w:sz="0" w:space="0" w:color="auto"/>
      </w:divBdr>
    </w:div>
    <w:div w:id="1499032913">
      <w:marLeft w:val="0"/>
      <w:marRight w:val="0"/>
      <w:marTop w:val="0"/>
      <w:marBottom w:val="0"/>
      <w:divBdr>
        <w:top w:val="none" w:sz="0" w:space="0" w:color="auto"/>
        <w:left w:val="none" w:sz="0" w:space="0" w:color="auto"/>
        <w:bottom w:val="none" w:sz="0" w:space="0" w:color="auto"/>
        <w:right w:val="none" w:sz="0" w:space="0" w:color="auto"/>
      </w:divBdr>
    </w:div>
    <w:div w:id="1500735908">
      <w:marLeft w:val="640"/>
      <w:marRight w:val="0"/>
      <w:marTop w:val="0"/>
      <w:marBottom w:val="0"/>
      <w:divBdr>
        <w:top w:val="none" w:sz="0" w:space="0" w:color="auto"/>
        <w:left w:val="none" w:sz="0" w:space="0" w:color="auto"/>
        <w:bottom w:val="none" w:sz="0" w:space="0" w:color="auto"/>
        <w:right w:val="none" w:sz="0" w:space="0" w:color="auto"/>
      </w:divBdr>
    </w:div>
    <w:div w:id="1501114397">
      <w:bodyDiv w:val="1"/>
      <w:marLeft w:val="0"/>
      <w:marRight w:val="0"/>
      <w:marTop w:val="0"/>
      <w:marBottom w:val="0"/>
      <w:divBdr>
        <w:top w:val="none" w:sz="0" w:space="0" w:color="auto"/>
        <w:left w:val="none" w:sz="0" w:space="0" w:color="auto"/>
        <w:bottom w:val="none" w:sz="0" w:space="0" w:color="auto"/>
        <w:right w:val="none" w:sz="0" w:space="0" w:color="auto"/>
      </w:divBdr>
      <w:divsChild>
        <w:div w:id="92675621">
          <w:marLeft w:val="640"/>
          <w:marRight w:val="0"/>
          <w:marTop w:val="0"/>
          <w:marBottom w:val="0"/>
          <w:divBdr>
            <w:top w:val="none" w:sz="0" w:space="0" w:color="auto"/>
            <w:left w:val="none" w:sz="0" w:space="0" w:color="auto"/>
            <w:bottom w:val="none" w:sz="0" w:space="0" w:color="auto"/>
            <w:right w:val="none" w:sz="0" w:space="0" w:color="auto"/>
          </w:divBdr>
        </w:div>
        <w:div w:id="100614222">
          <w:marLeft w:val="640"/>
          <w:marRight w:val="0"/>
          <w:marTop w:val="0"/>
          <w:marBottom w:val="0"/>
          <w:divBdr>
            <w:top w:val="none" w:sz="0" w:space="0" w:color="auto"/>
            <w:left w:val="none" w:sz="0" w:space="0" w:color="auto"/>
            <w:bottom w:val="none" w:sz="0" w:space="0" w:color="auto"/>
            <w:right w:val="none" w:sz="0" w:space="0" w:color="auto"/>
          </w:divBdr>
        </w:div>
        <w:div w:id="363750702">
          <w:marLeft w:val="640"/>
          <w:marRight w:val="0"/>
          <w:marTop w:val="0"/>
          <w:marBottom w:val="0"/>
          <w:divBdr>
            <w:top w:val="none" w:sz="0" w:space="0" w:color="auto"/>
            <w:left w:val="none" w:sz="0" w:space="0" w:color="auto"/>
            <w:bottom w:val="none" w:sz="0" w:space="0" w:color="auto"/>
            <w:right w:val="none" w:sz="0" w:space="0" w:color="auto"/>
          </w:divBdr>
        </w:div>
        <w:div w:id="370543374">
          <w:marLeft w:val="640"/>
          <w:marRight w:val="0"/>
          <w:marTop w:val="0"/>
          <w:marBottom w:val="0"/>
          <w:divBdr>
            <w:top w:val="none" w:sz="0" w:space="0" w:color="auto"/>
            <w:left w:val="none" w:sz="0" w:space="0" w:color="auto"/>
            <w:bottom w:val="none" w:sz="0" w:space="0" w:color="auto"/>
            <w:right w:val="none" w:sz="0" w:space="0" w:color="auto"/>
          </w:divBdr>
        </w:div>
        <w:div w:id="560675335">
          <w:marLeft w:val="640"/>
          <w:marRight w:val="0"/>
          <w:marTop w:val="0"/>
          <w:marBottom w:val="0"/>
          <w:divBdr>
            <w:top w:val="none" w:sz="0" w:space="0" w:color="auto"/>
            <w:left w:val="none" w:sz="0" w:space="0" w:color="auto"/>
            <w:bottom w:val="none" w:sz="0" w:space="0" w:color="auto"/>
            <w:right w:val="none" w:sz="0" w:space="0" w:color="auto"/>
          </w:divBdr>
        </w:div>
        <w:div w:id="888494931">
          <w:marLeft w:val="640"/>
          <w:marRight w:val="0"/>
          <w:marTop w:val="0"/>
          <w:marBottom w:val="0"/>
          <w:divBdr>
            <w:top w:val="none" w:sz="0" w:space="0" w:color="auto"/>
            <w:left w:val="none" w:sz="0" w:space="0" w:color="auto"/>
            <w:bottom w:val="none" w:sz="0" w:space="0" w:color="auto"/>
            <w:right w:val="none" w:sz="0" w:space="0" w:color="auto"/>
          </w:divBdr>
        </w:div>
        <w:div w:id="1089158197">
          <w:marLeft w:val="640"/>
          <w:marRight w:val="0"/>
          <w:marTop w:val="0"/>
          <w:marBottom w:val="0"/>
          <w:divBdr>
            <w:top w:val="none" w:sz="0" w:space="0" w:color="auto"/>
            <w:left w:val="none" w:sz="0" w:space="0" w:color="auto"/>
            <w:bottom w:val="none" w:sz="0" w:space="0" w:color="auto"/>
            <w:right w:val="none" w:sz="0" w:space="0" w:color="auto"/>
          </w:divBdr>
        </w:div>
        <w:div w:id="1314335736">
          <w:marLeft w:val="640"/>
          <w:marRight w:val="0"/>
          <w:marTop w:val="0"/>
          <w:marBottom w:val="0"/>
          <w:divBdr>
            <w:top w:val="none" w:sz="0" w:space="0" w:color="auto"/>
            <w:left w:val="none" w:sz="0" w:space="0" w:color="auto"/>
            <w:bottom w:val="none" w:sz="0" w:space="0" w:color="auto"/>
            <w:right w:val="none" w:sz="0" w:space="0" w:color="auto"/>
          </w:divBdr>
        </w:div>
        <w:div w:id="1585803347">
          <w:marLeft w:val="640"/>
          <w:marRight w:val="0"/>
          <w:marTop w:val="0"/>
          <w:marBottom w:val="0"/>
          <w:divBdr>
            <w:top w:val="none" w:sz="0" w:space="0" w:color="auto"/>
            <w:left w:val="none" w:sz="0" w:space="0" w:color="auto"/>
            <w:bottom w:val="none" w:sz="0" w:space="0" w:color="auto"/>
            <w:right w:val="none" w:sz="0" w:space="0" w:color="auto"/>
          </w:divBdr>
        </w:div>
      </w:divsChild>
    </w:div>
    <w:div w:id="1501122494">
      <w:marLeft w:val="640"/>
      <w:marRight w:val="0"/>
      <w:marTop w:val="0"/>
      <w:marBottom w:val="0"/>
      <w:divBdr>
        <w:top w:val="none" w:sz="0" w:space="0" w:color="auto"/>
        <w:left w:val="none" w:sz="0" w:space="0" w:color="auto"/>
        <w:bottom w:val="none" w:sz="0" w:space="0" w:color="auto"/>
        <w:right w:val="none" w:sz="0" w:space="0" w:color="auto"/>
      </w:divBdr>
    </w:div>
    <w:div w:id="1501584520">
      <w:marLeft w:val="0"/>
      <w:marRight w:val="0"/>
      <w:marTop w:val="0"/>
      <w:marBottom w:val="0"/>
      <w:divBdr>
        <w:top w:val="none" w:sz="0" w:space="0" w:color="auto"/>
        <w:left w:val="none" w:sz="0" w:space="0" w:color="auto"/>
        <w:bottom w:val="none" w:sz="0" w:space="0" w:color="auto"/>
        <w:right w:val="none" w:sz="0" w:space="0" w:color="auto"/>
      </w:divBdr>
    </w:div>
    <w:div w:id="1502355543">
      <w:marLeft w:val="0"/>
      <w:marRight w:val="0"/>
      <w:marTop w:val="0"/>
      <w:marBottom w:val="0"/>
      <w:divBdr>
        <w:top w:val="none" w:sz="0" w:space="0" w:color="auto"/>
        <w:left w:val="none" w:sz="0" w:space="0" w:color="auto"/>
        <w:bottom w:val="none" w:sz="0" w:space="0" w:color="auto"/>
        <w:right w:val="none" w:sz="0" w:space="0" w:color="auto"/>
      </w:divBdr>
    </w:div>
    <w:div w:id="1505625304">
      <w:bodyDiv w:val="1"/>
      <w:marLeft w:val="0"/>
      <w:marRight w:val="0"/>
      <w:marTop w:val="0"/>
      <w:marBottom w:val="0"/>
      <w:divBdr>
        <w:top w:val="none" w:sz="0" w:space="0" w:color="auto"/>
        <w:left w:val="none" w:sz="0" w:space="0" w:color="auto"/>
        <w:bottom w:val="none" w:sz="0" w:space="0" w:color="auto"/>
        <w:right w:val="none" w:sz="0" w:space="0" w:color="auto"/>
      </w:divBdr>
    </w:div>
    <w:div w:id="1507137753">
      <w:marLeft w:val="0"/>
      <w:marRight w:val="0"/>
      <w:marTop w:val="0"/>
      <w:marBottom w:val="0"/>
      <w:divBdr>
        <w:top w:val="none" w:sz="0" w:space="0" w:color="auto"/>
        <w:left w:val="none" w:sz="0" w:space="0" w:color="auto"/>
        <w:bottom w:val="none" w:sz="0" w:space="0" w:color="auto"/>
        <w:right w:val="none" w:sz="0" w:space="0" w:color="auto"/>
      </w:divBdr>
    </w:div>
    <w:div w:id="1507330547">
      <w:marLeft w:val="640"/>
      <w:marRight w:val="0"/>
      <w:marTop w:val="0"/>
      <w:marBottom w:val="0"/>
      <w:divBdr>
        <w:top w:val="none" w:sz="0" w:space="0" w:color="auto"/>
        <w:left w:val="none" w:sz="0" w:space="0" w:color="auto"/>
        <w:bottom w:val="none" w:sz="0" w:space="0" w:color="auto"/>
        <w:right w:val="none" w:sz="0" w:space="0" w:color="auto"/>
      </w:divBdr>
    </w:div>
    <w:div w:id="1507555499">
      <w:marLeft w:val="0"/>
      <w:marRight w:val="0"/>
      <w:marTop w:val="0"/>
      <w:marBottom w:val="0"/>
      <w:divBdr>
        <w:top w:val="none" w:sz="0" w:space="0" w:color="auto"/>
        <w:left w:val="none" w:sz="0" w:space="0" w:color="auto"/>
        <w:bottom w:val="none" w:sz="0" w:space="0" w:color="auto"/>
        <w:right w:val="none" w:sz="0" w:space="0" w:color="auto"/>
      </w:divBdr>
    </w:div>
    <w:div w:id="1508058528">
      <w:marLeft w:val="640"/>
      <w:marRight w:val="0"/>
      <w:marTop w:val="0"/>
      <w:marBottom w:val="0"/>
      <w:divBdr>
        <w:top w:val="none" w:sz="0" w:space="0" w:color="auto"/>
        <w:left w:val="none" w:sz="0" w:space="0" w:color="auto"/>
        <w:bottom w:val="none" w:sz="0" w:space="0" w:color="auto"/>
        <w:right w:val="none" w:sz="0" w:space="0" w:color="auto"/>
      </w:divBdr>
    </w:div>
    <w:div w:id="1508250074">
      <w:marLeft w:val="0"/>
      <w:marRight w:val="0"/>
      <w:marTop w:val="0"/>
      <w:marBottom w:val="0"/>
      <w:divBdr>
        <w:top w:val="none" w:sz="0" w:space="0" w:color="auto"/>
        <w:left w:val="none" w:sz="0" w:space="0" w:color="auto"/>
        <w:bottom w:val="none" w:sz="0" w:space="0" w:color="auto"/>
        <w:right w:val="none" w:sz="0" w:space="0" w:color="auto"/>
      </w:divBdr>
    </w:div>
    <w:div w:id="1508473008">
      <w:marLeft w:val="0"/>
      <w:marRight w:val="0"/>
      <w:marTop w:val="0"/>
      <w:marBottom w:val="0"/>
      <w:divBdr>
        <w:top w:val="none" w:sz="0" w:space="0" w:color="auto"/>
        <w:left w:val="none" w:sz="0" w:space="0" w:color="auto"/>
        <w:bottom w:val="none" w:sz="0" w:space="0" w:color="auto"/>
        <w:right w:val="none" w:sz="0" w:space="0" w:color="auto"/>
      </w:divBdr>
    </w:div>
    <w:div w:id="1509171797">
      <w:marLeft w:val="0"/>
      <w:marRight w:val="0"/>
      <w:marTop w:val="0"/>
      <w:marBottom w:val="0"/>
      <w:divBdr>
        <w:top w:val="none" w:sz="0" w:space="0" w:color="auto"/>
        <w:left w:val="none" w:sz="0" w:space="0" w:color="auto"/>
        <w:bottom w:val="none" w:sz="0" w:space="0" w:color="auto"/>
        <w:right w:val="none" w:sz="0" w:space="0" w:color="auto"/>
      </w:divBdr>
    </w:div>
    <w:div w:id="1509783350">
      <w:marLeft w:val="0"/>
      <w:marRight w:val="0"/>
      <w:marTop w:val="0"/>
      <w:marBottom w:val="0"/>
      <w:divBdr>
        <w:top w:val="none" w:sz="0" w:space="0" w:color="auto"/>
        <w:left w:val="none" w:sz="0" w:space="0" w:color="auto"/>
        <w:bottom w:val="none" w:sz="0" w:space="0" w:color="auto"/>
        <w:right w:val="none" w:sz="0" w:space="0" w:color="auto"/>
      </w:divBdr>
    </w:div>
    <w:div w:id="1509832495">
      <w:marLeft w:val="0"/>
      <w:marRight w:val="0"/>
      <w:marTop w:val="0"/>
      <w:marBottom w:val="0"/>
      <w:divBdr>
        <w:top w:val="none" w:sz="0" w:space="0" w:color="auto"/>
        <w:left w:val="none" w:sz="0" w:space="0" w:color="auto"/>
        <w:bottom w:val="none" w:sz="0" w:space="0" w:color="auto"/>
        <w:right w:val="none" w:sz="0" w:space="0" w:color="auto"/>
      </w:divBdr>
    </w:div>
    <w:div w:id="1511141396">
      <w:marLeft w:val="0"/>
      <w:marRight w:val="0"/>
      <w:marTop w:val="0"/>
      <w:marBottom w:val="0"/>
      <w:divBdr>
        <w:top w:val="none" w:sz="0" w:space="0" w:color="auto"/>
        <w:left w:val="none" w:sz="0" w:space="0" w:color="auto"/>
        <w:bottom w:val="none" w:sz="0" w:space="0" w:color="auto"/>
        <w:right w:val="none" w:sz="0" w:space="0" w:color="auto"/>
      </w:divBdr>
    </w:div>
    <w:div w:id="1512405051">
      <w:bodyDiv w:val="1"/>
      <w:marLeft w:val="0"/>
      <w:marRight w:val="0"/>
      <w:marTop w:val="0"/>
      <w:marBottom w:val="0"/>
      <w:divBdr>
        <w:top w:val="none" w:sz="0" w:space="0" w:color="auto"/>
        <w:left w:val="none" w:sz="0" w:space="0" w:color="auto"/>
        <w:bottom w:val="none" w:sz="0" w:space="0" w:color="auto"/>
        <w:right w:val="none" w:sz="0" w:space="0" w:color="auto"/>
      </w:divBdr>
      <w:divsChild>
        <w:div w:id="67267712">
          <w:marLeft w:val="640"/>
          <w:marRight w:val="0"/>
          <w:marTop w:val="0"/>
          <w:marBottom w:val="0"/>
          <w:divBdr>
            <w:top w:val="none" w:sz="0" w:space="0" w:color="auto"/>
            <w:left w:val="none" w:sz="0" w:space="0" w:color="auto"/>
            <w:bottom w:val="none" w:sz="0" w:space="0" w:color="auto"/>
            <w:right w:val="none" w:sz="0" w:space="0" w:color="auto"/>
          </w:divBdr>
        </w:div>
        <w:div w:id="69232301">
          <w:marLeft w:val="640"/>
          <w:marRight w:val="0"/>
          <w:marTop w:val="0"/>
          <w:marBottom w:val="0"/>
          <w:divBdr>
            <w:top w:val="none" w:sz="0" w:space="0" w:color="auto"/>
            <w:left w:val="none" w:sz="0" w:space="0" w:color="auto"/>
            <w:bottom w:val="none" w:sz="0" w:space="0" w:color="auto"/>
            <w:right w:val="none" w:sz="0" w:space="0" w:color="auto"/>
          </w:divBdr>
        </w:div>
        <w:div w:id="218245373">
          <w:marLeft w:val="640"/>
          <w:marRight w:val="0"/>
          <w:marTop w:val="0"/>
          <w:marBottom w:val="0"/>
          <w:divBdr>
            <w:top w:val="none" w:sz="0" w:space="0" w:color="auto"/>
            <w:left w:val="none" w:sz="0" w:space="0" w:color="auto"/>
            <w:bottom w:val="none" w:sz="0" w:space="0" w:color="auto"/>
            <w:right w:val="none" w:sz="0" w:space="0" w:color="auto"/>
          </w:divBdr>
        </w:div>
        <w:div w:id="283194873">
          <w:marLeft w:val="640"/>
          <w:marRight w:val="0"/>
          <w:marTop w:val="0"/>
          <w:marBottom w:val="0"/>
          <w:divBdr>
            <w:top w:val="none" w:sz="0" w:space="0" w:color="auto"/>
            <w:left w:val="none" w:sz="0" w:space="0" w:color="auto"/>
            <w:bottom w:val="none" w:sz="0" w:space="0" w:color="auto"/>
            <w:right w:val="none" w:sz="0" w:space="0" w:color="auto"/>
          </w:divBdr>
        </w:div>
        <w:div w:id="312880602">
          <w:marLeft w:val="640"/>
          <w:marRight w:val="0"/>
          <w:marTop w:val="0"/>
          <w:marBottom w:val="0"/>
          <w:divBdr>
            <w:top w:val="none" w:sz="0" w:space="0" w:color="auto"/>
            <w:left w:val="none" w:sz="0" w:space="0" w:color="auto"/>
            <w:bottom w:val="none" w:sz="0" w:space="0" w:color="auto"/>
            <w:right w:val="none" w:sz="0" w:space="0" w:color="auto"/>
          </w:divBdr>
        </w:div>
        <w:div w:id="437680814">
          <w:marLeft w:val="640"/>
          <w:marRight w:val="0"/>
          <w:marTop w:val="0"/>
          <w:marBottom w:val="0"/>
          <w:divBdr>
            <w:top w:val="none" w:sz="0" w:space="0" w:color="auto"/>
            <w:left w:val="none" w:sz="0" w:space="0" w:color="auto"/>
            <w:bottom w:val="none" w:sz="0" w:space="0" w:color="auto"/>
            <w:right w:val="none" w:sz="0" w:space="0" w:color="auto"/>
          </w:divBdr>
        </w:div>
        <w:div w:id="515923114">
          <w:marLeft w:val="640"/>
          <w:marRight w:val="0"/>
          <w:marTop w:val="0"/>
          <w:marBottom w:val="0"/>
          <w:divBdr>
            <w:top w:val="none" w:sz="0" w:space="0" w:color="auto"/>
            <w:left w:val="none" w:sz="0" w:space="0" w:color="auto"/>
            <w:bottom w:val="none" w:sz="0" w:space="0" w:color="auto"/>
            <w:right w:val="none" w:sz="0" w:space="0" w:color="auto"/>
          </w:divBdr>
        </w:div>
        <w:div w:id="519659015">
          <w:marLeft w:val="640"/>
          <w:marRight w:val="0"/>
          <w:marTop w:val="0"/>
          <w:marBottom w:val="0"/>
          <w:divBdr>
            <w:top w:val="none" w:sz="0" w:space="0" w:color="auto"/>
            <w:left w:val="none" w:sz="0" w:space="0" w:color="auto"/>
            <w:bottom w:val="none" w:sz="0" w:space="0" w:color="auto"/>
            <w:right w:val="none" w:sz="0" w:space="0" w:color="auto"/>
          </w:divBdr>
        </w:div>
        <w:div w:id="574440668">
          <w:marLeft w:val="640"/>
          <w:marRight w:val="0"/>
          <w:marTop w:val="0"/>
          <w:marBottom w:val="0"/>
          <w:divBdr>
            <w:top w:val="none" w:sz="0" w:space="0" w:color="auto"/>
            <w:left w:val="none" w:sz="0" w:space="0" w:color="auto"/>
            <w:bottom w:val="none" w:sz="0" w:space="0" w:color="auto"/>
            <w:right w:val="none" w:sz="0" w:space="0" w:color="auto"/>
          </w:divBdr>
        </w:div>
        <w:div w:id="603999480">
          <w:marLeft w:val="640"/>
          <w:marRight w:val="0"/>
          <w:marTop w:val="0"/>
          <w:marBottom w:val="0"/>
          <w:divBdr>
            <w:top w:val="none" w:sz="0" w:space="0" w:color="auto"/>
            <w:left w:val="none" w:sz="0" w:space="0" w:color="auto"/>
            <w:bottom w:val="none" w:sz="0" w:space="0" w:color="auto"/>
            <w:right w:val="none" w:sz="0" w:space="0" w:color="auto"/>
          </w:divBdr>
        </w:div>
        <w:div w:id="661474405">
          <w:marLeft w:val="640"/>
          <w:marRight w:val="0"/>
          <w:marTop w:val="0"/>
          <w:marBottom w:val="0"/>
          <w:divBdr>
            <w:top w:val="none" w:sz="0" w:space="0" w:color="auto"/>
            <w:left w:val="none" w:sz="0" w:space="0" w:color="auto"/>
            <w:bottom w:val="none" w:sz="0" w:space="0" w:color="auto"/>
            <w:right w:val="none" w:sz="0" w:space="0" w:color="auto"/>
          </w:divBdr>
        </w:div>
        <w:div w:id="663125816">
          <w:marLeft w:val="640"/>
          <w:marRight w:val="0"/>
          <w:marTop w:val="0"/>
          <w:marBottom w:val="0"/>
          <w:divBdr>
            <w:top w:val="none" w:sz="0" w:space="0" w:color="auto"/>
            <w:left w:val="none" w:sz="0" w:space="0" w:color="auto"/>
            <w:bottom w:val="none" w:sz="0" w:space="0" w:color="auto"/>
            <w:right w:val="none" w:sz="0" w:space="0" w:color="auto"/>
          </w:divBdr>
        </w:div>
        <w:div w:id="698745282">
          <w:marLeft w:val="640"/>
          <w:marRight w:val="0"/>
          <w:marTop w:val="0"/>
          <w:marBottom w:val="0"/>
          <w:divBdr>
            <w:top w:val="none" w:sz="0" w:space="0" w:color="auto"/>
            <w:left w:val="none" w:sz="0" w:space="0" w:color="auto"/>
            <w:bottom w:val="none" w:sz="0" w:space="0" w:color="auto"/>
            <w:right w:val="none" w:sz="0" w:space="0" w:color="auto"/>
          </w:divBdr>
        </w:div>
        <w:div w:id="722867447">
          <w:marLeft w:val="640"/>
          <w:marRight w:val="0"/>
          <w:marTop w:val="0"/>
          <w:marBottom w:val="0"/>
          <w:divBdr>
            <w:top w:val="none" w:sz="0" w:space="0" w:color="auto"/>
            <w:left w:val="none" w:sz="0" w:space="0" w:color="auto"/>
            <w:bottom w:val="none" w:sz="0" w:space="0" w:color="auto"/>
            <w:right w:val="none" w:sz="0" w:space="0" w:color="auto"/>
          </w:divBdr>
        </w:div>
        <w:div w:id="772869979">
          <w:marLeft w:val="640"/>
          <w:marRight w:val="0"/>
          <w:marTop w:val="0"/>
          <w:marBottom w:val="0"/>
          <w:divBdr>
            <w:top w:val="none" w:sz="0" w:space="0" w:color="auto"/>
            <w:left w:val="none" w:sz="0" w:space="0" w:color="auto"/>
            <w:bottom w:val="none" w:sz="0" w:space="0" w:color="auto"/>
            <w:right w:val="none" w:sz="0" w:space="0" w:color="auto"/>
          </w:divBdr>
        </w:div>
        <w:div w:id="825121904">
          <w:marLeft w:val="640"/>
          <w:marRight w:val="0"/>
          <w:marTop w:val="0"/>
          <w:marBottom w:val="0"/>
          <w:divBdr>
            <w:top w:val="none" w:sz="0" w:space="0" w:color="auto"/>
            <w:left w:val="none" w:sz="0" w:space="0" w:color="auto"/>
            <w:bottom w:val="none" w:sz="0" w:space="0" w:color="auto"/>
            <w:right w:val="none" w:sz="0" w:space="0" w:color="auto"/>
          </w:divBdr>
        </w:div>
        <w:div w:id="858737474">
          <w:marLeft w:val="640"/>
          <w:marRight w:val="0"/>
          <w:marTop w:val="0"/>
          <w:marBottom w:val="0"/>
          <w:divBdr>
            <w:top w:val="none" w:sz="0" w:space="0" w:color="auto"/>
            <w:left w:val="none" w:sz="0" w:space="0" w:color="auto"/>
            <w:bottom w:val="none" w:sz="0" w:space="0" w:color="auto"/>
            <w:right w:val="none" w:sz="0" w:space="0" w:color="auto"/>
          </w:divBdr>
        </w:div>
        <w:div w:id="900363981">
          <w:marLeft w:val="640"/>
          <w:marRight w:val="0"/>
          <w:marTop w:val="0"/>
          <w:marBottom w:val="0"/>
          <w:divBdr>
            <w:top w:val="none" w:sz="0" w:space="0" w:color="auto"/>
            <w:left w:val="none" w:sz="0" w:space="0" w:color="auto"/>
            <w:bottom w:val="none" w:sz="0" w:space="0" w:color="auto"/>
            <w:right w:val="none" w:sz="0" w:space="0" w:color="auto"/>
          </w:divBdr>
        </w:div>
        <w:div w:id="945961672">
          <w:marLeft w:val="640"/>
          <w:marRight w:val="0"/>
          <w:marTop w:val="0"/>
          <w:marBottom w:val="0"/>
          <w:divBdr>
            <w:top w:val="none" w:sz="0" w:space="0" w:color="auto"/>
            <w:left w:val="none" w:sz="0" w:space="0" w:color="auto"/>
            <w:bottom w:val="none" w:sz="0" w:space="0" w:color="auto"/>
            <w:right w:val="none" w:sz="0" w:space="0" w:color="auto"/>
          </w:divBdr>
        </w:div>
        <w:div w:id="947934198">
          <w:marLeft w:val="640"/>
          <w:marRight w:val="0"/>
          <w:marTop w:val="0"/>
          <w:marBottom w:val="0"/>
          <w:divBdr>
            <w:top w:val="none" w:sz="0" w:space="0" w:color="auto"/>
            <w:left w:val="none" w:sz="0" w:space="0" w:color="auto"/>
            <w:bottom w:val="none" w:sz="0" w:space="0" w:color="auto"/>
            <w:right w:val="none" w:sz="0" w:space="0" w:color="auto"/>
          </w:divBdr>
        </w:div>
        <w:div w:id="958529874">
          <w:marLeft w:val="640"/>
          <w:marRight w:val="0"/>
          <w:marTop w:val="0"/>
          <w:marBottom w:val="0"/>
          <w:divBdr>
            <w:top w:val="none" w:sz="0" w:space="0" w:color="auto"/>
            <w:left w:val="none" w:sz="0" w:space="0" w:color="auto"/>
            <w:bottom w:val="none" w:sz="0" w:space="0" w:color="auto"/>
            <w:right w:val="none" w:sz="0" w:space="0" w:color="auto"/>
          </w:divBdr>
        </w:div>
        <w:div w:id="1007556173">
          <w:marLeft w:val="640"/>
          <w:marRight w:val="0"/>
          <w:marTop w:val="0"/>
          <w:marBottom w:val="0"/>
          <w:divBdr>
            <w:top w:val="none" w:sz="0" w:space="0" w:color="auto"/>
            <w:left w:val="none" w:sz="0" w:space="0" w:color="auto"/>
            <w:bottom w:val="none" w:sz="0" w:space="0" w:color="auto"/>
            <w:right w:val="none" w:sz="0" w:space="0" w:color="auto"/>
          </w:divBdr>
        </w:div>
        <w:div w:id="1019888892">
          <w:marLeft w:val="640"/>
          <w:marRight w:val="0"/>
          <w:marTop w:val="0"/>
          <w:marBottom w:val="0"/>
          <w:divBdr>
            <w:top w:val="none" w:sz="0" w:space="0" w:color="auto"/>
            <w:left w:val="none" w:sz="0" w:space="0" w:color="auto"/>
            <w:bottom w:val="none" w:sz="0" w:space="0" w:color="auto"/>
            <w:right w:val="none" w:sz="0" w:space="0" w:color="auto"/>
          </w:divBdr>
        </w:div>
        <w:div w:id="1039086446">
          <w:marLeft w:val="640"/>
          <w:marRight w:val="0"/>
          <w:marTop w:val="0"/>
          <w:marBottom w:val="0"/>
          <w:divBdr>
            <w:top w:val="none" w:sz="0" w:space="0" w:color="auto"/>
            <w:left w:val="none" w:sz="0" w:space="0" w:color="auto"/>
            <w:bottom w:val="none" w:sz="0" w:space="0" w:color="auto"/>
            <w:right w:val="none" w:sz="0" w:space="0" w:color="auto"/>
          </w:divBdr>
        </w:div>
        <w:div w:id="1047072553">
          <w:marLeft w:val="640"/>
          <w:marRight w:val="0"/>
          <w:marTop w:val="0"/>
          <w:marBottom w:val="0"/>
          <w:divBdr>
            <w:top w:val="none" w:sz="0" w:space="0" w:color="auto"/>
            <w:left w:val="none" w:sz="0" w:space="0" w:color="auto"/>
            <w:bottom w:val="none" w:sz="0" w:space="0" w:color="auto"/>
            <w:right w:val="none" w:sz="0" w:space="0" w:color="auto"/>
          </w:divBdr>
        </w:div>
        <w:div w:id="1051728584">
          <w:marLeft w:val="640"/>
          <w:marRight w:val="0"/>
          <w:marTop w:val="0"/>
          <w:marBottom w:val="0"/>
          <w:divBdr>
            <w:top w:val="none" w:sz="0" w:space="0" w:color="auto"/>
            <w:left w:val="none" w:sz="0" w:space="0" w:color="auto"/>
            <w:bottom w:val="none" w:sz="0" w:space="0" w:color="auto"/>
            <w:right w:val="none" w:sz="0" w:space="0" w:color="auto"/>
          </w:divBdr>
        </w:div>
        <w:div w:id="1052465137">
          <w:marLeft w:val="640"/>
          <w:marRight w:val="0"/>
          <w:marTop w:val="0"/>
          <w:marBottom w:val="0"/>
          <w:divBdr>
            <w:top w:val="none" w:sz="0" w:space="0" w:color="auto"/>
            <w:left w:val="none" w:sz="0" w:space="0" w:color="auto"/>
            <w:bottom w:val="none" w:sz="0" w:space="0" w:color="auto"/>
            <w:right w:val="none" w:sz="0" w:space="0" w:color="auto"/>
          </w:divBdr>
        </w:div>
        <w:div w:id="1091048363">
          <w:marLeft w:val="640"/>
          <w:marRight w:val="0"/>
          <w:marTop w:val="0"/>
          <w:marBottom w:val="0"/>
          <w:divBdr>
            <w:top w:val="none" w:sz="0" w:space="0" w:color="auto"/>
            <w:left w:val="none" w:sz="0" w:space="0" w:color="auto"/>
            <w:bottom w:val="none" w:sz="0" w:space="0" w:color="auto"/>
            <w:right w:val="none" w:sz="0" w:space="0" w:color="auto"/>
          </w:divBdr>
        </w:div>
        <w:div w:id="1097752160">
          <w:marLeft w:val="640"/>
          <w:marRight w:val="0"/>
          <w:marTop w:val="0"/>
          <w:marBottom w:val="0"/>
          <w:divBdr>
            <w:top w:val="none" w:sz="0" w:space="0" w:color="auto"/>
            <w:left w:val="none" w:sz="0" w:space="0" w:color="auto"/>
            <w:bottom w:val="none" w:sz="0" w:space="0" w:color="auto"/>
            <w:right w:val="none" w:sz="0" w:space="0" w:color="auto"/>
          </w:divBdr>
        </w:div>
        <w:div w:id="1101223015">
          <w:marLeft w:val="640"/>
          <w:marRight w:val="0"/>
          <w:marTop w:val="0"/>
          <w:marBottom w:val="0"/>
          <w:divBdr>
            <w:top w:val="none" w:sz="0" w:space="0" w:color="auto"/>
            <w:left w:val="none" w:sz="0" w:space="0" w:color="auto"/>
            <w:bottom w:val="none" w:sz="0" w:space="0" w:color="auto"/>
            <w:right w:val="none" w:sz="0" w:space="0" w:color="auto"/>
          </w:divBdr>
        </w:div>
        <w:div w:id="1117024409">
          <w:marLeft w:val="640"/>
          <w:marRight w:val="0"/>
          <w:marTop w:val="0"/>
          <w:marBottom w:val="0"/>
          <w:divBdr>
            <w:top w:val="none" w:sz="0" w:space="0" w:color="auto"/>
            <w:left w:val="none" w:sz="0" w:space="0" w:color="auto"/>
            <w:bottom w:val="none" w:sz="0" w:space="0" w:color="auto"/>
            <w:right w:val="none" w:sz="0" w:space="0" w:color="auto"/>
          </w:divBdr>
        </w:div>
        <w:div w:id="1155806422">
          <w:marLeft w:val="640"/>
          <w:marRight w:val="0"/>
          <w:marTop w:val="0"/>
          <w:marBottom w:val="0"/>
          <w:divBdr>
            <w:top w:val="none" w:sz="0" w:space="0" w:color="auto"/>
            <w:left w:val="none" w:sz="0" w:space="0" w:color="auto"/>
            <w:bottom w:val="none" w:sz="0" w:space="0" w:color="auto"/>
            <w:right w:val="none" w:sz="0" w:space="0" w:color="auto"/>
          </w:divBdr>
        </w:div>
        <w:div w:id="1160120383">
          <w:marLeft w:val="640"/>
          <w:marRight w:val="0"/>
          <w:marTop w:val="0"/>
          <w:marBottom w:val="0"/>
          <w:divBdr>
            <w:top w:val="none" w:sz="0" w:space="0" w:color="auto"/>
            <w:left w:val="none" w:sz="0" w:space="0" w:color="auto"/>
            <w:bottom w:val="none" w:sz="0" w:space="0" w:color="auto"/>
            <w:right w:val="none" w:sz="0" w:space="0" w:color="auto"/>
          </w:divBdr>
        </w:div>
        <w:div w:id="1174342253">
          <w:marLeft w:val="640"/>
          <w:marRight w:val="0"/>
          <w:marTop w:val="0"/>
          <w:marBottom w:val="0"/>
          <w:divBdr>
            <w:top w:val="none" w:sz="0" w:space="0" w:color="auto"/>
            <w:left w:val="none" w:sz="0" w:space="0" w:color="auto"/>
            <w:bottom w:val="none" w:sz="0" w:space="0" w:color="auto"/>
            <w:right w:val="none" w:sz="0" w:space="0" w:color="auto"/>
          </w:divBdr>
        </w:div>
        <w:div w:id="1200169028">
          <w:marLeft w:val="640"/>
          <w:marRight w:val="0"/>
          <w:marTop w:val="0"/>
          <w:marBottom w:val="0"/>
          <w:divBdr>
            <w:top w:val="none" w:sz="0" w:space="0" w:color="auto"/>
            <w:left w:val="none" w:sz="0" w:space="0" w:color="auto"/>
            <w:bottom w:val="none" w:sz="0" w:space="0" w:color="auto"/>
            <w:right w:val="none" w:sz="0" w:space="0" w:color="auto"/>
          </w:divBdr>
        </w:div>
        <w:div w:id="1214270937">
          <w:marLeft w:val="640"/>
          <w:marRight w:val="0"/>
          <w:marTop w:val="0"/>
          <w:marBottom w:val="0"/>
          <w:divBdr>
            <w:top w:val="none" w:sz="0" w:space="0" w:color="auto"/>
            <w:left w:val="none" w:sz="0" w:space="0" w:color="auto"/>
            <w:bottom w:val="none" w:sz="0" w:space="0" w:color="auto"/>
            <w:right w:val="none" w:sz="0" w:space="0" w:color="auto"/>
          </w:divBdr>
        </w:div>
        <w:div w:id="1235776273">
          <w:marLeft w:val="640"/>
          <w:marRight w:val="0"/>
          <w:marTop w:val="0"/>
          <w:marBottom w:val="0"/>
          <w:divBdr>
            <w:top w:val="none" w:sz="0" w:space="0" w:color="auto"/>
            <w:left w:val="none" w:sz="0" w:space="0" w:color="auto"/>
            <w:bottom w:val="none" w:sz="0" w:space="0" w:color="auto"/>
            <w:right w:val="none" w:sz="0" w:space="0" w:color="auto"/>
          </w:divBdr>
        </w:div>
        <w:div w:id="1240215478">
          <w:marLeft w:val="640"/>
          <w:marRight w:val="0"/>
          <w:marTop w:val="0"/>
          <w:marBottom w:val="0"/>
          <w:divBdr>
            <w:top w:val="none" w:sz="0" w:space="0" w:color="auto"/>
            <w:left w:val="none" w:sz="0" w:space="0" w:color="auto"/>
            <w:bottom w:val="none" w:sz="0" w:space="0" w:color="auto"/>
            <w:right w:val="none" w:sz="0" w:space="0" w:color="auto"/>
          </w:divBdr>
        </w:div>
        <w:div w:id="1241871164">
          <w:marLeft w:val="640"/>
          <w:marRight w:val="0"/>
          <w:marTop w:val="0"/>
          <w:marBottom w:val="0"/>
          <w:divBdr>
            <w:top w:val="none" w:sz="0" w:space="0" w:color="auto"/>
            <w:left w:val="none" w:sz="0" w:space="0" w:color="auto"/>
            <w:bottom w:val="none" w:sz="0" w:space="0" w:color="auto"/>
            <w:right w:val="none" w:sz="0" w:space="0" w:color="auto"/>
          </w:divBdr>
        </w:div>
        <w:div w:id="1243834637">
          <w:marLeft w:val="640"/>
          <w:marRight w:val="0"/>
          <w:marTop w:val="0"/>
          <w:marBottom w:val="0"/>
          <w:divBdr>
            <w:top w:val="none" w:sz="0" w:space="0" w:color="auto"/>
            <w:left w:val="none" w:sz="0" w:space="0" w:color="auto"/>
            <w:bottom w:val="none" w:sz="0" w:space="0" w:color="auto"/>
            <w:right w:val="none" w:sz="0" w:space="0" w:color="auto"/>
          </w:divBdr>
        </w:div>
        <w:div w:id="1290865328">
          <w:marLeft w:val="640"/>
          <w:marRight w:val="0"/>
          <w:marTop w:val="0"/>
          <w:marBottom w:val="0"/>
          <w:divBdr>
            <w:top w:val="none" w:sz="0" w:space="0" w:color="auto"/>
            <w:left w:val="none" w:sz="0" w:space="0" w:color="auto"/>
            <w:bottom w:val="none" w:sz="0" w:space="0" w:color="auto"/>
            <w:right w:val="none" w:sz="0" w:space="0" w:color="auto"/>
          </w:divBdr>
        </w:div>
        <w:div w:id="1294293425">
          <w:marLeft w:val="640"/>
          <w:marRight w:val="0"/>
          <w:marTop w:val="0"/>
          <w:marBottom w:val="0"/>
          <w:divBdr>
            <w:top w:val="none" w:sz="0" w:space="0" w:color="auto"/>
            <w:left w:val="none" w:sz="0" w:space="0" w:color="auto"/>
            <w:bottom w:val="none" w:sz="0" w:space="0" w:color="auto"/>
            <w:right w:val="none" w:sz="0" w:space="0" w:color="auto"/>
          </w:divBdr>
        </w:div>
        <w:div w:id="1302542262">
          <w:marLeft w:val="640"/>
          <w:marRight w:val="0"/>
          <w:marTop w:val="0"/>
          <w:marBottom w:val="0"/>
          <w:divBdr>
            <w:top w:val="none" w:sz="0" w:space="0" w:color="auto"/>
            <w:left w:val="none" w:sz="0" w:space="0" w:color="auto"/>
            <w:bottom w:val="none" w:sz="0" w:space="0" w:color="auto"/>
            <w:right w:val="none" w:sz="0" w:space="0" w:color="auto"/>
          </w:divBdr>
        </w:div>
        <w:div w:id="1345668511">
          <w:marLeft w:val="640"/>
          <w:marRight w:val="0"/>
          <w:marTop w:val="0"/>
          <w:marBottom w:val="0"/>
          <w:divBdr>
            <w:top w:val="none" w:sz="0" w:space="0" w:color="auto"/>
            <w:left w:val="none" w:sz="0" w:space="0" w:color="auto"/>
            <w:bottom w:val="none" w:sz="0" w:space="0" w:color="auto"/>
            <w:right w:val="none" w:sz="0" w:space="0" w:color="auto"/>
          </w:divBdr>
        </w:div>
        <w:div w:id="1397388852">
          <w:marLeft w:val="640"/>
          <w:marRight w:val="0"/>
          <w:marTop w:val="0"/>
          <w:marBottom w:val="0"/>
          <w:divBdr>
            <w:top w:val="none" w:sz="0" w:space="0" w:color="auto"/>
            <w:left w:val="none" w:sz="0" w:space="0" w:color="auto"/>
            <w:bottom w:val="none" w:sz="0" w:space="0" w:color="auto"/>
            <w:right w:val="none" w:sz="0" w:space="0" w:color="auto"/>
          </w:divBdr>
        </w:div>
        <w:div w:id="1402756267">
          <w:marLeft w:val="640"/>
          <w:marRight w:val="0"/>
          <w:marTop w:val="0"/>
          <w:marBottom w:val="0"/>
          <w:divBdr>
            <w:top w:val="none" w:sz="0" w:space="0" w:color="auto"/>
            <w:left w:val="none" w:sz="0" w:space="0" w:color="auto"/>
            <w:bottom w:val="none" w:sz="0" w:space="0" w:color="auto"/>
            <w:right w:val="none" w:sz="0" w:space="0" w:color="auto"/>
          </w:divBdr>
        </w:div>
        <w:div w:id="1404791287">
          <w:marLeft w:val="640"/>
          <w:marRight w:val="0"/>
          <w:marTop w:val="0"/>
          <w:marBottom w:val="0"/>
          <w:divBdr>
            <w:top w:val="none" w:sz="0" w:space="0" w:color="auto"/>
            <w:left w:val="none" w:sz="0" w:space="0" w:color="auto"/>
            <w:bottom w:val="none" w:sz="0" w:space="0" w:color="auto"/>
            <w:right w:val="none" w:sz="0" w:space="0" w:color="auto"/>
          </w:divBdr>
        </w:div>
        <w:div w:id="1442920723">
          <w:marLeft w:val="640"/>
          <w:marRight w:val="0"/>
          <w:marTop w:val="0"/>
          <w:marBottom w:val="0"/>
          <w:divBdr>
            <w:top w:val="none" w:sz="0" w:space="0" w:color="auto"/>
            <w:left w:val="none" w:sz="0" w:space="0" w:color="auto"/>
            <w:bottom w:val="none" w:sz="0" w:space="0" w:color="auto"/>
            <w:right w:val="none" w:sz="0" w:space="0" w:color="auto"/>
          </w:divBdr>
        </w:div>
        <w:div w:id="1490634350">
          <w:marLeft w:val="640"/>
          <w:marRight w:val="0"/>
          <w:marTop w:val="0"/>
          <w:marBottom w:val="0"/>
          <w:divBdr>
            <w:top w:val="none" w:sz="0" w:space="0" w:color="auto"/>
            <w:left w:val="none" w:sz="0" w:space="0" w:color="auto"/>
            <w:bottom w:val="none" w:sz="0" w:space="0" w:color="auto"/>
            <w:right w:val="none" w:sz="0" w:space="0" w:color="auto"/>
          </w:divBdr>
        </w:div>
        <w:div w:id="1636136992">
          <w:marLeft w:val="640"/>
          <w:marRight w:val="0"/>
          <w:marTop w:val="0"/>
          <w:marBottom w:val="0"/>
          <w:divBdr>
            <w:top w:val="none" w:sz="0" w:space="0" w:color="auto"/>
            <w:left w:val="none" w:sz="0" w:space="0" w:color="auto"/>
            <w:bottom w:val="none" w:sz="0" w:space="0" w:color="auto"/>
            <w:right w:val="none" w:sz="0" w:space="0" w:color="auto"/>
          </w:divBdr>
        </w:div>
        <w:div w:id="1712918897">
          <w:marLeft w:val="640"/>
          <w:marRight w:val="0"/>
          <w:marTop w:val="0"/>
          <w:marBottom w:val="0"/>
          <w:divBdr>
            <w:top w:val="none" w:sz="0" w:space="0" w:color="auto"/>
            <w:left w:val="none" w:sz="0" w:space="0" w:color="auto"/>
            <w:bottom w:val="none" w:sz="0" w:space="0" w:color="auto"/>
            <w:right w:val="none" w:sz="0" w:space="0" w:color="auto"/>
          </w:divBdr>
        </w:div>
        <w:div w:id="1718047452">
          <w:marLeft w:val="640"/>
          <w:marRight w:val="0"/>
          <w:marTop w:val="0"/>
          <w:marBottom w:val="0"/>
          <w:divBdr>
            <w:top w:val="none" w:sz="0" w:space="0" w:color="auto"/>
            <w:left w:val="none" w:sz="0" w:space="0" w:color="auto"/>
            <w:bottom w:val="none" w:sz="0" w:space="0" w:color="auto"/>
            <w:right w:val="none" w:sz="0" w:space="0" w:color="auto"/>
          </w:divBdr>
        </w:div>
        <w:div w:id="1745226168">
          <w:marLeft w:val="640"/>
          <w:marRight w:val="0"/>
          <w:marTop w:val="0"/>
          <w:marBottom w:val="0"/>
          <w:divBdr>
            <w:top w:val="none" w:sz="0" w:space="0" w:color="auto"/>
            <w:left w:val="none" w:sz="0" w:space="0" w:color="auto"/>
            <w:bottom w:val="none" w:sz="0" w:space="0" w:color="auto"/>
            <w:right w:val="none" w:sz="0" w:space="0" w:color="auto"/>
          </w:divBdr>
        </w:div>
        <w:div w:id="1762216992">
          <w:marLeft w:val="640"/>
          <w:marRight w:val="0"/>
          <w:marTop w:val="0"/>
          <w:marBottom w:val="0"/>
          <w:divBdr>
            <w:top w:val="none" w:sz="0" w:space="0" w:color="auto"/>
            <w:left w:val="none" w:sz="0" w:space="0" w:color="auto"/>
            <w:bottom w:val="none" w:sz="0" w:space="0" w:color="auto"/>
            <w:right w:val="none" w:sz="0" w:space="0" w:color="auto"/>
          </w:divBdr>
        </w:div>
        <w:div w:id="1791052873">
          <w:marLeft w:val="640"/>
          <w:marRight w:val="0"/>
          <w:marTop w:val="0"/>
          <w:marBottom w:val="0"/>
          <w:divBdr>
            <w:top w:val="none" w:sz="0" w:space="0" w:color="auto"/>
            <w:left w:val="none" w:sz="0" w:space="0" w:color="auto"/>
            <w:bottom w:val="none" w:sz="0" w:space="0" w:color="auto"/>
            <w:right w:val="none" w:sz="0" w:space="0" w:color="auto"/>
          </w:divBdr>
        </w:div>
        <w:div w:id="1801148830">
          <w:marLeft w:val="640"/>
          <w:marRight w:val="0"/>
          <w:marTop w:val="0"/>
          <w:marBottom w:val="0"/>
          <w:divBdr>
            <w:top w:val="none" w:sz="0" w:space="0" w:color="auto"/>
            <w:left w:val="none" w:sz="0" w:space="0" w:color="auto"/>
            <w:bottom w:val="none" w:sz="0" w:space="0" w:color="auto"/>
            <w:right w:val="none" w:sz="0" w:space="0" w:color="auto"/>
          </w:divBdr>
        </w:div>
        <w:div w:id="1937325890">
          <w:marLeft w:val="640"/>
          <w:marRight w:val="0"/>
          <w:marTop w:val="0"/>
          <w:marBottom w:val="0"/>
          <w:divBdr>
            <w:top w:val="none" w:sz="0" w:space="0" w:color="auto"/>
            <w:left w:val="none" w:sz="0" w:space="0" w:color="auto"/>
            <w:bottom w:val="none" w:sz="0" w:space="0" w:color="auto"/>
            <w:right w:val="none" w:sz="0" w:space="0" w:color="auto"/>
          </w:divBdr>
        </w:div>
        <w:div w:id="2033142009">
          <w:marLeft w:val="640"/>
          <w:marRight w:val="0"/>
          <w:marTop w:val="0"/>
          <w:marBottom w:val="0"/>
          <w:divBdr>
            <w:top w:val="none" w:sz="0" w:space="0" w:color="auto"/>
            <w:left w:val="none" w:sz="0" w:space="0" w:color="auto"/>
            <w:bottom w:val="none" w:sz="0" w:space="0" w:color="auto"/>
            <w:right w:val="none" w:sz="0" w:space="0" w:color="auto"/>
          </w:divBdr>
        </w:div>
        <w:div w:id="2040737861">
          <w:marLeft w:val="640"/>
          <w:marRight w:val="0"/>
          <w:marTop w:val="0"/>
          <w:marBottom w:val="0"/>
          <w:divBdr>
            <w:top w:val="none" w:sz="0" w:space="0" w:color="auto"/>
            <w:left w:val="none" w:sz="0" w:space="0" w:color="auto"/>
            <w:bottom w:val="none" w:sz="0" w:space="0" w:color="auto"/>
            <w:right w:val="none" w:sz="0" w:space="0" w:color="auto"/>
          </w:divBdr>
        </w:div>
        <w:div w:id="2053114789">
          <w:marLeft w:val="640"/>
          <w:marRight w:val="0"/>
          <w:marTop w:val="0"/>
          <w:marBottom w:val="0"/>
          <w:divBdr>
            <w:top w:val="none" w:sz="0" w:space="0" w:color="auto"/>
            <w:left w:val="none" w:sz="0" w:space="0" w:color="auto"/>
            <w:bottom w:val="none" w:sz="0" w:space="0" w:color="auto"/>
            <w:right w:val="none" w:sz="0" w:space="0" w:color="auto"/>
          </w:divBdr>
        </w:div>
        <w:div w:id="2092386973">
          <w:marLeft w:val="640"/>
          <w:marRight w:val="0"/>
          <w:marTop w:val="0"/>
          <w:marBottom w:val="0"/>
          <w:divBdr>
            <w:top w:val="none" w:sz="0" w:space="0" w:color="auto"/>
            <w:left w:val="none" w:sz="0" w:space="0" w:color="auto"/>
            <w:bottom w:val="none" w:sz="0" w:space="0" w:color="auto"/>
            <w:right w:val="none" w:sz="0" w:space="0" w:color="auto"/>
          </w:divBdr>
        </w:div>
        <w:div w:id="2114789344">
          <w:marLeft w:val="640"/>
          <w:marRight w:val="0"/>
          <w:marTop w:val="0"/>
          <w:marBottom w:val="0"/>
          <w:divBdr>
            <w:top w:val="none" w:sz="0" w:space="0" w:color="auto"/>
            <w:left w:val="none" w:sz="0" w:space="0" w:color="auto"/>
            <w:bottom w:val="none" w:sz="0" w:space="0" w:color="auto"/>
            <w:right w:val="none" w:sz="0" w:space="0" w:color="auto"/>
          </w:divBdr>
        </w:div>
        <w:div w:id="2131586257">
          <w:marLeft w:val="640"/>
          <w:marRight w:val="0"/>
          <w:marTop w:val="0"/>
          <w:marBottom w:val="0"/>
          <w:divBdr>
            <w:top w:val="none" w:sz="0" w:space="0" w:color="auto"/>
            <w:left w:val="none" w:sz="0" w:space="0" w:color="auto"/>
            <w:bottom w:val="none" w:sz="0" w:space="0" w:color="auto"/>
            <w:right w:val="none" w:sz="0" w:space="0" w:color="auto"/>
          </w:divBdr>
        </w:div>
      </w:divsChild>
    </w:div>
    <w:div w:id="1512834771">
      <w:marLeft w:val="0"/>
      <w:marRight w:val="0"/>
      <w:marTop w:val="0"/>
      <w:marBottom w:val="0"/>
      <w:divBdr>
        <w:top w:val="none" w:sz="0" w:space="0" w:color="auto"/>
        <w:left w:val="none" w:sz="0" w:space="0" w:color="auto"/>
        <w:bottom w:val="none" w:sz="0" w:space="0" w:color="auto"/>
        <w:right w:val="none" w:sz="0" w:space="0" w:color="auto"/>
      </w:divBdr>
    </w:div>
    <w:div w:id="1513372406">
      <w:marLeft w:val="640"/>
      <w:marRight w:val="0"/>
      <w:marTop w:val="0"/>
      <w:marBottom w:val="0"/>
      <w:divBdr>
        <w:top w:val="none" w:sz="0" w:space="0" w:color="auto"/>
        <w:left w:val="none" w:sz="0" w:space="0" w:color="auto"/>
        <w:bottom w:val="none" w:sz="0" w:space="0" w:color="auto"/>
        <w:right w:val="none" w:sz="0" w:space="0" w:color="auto"/>
      </w:divBdr>
    </w:div>
    <w:div w:id="1513446634">
      <w:marLeft w:val="0"/>
      <w:marRight w:val="0"/>
      <w:marTop w:val="0"/>
      <w:marBottom w:val="0"/>
      <w:divBdr>
        <w:top w:val="none" w:sz="0" w:space="0" w:color="auto"/>
        <w:left w:val="none" w:sz="0" w:space="0" w:color="auto"/>
        <w:bottom w:val="none" w:sz="0" w:space="0" w:color="auto"/>
        <w:right w:val="none" w:sz="0" w:space="0" w:color="auto"/>
      </w:divBdr>
    </w:div>
    <w:div w:id="1513490583">
      <w:marLeft w:val="0"/>
      <w:marRight w:val="0"/>
      <w:marTop w:val="0"/>
      <w:marBottom w:val="0"/>
      <w:divBdr>
        <w:top w:val="none" w:sz="0" w:space="0" w:color="auto"/>
        <w:left w:val="none" w:sz="0" w:space="0" w:color="auto"/>
        <w:bottom w:val="none" w:sz="0" w:space="0" w:color="auto"/>
        <w:right w:val="none" w:sz="0" w:space="0" w:color="auto"/>
      </w:divBdr>
    </w:div>
    <w:div w:id="1514150952">
      <w:marLeft w:val="640"/>
      <w:marRight w:val="0"/>
      <w:marTop w:val="0"/>
      <w:marBottom w:val="0"/>
      <w:divBdr>
        <w:top w:val="none" w:sz="0" w:space="0" w:color="auto"/>
        <w:left w:val="none" w:sz="0" w:space="0" w:color="auto"/>
        <w:bottom w:val="none" w:sz="0" w:space="0" w:color="auto"/>
        <w:right w:val="none" w:sz="0" w:space="0" w:color="auto"/>
      </w:divBdr>
    </w:div>
    <w:div w:id="1514999119">
      <w:marLeft w:val="0"/>
      <w:marRight w:val="0"/>
      <w:marTop w:val="0"/>
      <w:marBottom w:val="0"/>
      <w:divBdr>
        <w:top w:val="none" w:sz="0" w:space="0" w:color="auto"/>
        <w:left w:val="none" w:sz="0" w:space="0" w:color="auto"/>
        <w:bottom w:val="none" w:sz="0" w:space="0" w:color="auto"/>
        <w:right w:val="none" w:sz="0" w:space="0" w:color="auto"/>
      </w:divBdr>
    </w:div>
    <w:div w:id="1515535906">
      <w:marLeft w:val="640"/>
      <w:marRight w:val="0"/>
      <w:marTop w:val="0"/>
      <w:marBottom w:val="0"/>
      <w:divBdr>
        <w:top w:val="none" w:sz="0" w:space="0" w:color="auto"/>
        <w:left w:val="none" w:sz="0" w:space="0" w:color="auto"/>
        <w:bottom w:val="none" w:sz="0" w:space="0" w:color="auto"/>
        <w:right w:val="none" w:sz="0" w:space="0" w:color="auto"/>
      </w:divBdr>
    </w:div>
    <w:div w:id="1515680664">
      <w:marLeft w:val="0"/>
      <w:marRight w:val="0"/>
      <w:marTop w:val="0"/>
      <w:marBottom w:val="0"/>
      <w:divBdr>
        <w:top w:val="none" w:sz="0" w:space="0" w:color="auto"/>
        <w:left w:val="none" w:sz="0" w:space="0" w:color="auto"/>
        <w:bottom w:val="none" w:sz="0" w:space="0" w:color="auto"/>
        <w:right w:val="none" w:sz="0" w:space="0" w:color="auto"/>
      </w:divBdr>
    </w:div>
    <w:div w:id="1516770893">
      <w:marLeft w:val="0"/>
      <w:marRight w:val="150"/>
      <w:marTop w:val="0"/>
      <w:marBottom w:val="0"/>
      <w:divBdr>
        <w:top w:val="none" w:sz="0" w:space="0" w:color="auto"/>
        <w:left w:val="none" w:sz="0" w:space="0" w:color="auto"/>
        <w:bottom w:val="none" w:sz="0" w:space="0" w:color="auto"/>
        <w:right w:val="none" w:sz="0" w:space="0" w:color="auto"/>
      </w:divBdr>
      <w:divsChild>
        <w:div w:id="1014068658">
          <w:marLeft w:val="0"/>
          <w:marRight w:val="150"/>
          <w:marTop w:val="0"/>
          <w:marBottom w:val="0"/>
          <w:divBdr>
            <w:top w:val="none" w:sz="0" w:space="0" w:color="auto"/>
            <w:left w:val="none" w:sz="0" w:space="0" w:color="auto"/>
            <w:bottom w:val="none" w:sz="0" w:space="0" w:color="auto"/>
            <w:right w:val="none" w:sz="0" w:space="0" w:color="auto"/>
          </w:divBdr>
        </w:div>
      </w:divsChild>
    </w:div>
    <w:div w:id="1517421389">
      <w:marLeft w:val="640"/>
      <w:marRight w:val="0"/>
      <w:marTop w:val="0"/>
      <w:marBottom w:val="0"/>
      <w:divBdr>
        <w:top w:val="none" w:sz="0" w:space="0" w:color="auto"/>
        <w:left w:val="none" w:sz="0" w:space="0" w:color="auto"/>
        <w:bottom w:val="none" w:sz="0" w:space="0" w:color="auto"/>
        <w:right w:val="none" w:sz="0" w:space="0" w:color="auto"/>
      </w:divBdr>
    </w:div>
    <w:div w:id="1517427721">
      <w:marLeft w:val="0"/>
      <w:marRight w:val="0"/>
      <w:marTop w:val="0"/>
      <w:marBottom w:val="0"/>
      <w:divBdr>
        <w:top w:val="none" w:sz="0" w:space="0" w:color="auto"/>
        <w:left w:val="none" w:sz="0" w:space="0" w:color="auto"/>
        <w:bottom w:val="none" w:sz="0" w:space="0" w:color="auto"/>
        <w:right w:val="none" w:sz="0" w:space="0" w:color="auto"/>
      </w:divBdr>
    </w:div>
    <w:div w:id="1518738133">
      <w:bodyDiv w:val="1"/>
      <w:marLeft w:val="0"/>
      <w:marRight w:val="0"/>
      <w:marTop w:val="0"/>
      <w:marBottom w:val="0"/>
      <w:divBdr>
        <w:top w:val="none" w:sz="0" w:space="0" w:color="auto"/>
        <w:left w:val="none" w:sz="0" w:space="0" w:color="auto"/>
        <w:bottom w:val="none" w:sz="0" w:space="0" w:color="auto"/>
        <w:right w:val="none" w:sz="0" w:space="0" w:color="auto"/>
      </w:divBdr>
      <w:divsChild>
        <w:div w:id="321469504">
          <w:marLeft w:val="640"/>
          <w:marRight w:val="0"/>
          <w:marTop w:val="0"/>
          <w:marBottom w:val="0"/>
          <w:divBdr>
            <w:top w:val="none" w:sz="0" w:space="0" w:color="auto"/>
            <w:left w:val="none" w:sz="0" w:space="0" w:color="auto"/>
            <w:bottom w:val="none" w:sz="0" w:space="0" w:color="auto"/>
            <w:right w:val="none" w:sz="0" w:space="0" w:color="auto"/>
          </w:divBdr>
        </w:div>
        <w:div w:id="502477729">
          <w:marLeft w:val="640"/>
          <w:marRight w:val="0"/>
          <w:marTop w:val="0"/>
          <w:marBottom w:val="0"/>
          <w:divBdr>
            <w:top w:val="none" w:sz="0" w:space="0" w:color="auto"/>
            <w:left w:val="none" w:sz="0" w:space="0" w:color="auto"/>
            <w:bottom w:val="none" w:sz="0" w:space="0" w:color="auto"/>
            <w:right w:val="none" w:sz="0" w:space="0" w:color="auto"/>
          </w:divBdr>
        </w:div>
        <w:div w:id="511576969">
          <w:marLeft w:val="640"/>
          <w:marRight w:val="0"/>
          <w:marTop w:val="0"/>
          <w:marBottom w:val="0"/>
          <w:divBdr>
            <w:top w:val="none" w:sz="0" w:space="0" w:color="auto"/>
            <w:left w:val="none" w:sz="0" w:space="0" w:color="auto"/>
            <w:bottom w:val="none" w:sz="0" w:space="0" w:color="auto"/>
            <w:right w:val="none" w:sz="0" w:space="0" w:color="auto"/>
          </w:divBdr>
        </w:div>
        <w:div w:id="711080547">
          <w:marLeft w:val="640"/>
          <w:marRight w:val="0"/>
          <w:marTop w:val="0"/>
          <w:marBottom w:val="0"/>
          <w:divBdr>
            <w:top w:val="none" w:sz="0" w:space="0" w:color="auto"/>
            <w:left w:val="none" w:sz="0" w:space="0" w:color="auto"/>
            <w:bottom w:val="none" w:sz="0" w:space="0" w:color="auto"/>
            <w:right w:val="none" w:sz="0" w:space="0" w:color="auto"/>
          </w:divBdr>
        </w:div>
        <w:div w:id="801848186">
          <w:marLeft w:val="640"/>
          <w:marRight w:val="0"/>
          <w:marTop w:val="0"/>
          <w:marBottom w:val="0"/>
          <w:divBdr>
            <w:top w:val="none" w:sz="0" w:space="0" w:color="auto"/>
            <w:left w:val="none" w:sz="0" w:space="0" w:color="auto"/>
            <w:bottom w:val="none" w:sz="0" w:space="0" w:color="auto"/>
            <w:right w:val="none" w:sz="0" w:space="0" w:color="auto"/>
          </w:divBdr>
        </w:div>
        <w:div w:id="894849794">
          <w:marLeft w:val="640"/>
          <w:marRight w:val="0"/>
          <w:marTop w:val="0"/>
          <w:marBottom w:val="0"/>
          <w:divBdr>
            <w:top w:val="none" w:sz="0" w:space="0" w:color="auto"/>
            <w:left w:val="none" w:sz="0" w:space="0" w:color="auto"/>
            <w:bottom w:val="none" w:sz="0" w:space="0" w:color="auto"/>
            <w:right w:val="none" w:sz="0" w:space="0" w:color="auto"/>
          </w:divBdr>
        </w:div>
        <w:div w:id="1110392627">
          <w:marLeft w:val="640"/>
          <w:marRight w:val="0"/>
          <w:marTop w:val="0"/>
          <w:marBottom w:val="0"/>
          <w:divBdr>
            <w:top w:val="none" w:sz="0" w:space="0" w:color="auto"/>
            <w:left w:val="none" w:sz="0" w:space="0" w:color="auto"/>
            <w:bottom w:val="none" w:sz="0" w:space="0" w:color="auto"/>
            <w:right w:val="none" w:sz="0" w:space="0" w:color="auto"/>
          </w:divBdr>
        </w:div>
        <w:div w:id="1643581925">
          <w:marLeft w:val="640"/>
          <w:marRight w:val="0"/>
          <w:marTop w:val="0"/>
          <w:marBottom w:val="0"/>
          <w:divBdr>
            <w:top w:val="none" w:sz="0" w:space="0" w:color="auto"/>
            <w:left w:val="none" w:sz="0" w:space="0" w:color="auto"/>
            <w:bottom w:val="none" w:sz="0" w:space="0" w:color="auto"/>
            <w:right w:val="none" w:sz="0" w:space="0" w:color="auto"/>
          </w:divBdr>
        </w:div>
        <w:div w:id="1860241300">
          <w:marLeft w:val="640"/>
          <w:marRight w:val="0"/>
          <w:marTop w:val="0"/>
          <w:marBottom w:val="0"/>
          <w:divBdr>
            <w:top w:val="none" w:sz="0" w:space="0" w:color="auto"/>
            <w:left w:val="none" w:sz="0" w:space="0" w:color="auto"/>
            <w:bottom w:val="none" w:sz="0" w:space="0" w:color="auto"/>
            <w:right w:val="none" w:sz="0" w:space="0" w:color="auto"/>
          </w:divBdr>
        </w:div>
      </w:divsChild>
    </w:div>
    <w:div w:id="1519350914">
      <w:marLeft w:val="640"/>
      <w:marRight w:val="0"/>
      <w:marTop w:val="0"/>
      <w:marBottom w:val="0"/>
      <w:divBdr>
        <w:top w:val="none" w:sz="0" w:space="0" w:color="auto"/>
        <w:left w:val="none" w:sz="0" w:space="0" w:color="auto"/>
        <w:bottom w:val="none" w:sz="0" w:space="0" w:color="auto"/>
        <w:right w:val="none" w:sz="0" w:space="0" w:color="auto"/>
      </w:divBdr>
    </w:div>
    <w:div w:id="1519664124">
      <w:marLeft w:val="640"/>
      <w:marRight w:val="0"/>
      <w:marTop w:val="0"/>
      <w:marBottom w:val="0"/>
      <w:divBdr>
        <w:top w:val="none" w:sz="0" w:space="0" w:color="auto"/>
        <w:left w:val="none" w:sz="0" w:space="0" w:color="auto"/>
        <w:bottom w:val="none" w:sz="0" w:space="0" w:color="auto"/>
        <w:right w:val="none" w:sz="0" w:space="0" w:color="auto"/>
      </w:divBdr>
    </w:div>
    <w:div w:id="1520435707">
      <w:marLeft w:val="0"/>
      <w:marRight w:val="0"/>
      <w:marTop w:val="0"/>
      <w:marBottom w:val="0"/>
      <w:divBdr>
        <w:top w:val="none" w:sz="0" w:space="0" w:color="auto"/>
        <w:left w:val="none" w:sz="0" w:space="0" w:color="auto"/>
        <w:bottom w:val="none" w:sz="0" w:space="0" w:color="auto"/>
        <w:right w:val="none" w:sz="0" w:space="0" w:color="auto"/>
      </w:divBdr>
    </w:div>
    <w:div w:id="1521818059">
      <w:marLeft w:val="640"/>
      <w:marRight w:val="0"/>
      <w:marTop w:val="0"/>
      <w:marBottom w:val="0"/>
      <w:divBdr>
        <w:top w:val="none" w:sz="0" w:space="0" w:color="auto"/>
        <w:left w:val="none" w:sz="0" w:space="0" w:color="auto"/>
        <w:bottom w:val="none" w:sz="0" w:space="0" w:color="auto"/>
        <w:right w:val="none" w:sz="0" w:space="0" w:color="auto"/>
      </w:divBdr>
    </w:div>
    <w:div w:id="1521818968">
      <w:marLeft w:val="640"/>
      <w:marRight w:val="0"/>
      <w:marTop w:val="0"/>
      <w:marBottom w:val="0"/>
      <w:divBdr>
        <w:top w:val="none" w:sz="0" w:space="0" w:color="auto"/>
        <w:left w:val="none" w:sz="0" w:space="0" w:color="auto"/>
        <w:bottom w:val="none" w:sz="0" w:space="0" w:color="auto"/>
        <w:right w:val="none" w:sz="0" w:space="0" w:color="auto"/>
      </w:divBdr>
    </w:div>
    <w:div w:id="1522162672">
      <w:marLeft w:val="0"/>
      <w:marRight w:val="0"/>
      <w:marTop w:val="0"/>
      <w:marBottom w:val="0"/>
      <w:divBdr>
        <w:top w:val="none" w:sz="0" w:space="0" w:color="auto"/>
        <w:left w:val="none" w:sz="0" w:space="0" w:color="auto"/>
        <w:bottom w:val="none" w:sz="0" w:space="0" w:color="auto"/>
        <w:right w:val="none" w:sz="0" w:space="0" w:color="auto"/>
      </w:divBdr>
    </w:div>
    <w:div w:id="1522206116">
      <w:marLeft w:val="0"/>
      <w:marRight w:val="0"/>
      <w:marTop w:val="0"/>
      <w:marBottom w:val="0"/>
      <w:divBdr>
        <w:top w:val="none" w:sz="0" w:space="0" w:color="auto"/>
        <w:left w:val="none" w:sz="0" w:space="0" w:color="auto"/>
        <w:bottom w:val="none" w:sz="0" w:space="0" w:color="auto"/>
        <w:right w:val="none" w:sz="0" w:space="0" w:color="auto"/>
      </w:divBdr>
    </w:div>
    <w:div w:id="1522625972">
      <w:marLeft w:val="0"/>
      <w:marRight w:val="0"/>
      <w:marTop w:val="0"/>
      <w:marBottom w:val="0"/>
      <w:divBdr>
        <w:top w:val="none" w:sz="0" w:space="0" w:color="auto"/>
        <w:left w:val="none" w:sz="0" w:space="0" w:color="auto"/>
        <w:bottom w:val="none" w:sz="0" w:space="0" w:color="auto"/>
        <w:right w:val="none" w:sz="0" w:space="0" w:color="auto"/>
      </w:divBdr>
    </w:div>
    <w:div w:id="1523207107">
      <w:bodyDiv w:val="1"/>
      <w:marLeft w:val="0"/>
      <w:marRight w:val="0"/>
      <w:marTop w:val="0"/>
      <w:marBottom w:val="0"/>
      <w:divBdr>
        <w:top w:val="none" w:sz="0" w:space="0" w:color="auto"/>
        <w:left w:val="none" w:sz="0" w:space="0" w:color="auto"/>
        <w:bottom w:val="none" w:sz="0" w:space="0" w:color="auto"/>
        <w:right w:val="none" w:sz="0" w:space="0" w:color="auto"/>
      </w:divBdr>
      <w:divsChild>
        <w:div w:id="1142848679">
          <w:marLeft w:val="640"/>
          <w:marRight w:val="0"/>
          <w:marTop w:val="0"/>
          <w:marBottom w:val="0"/>
          <w:divBdr>
            <w:top w:val="none" w:sz="0" w:space="0" w:color="auto"/>
            <w:left w:val="none" w:sz="0" w:space="0" w:color="auto"/>
            <w:bottom w:val="none" w:sz="0" w:space="0" w:color="auto"/>
            <w:right w:val="none" w:sz="0" w:space="0" w:color="auto"/>
          </w:divBdr>
        </w:div>
        <w:div w:id="1479497678">
          <w:marLeft w:val="640"/>
          <w:marRight w:val="0"/>
          <w:marTop w:val="0"/>
          <w:marBottom w:val="0"/>
          <w:divBdr>
            <w:top w:val="none" w:sz="0" w:space="0" w:color="auto"/>
            <w:left w:val="none" w:sz="0" w:space="0" w:color="auto"/>
            <w:bottom w:val="none" w:sz="0" w:space="0" w:color="auto"/>
            <w:right w:val="none" w:sz="0" w:space="0" w:color="auto"/>
          </w:divBdr>
        </w:div>
        <w:div w:id="2139910271">
          <w:marLeft w:val="640"/>
          <w:marRight w:val="0"/>
          <w:marTop w:val="0"/>
          <w:marBottom w:val="0"/>
          <w:divBdr>
            <w:top w:val="none" w:sz="0" w:space="0" w:color="auto"/>
            <w:left w:val="none" w:sz="0" w:space="0" w:color="auto"/>
            <w:bottom w:val="none" w:sz="0" w:space="0" w:color="auto"/>
            <w:right w:val="none" w:sz="0" w:space="0" w:color="auto"/>
          </w:divBdr>
        </w:div>
      </w:divsChild>
    </w:div>
    <w:div w:id="1523399092">
      <w:marLeft w:val="0"/>
      <w:marRight w:val="0"/>
      <w:marTop w:val="0"/>
      <w:marBottom w:val="0"/>
      <w:divBdr>
        <w:top w:val="none" w:sz="0" w:space="0" w:color="auto"/>
        <w:left w:val="none" w:sz="0" w:space="0" w:color="auto"/>
        <w:bottom w:val="none" w:sz="0" w:space="0" w:color="auto"/>
        <w:right w:val="none" w:sz="0" w:space="0" w:color="auto"/>
      </w:divBdr>
    </w:div>
    <w:div w:id="1524129917">
      <w:marLeft w:val="0"/>
      <w:marRight w:val="150"/>
      <w:marTop w:val="0"/>
      <w:marBottom w:val="0"/>
      <w:divBdr>
        <w:top w:val="none" w:sz="0" w:space="0" w:color="auto"/>
        <w:left w:val="none" w:sz="0" w:space="0" w:color="auto"/>
        <w:bottom w:val="none" w:sz="0" w:space="0" w:color="auto"/>
        <w:right w:val="none" w:sz="0" w:space="0" w:color="auto"/>
      </w:divBdr>
      <w:divsChild>
        <w:div w:id="2013602370">
          <w:marLeft w:val="0"/>
          <w:marRight w:val="150"/>
          <w:marTop w:val="0"/>
          <w:marBottom w:val="0"/>
          <w:divBdr>
            <w:top w:val="none" w:sz="0" w:space="0" w:color="auto"/>
            <w:left w:val="none" w:sz="0" w:space="0" w:color="auto"/>
            <w:bottom w:val="none" w:sz="0" w:space="0" w:color="auto"/>
            <w:right w:val="none" w:sz="0" w:space="0" w:color="auto"/>
          </w:divBdr>
        </w:div>
      </w:divsChild>
    </w:div>
    <w:div w:id="1525169991">
      <w:marLeft w:val="0"/>
      <w:marRight w:val="0"/>
      <w:marTop w:val="0"/>
      <w:marBottom w:val="0"/>
      <w:divBdr>
        <w:top w:val="none" w:sz="0" w:space="0" w:color="auto"/>
        <w:left w:val="none" w:sz="0" w:space="0" w:color="auto"/>
        <w:bottom w:val="none" w:sz="0" w:space="0" w:color="auto"/>
        <w:right w:val="none" w:sz="0" w:space="0" w:color="auto"/>
      </w:divBdr>
    </w:div>
    <w:div w:id="1526401437">
      <w:bodyDiv w:val="1"/>
      <w:marLeft w:val="0"/>
      <w:marRight w:val="0"/>
      <w:marTop w:val="0"/>
      <w:marBottom w:val="0"/>
      <w:divBdr>
        <w:top w:val="none" w:sz="0" w:space="0" w:color="auto"/>
        <w:left w:val="none" w:sz="0" w:space="0" w:color="auto"/>
        <w:bottom w:val="none" w:sz="0" w:space="0" w:color="auto"/>
        <w:right w:val="none" w:sz="0" w:space="0" w:color="auto"/>
      </w:divBdr>
      <w:divsChild>
        <w:div w:id="113803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867366">
      <w:marLeft w:val="640"/>
      <w:marRight w:val="0"/>
      <w:marTop w:val="0"/>
      <w:marBottom w:val="0"/>
      <w:divBdr>
        <w:top w:val="none" w:sz="0" w:space="0" w:color="auto"/>
        <w:left w:val="none" w:sz="0" w:space="0" w:color="auto"/>
        <w:bottom w:val="none" w:sz="0" w:space="0" w:color="auto"/>
        <w:right w:val="none" w:sz="0" w:space="0" w:color="auto"/>
      </w:divBdr>
    </w:div>
    <w:div w:id="1527138941">
      <w:marLeft w:val="0"/>
      <w:marRight w:val="0"/>
      <w:marTop w:val="0"/>
      <w:marBottom w:val="0"/>
      <w:divBdr>
        <w:top w:val="none" w:sz="0" w:space="0" w:color="auto"/>
        <w:left w:val="none" w:sz="0" w:space="0" w:color="auto"/>
        <w:bottom w:val="none" w:sz="0" w:space="0" w:color="auto"/>
        <w:right w:val="none" w:sz="0" w:space="0" w:color="auto"/>
      </w:divBdr>
    </w:div>
    <w:div w:id="1527868071">
      <w:bodyDiv w:val="1"/>
      <w:marLeft w:val="0"/>
      <w:marRight w:val="0"/>
      <w:marTop w:val="0"/>
      <w:marBottom w:val="0"/>
      <w:divBdr>
        <w:top w:val="none" w:sz="0" w:space="0" w:color="auto"/>
        <w:left w:val="none" w:sz="0" w:space="0" w:color="auto"/>
        <w:bottom w:val="none" w:sz="0" w:space="0" w:color="auto"/>
        <w:right w:val="none" w:sz="0" w:space="0" w:color="auto"/>
      </w:divBdr>
      <w:divsChild>
        <w:div w:id="1356537210">
          <w:marLeft w:val="0"/>
          <w:marRight w:val="0"/>
          <w:marTop w:val="0"/>
          <w:marBottom w:val="0"/>
          <w:divBdr>
            <w:top w:val="none" w:sz="0" w:space="0" w:color="auto"/>
            <w:left w:val="none" w:sz="0" w:space="0" w:color="auto"/>
            <w:bottom w:val="none" w:sz="0" w:space="0" w:color="auto"/>
            <w:right w:val="none" w:sz="0" w:space="0" w:color="auto"/>
          </w:divBdr>
          <w:divsChild>
            <w:div w:id="1051684854">
              <w:marLeft w:val="0"/>
              <w:marRight w:val="0"/>
              <w:marTop w:val="0"/>
              <w:marBottom w:val="0"/>
              <w:divBdr>
                <w:top w:val="none" w:sz="0" w:space="0" w:color="auto"/>
                <w:left w:val="none" w:sz="0" w:space="0" w:color="auto"/>
                <w:bottom w:val="none" w:sz="0" w:space="0" w:color="auto"/>
                <w:right w:val="none" w:sz="0" w:space="0" w:color="auto"/>
              </w:divBdr>
              <w:divsChild>
                <w:div w:id="531117632">
                  <w:marLeft w:val="0"/>
                  <w:marRight w:val="0"/>
                  <w:marTop w:val="0"/>
                  <w:marBottom w:val="0"/>
                  <w:divBdr>
                    <w:top w:val="none" w:sz="0" w:space="0" w:color="auto"/>
                    <w:left w:val="none" w:sz="0" w:space="0" w:color="auto"/>
                    <w:bottom w:val="none" w:sz="0" w:space="0" w:color="auto"/>
                    <w:right w:val="none" w:sz="0" w:space="0" w:color="auto"/>
                  </w:divBdr>
                  <w:divsChild>
                    <w:div w:id="304697564">
                      <w:marLeft w:val="0"/>
                      <w:marRight w:val="0"/>
                      <w:marTop w:val="0"/>
                      <w:marBottom w:val="0"/>
                      <w:divBdr>
                        <w:top w:val="none" w:sz="0" w:space="0" w:color="auto"/>
                        <w:left w:val="none" w:sz="0" w:space="0" w:color="auto"/>
                        <w:bottom w:val="none" w:sz="0" w:space="0" w:color="auto"/>
                        <w:right w:val="none" w:sz="0" w:space="0" w:color="auto"/>
                      </w:divBdr>
                      <w:divsChild>
                        <w:div w:id="145705302">
                          <w:marLeft w:val="0"/>
                          <w:marRight w:val="0"/>
                          <w:marTop w:val="0"/>
                          <w:marBottom w:val="0"/>
                          <w:divBdr>
                            <w:top w:val="none" w:sz="0" w:space="0" w:color="auto"/>
                            <w:left w:val="none" w:sz="0" w:space="0" w:color="auto"/>
                            <w:bottom w:val="none" w:sz="0" w:space="0" w:color="auto"/>
                            <w:right w:val="none" w:sz="0" w:space="0" w:color="auto"/>
                          </w:divBdr>
                          <w:divsChild>
                            <w:div w:id="1322731168">
                              <w:marLeft w:val="0"/>
                              <w:marRight w:val="0"/>
                              <w:marTop w:val="0"/>
                              <w:marBottom w:val="0"/>
                              <w:divBdr>
                                <w:top w:val="none" w:sz="0" w:space="0" w:color="auto"/>
                                <w:left w:val="none" w:sz="0" w:space="0" w:color="auto"/>
                                <w:bottom w:val="none" w:sz="0" w:space="0" w:color="auto"/>
                                <w:right w:val="none" w:sz="0" w:space="0" w:color="auto"/>
                              </w:divBdr>
                              <w:divsChild>
                                <w:div w:id="1976522273">
                                  <w:marLeft w:val="0"/>
                                  <w:marRight w:val="0"/>
                                  <w:marTop w:val="0"/>
                                  <w:marBottom w:val="0"/>
                                  <w:divBdr>
                                    <w:top w:val="none" w:sz="0" w:space="0" w:color="auto"/>
                                    <w:left w:val="none" w:sz="0" w:space="0" w:color="auto"/>
                                    <w:bottom w:val="none" w:sz="0" w:space="0" w:color="auto"/>
                                    <w:right w:val="none" w:sz="0" w:space="0" w:color="auto"/>
                                  </w:divBdr>
                                  <w:divsChild>
                                    <w:div w:id="9250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6265">
      <w:marLeft w:val="0"/>
      <w:marRight w:val="0"/>
      <w:marTop w:val="0"/>
      <w:marBottom w:val="0"/>
      <w:divBdr>
        <w:top w:val="none" w:sz="0" w:space="0" w:color="auto"/>
        <w:left w:val="none" w:sz="0" w:space="0" w:color="auto"/>
        <w:bottom w:val="none" w:sz="0" w:space="0" w:color="auto"/>
        <w:right w:val="none" w:sz="0" w:space="0" w:color="auto"/>
      </w:divBdr>
    </w:div>
    <w:div w:id="1531407907">
      <w:marLeft w:val="0"/>
      <w:marRight w:val="0"/>
      <w:marTop w:val="0"/>
      <w:marBottom w:val="0"/>
      <w:divBdr>
        <w:top w:val="none" w:sz="0" w:space="0" w:color="auto"/>
        <w:left w:val="none" w:sz="0" w:space="0" w:color="auto"/>
        <w:bottom w:val="none" w:sz="0" w:space="0" w:color="auto"/>
        <w:right w:val="none" w:sz="0" w:space="0" w:color="auto"/>
      </w:divBdr>
    </w:div>
    <w:div w:id="1532839922">
      <w:marLeft w:val="0"/>
      <w:marRight w:val="0"/>
      <w:marTop w:val="0"/>
      <w:marBottom w:val="0"/>
      <w:divBdr>
        <w:top w:val="none" w:sz="0" w:space="0" w:color="auto"/>
        <w:left w:val="none" w:sz="0" w:space="0" w:color="auto"/>
        <w:bottom w:val="none" w:sz="0" w:space="0" w:color="auto"/>
        <w:right w:val="none" w:sz="0" w:space="0" w:color="auto"/>
      </w:divBdr>
    </w:div>
    <w:div w:id="1534229364">
      <w:marLeft w:val="0"/>
      <w:marRight w:val="0"/>
      <w:marTop w:val="0"/>
      <w:marBottom w:val="0"/>
      <w:divBdr>
        <w:top w:val="none" w:sz="0" w:space="0" w:color="auto"/>
        <w:left w:val="none" w:sz="0" w:space="0" w:color="auto"/>
        <w:bottom w:val="none" w:sz="0" w:space="0" w:color="auto"/>
        <w:right w:val="none" w:sz="0" w:space="0" w:color="auto"/>
      </w:divBdr>
    </w:div>
    <w:div w:id="1535076433">
      <w:marLeft w:val="0"/>
      <w:marRight w:val="0"/>
      <w:marTop w:val="0"/>
      <w:marBottom w:val="0"/>
      <w:divBdr>
        <w:top w:val="none" w:sz="0" w:space="0" w:color="auto"/>
        <w:left w:val="none" w:sz="0" w:space="0" w:color="auto"/>
        <w:bottom w:val="none" w:sz="0" w:space="0" w:color="auto"/>
        <w:right w:val="none" w:sz="0" w:space="0" w:color="auto"/>
      </w:divBdr>
    </w:div>
    <w:div w:id="1535846123">
      <w:bodyDiv w:val="1"/>
      <w:marLeft w:val="0"/>
      <w:marRight w:val="0"/>
      <w:marTop w:val="0"/>
      <w:marBottom w:val="0"/>
      <w:divBdr>
        <w:top w:val="none" w:sz="0" w:space="0" w:color="auto"/>
        <w:left w:val="none" w:sz="0" w:space="0" w:color="auto"/>
        <w:bottom w:val="none" w:sz="0" w:space="0" w:color="auto"/>
        <w:right w:val="none" w:sz="0" w:space="0" w:color="auto"/>
      </w:divBdr>
    </w:div>
    <w:div w:id="1538665358">
      <w:marLeft w:val="640"/>
      <w:marRight w:val="0"/>
      <w:marTop w:val="0"/>
      <w:marBottom w:val="0"/>
      <w:divBdr>
        <w:top w:val="none" w:sz="0" w:space="0" w:color="auto"/>
        <w:left w:val="none" w:sz="0" w:space="0" w:color="auto"/>
        <w:bottom w:val="none" w:sz="0" w:space="0" w:color="auto"/>
        <w:right w:val="none" w:sz="0" w:space="0" w:color="auto"/>
      </w:divBdr>
    </w:div>
    <w:div w:id="1540237674">
      <w:marLeft w:val="640"/>
      <w:marRight w:val="0"/>
      <w:marTop w:val="0"/>
      <w:marBottom w:val="0"/>
      <w:divBdr>
        <w:top w:val="none" w:sz="0" w:space="0" w:color="auto"/>
        <w:left w:val="none" w:sz="0" w:space="0" w:color="auto"/>
        <w:bottom w:val="none" w:sz="0" w:space="0" w:color="auto"/>
        <w:right w:val="none" w:sz="0" w:space="0" w:color="auto"/>
      </w:divBdr>
    </w:div>
    <w:div w:id="1540239468">
      <w:marLeft w:val="0"/>
      <w:marRight w:val="0"/>
      <w:marTop w:val="0"/>
      <w:marBottom w:val="0"/>
      <w:divBdr>
        <w:top w:val="none" w:sz="0" w:space="0" w:color="auto"/>
        <w:left w:val="none" w:sz="0" w:space="0" w:color="auto"/>
        <w:bottom w:val="none" w:sz="0" w:space="0" w:color="auto"/>
        <w:right w:val="none" w:sz="0" w:space="0" w:color="auto"/>
      </w:divBdr>
    </w:div>
    <w:div w:id="1540585648">
      <w:marLeft w:val="0"/>
      <w:marRight w:val="0"/>
      <w:marTop w:val="0"/>
      <w:marBottom w:val="0"/>
      <w:divBdr>
        <w:top w:val="none" w:sz="0" w:space="0" w:color="auto"/>
        <w:left w:val="none" w:sz="0" w:space="0" w:color="auto"/>
        <w:bottom w:val="none" w:sz="0" w:space="0" w:color="auto"/>
        <w:right w:val="none" w:sz="0" w:space="0" w:color="auto"/>
      </w:divBdr>
    </w:div>
    <w:div w:id="1540824359">
      <w:marLeft w:val="640"/>
      <w:marRight w:val="0"/>
      <w:marTop w:val="0"/>
      <w:marBottom w:val="0"/>
      <w:divBdr>
        <w:top w:val="none" w:sz="0" w:space="0" w:color="auto"/>
        <w:left w:val="none" w:sz="0" w:space="0" w:color="auto"/>
        <w:bottom w:val="none" w:sz="0" w:space="0" w:color="auto"/>
        <w:right w:val="none" w:sz="0" w:space="0" w:color="auto"/>
      </w:divBdr>
    </w:div>
    <w:div w:id="1540974300">
      <w:marLeft w:val="0"/>
      <w:marRight w:val="0"/>
      <w:marTop w:val="0"/>
      <w:marBottom w:val="0"/>
      <w:divBdr>
        <w:top w:val="none" w:sz="0" w:space="0" w:color="auto"/>
        <w:left w:val="none" w:sz="0" w:space="0" w:color="auto"/>
        <w:bottom w:val="none" w:sz="0" w:space="0" w:color="auto"/>
        <w:right w:val="none" w:sz="0" w:space="0" w:color="auto"/>
      </w:divBdr>
    </w:div>
    <w:div w:id="1541167333">
      <w:marLeft w:val="0"/>
      <w:marRight w:val="0"/>
      <w:marTop w:val="0"/>
      <w:marBottom w:val="0"/>
      <w:divBdr>
        <w:top w:val="none" w:sz="0" w:space="0" w:color="auto"/>
        <w:left w:val="none" w:sz="0" w:space="0" w:color="auto"/>
        <w:bottom w:val="none" w:sz="0" w:space="0" w:color="auto"/>
        <w:right w:val="none" w:sz="0" w:space="0" w:color="auto"/>
      </w:divBdr>
    </w:div>
    <w:div w:id="1542787004">
      <w:marLeft w:val="0"/>
      <w:marRight w:val="0"/>
      <w:marTop w:val="0"/>
      <w:marBottom w:val="0"/>
      <w:divBdr>
        <w:top w:val="none" w:sz="0" w:space="0" w:color="auto"/>
        <w:left w:val="none" w:sz="0" w:space="0" w:color="auto"/>
        <w:bottom w:val="none" w:sz="0" w:space="0" w:color="auto"/>
        <w:right w:val="none" w:sz="0" w:space="0" w:color="auto"/>
      </w:divBdr>
    </w:div>
    <w:div w:id="1543129458">
      <w:marLeft w:val="0"/>
      <w:marRight w:val="0"/>
      <w:marTop w:val="0"/>
      <w:marBottom w:val="0"/>
      <w:divBdr>
        <w:top w:val="none" w:sz="0" w:space="0" w:color="auto"/>
        <w:left w:val="none" w:sz="0" w:space="0" w:color="auto"/>
        <w:bottom w:val="none" w:sz="0" w:space="0" w:color="auto"/>
        <w:right w:val="none" w:sz="0" w:space="0" w:color="auto"/>
      </w:divBdr>
    </w:div>
    <w:div w:id="1543594549">
      <w:marLeft w:val="0"/>
      <w:marRight w:val="0"/>
      <w:marTop w:val="0"/>
      <w:marBottom w:val="0"/>
      <w:divBdr>
        <w:top w:val="none" w:sz="0" w:space="0" w:color="auto"/>
        <w:left w:val="none" w:sz="0" w:space="0" w:color="auto"/>
        <w:bottom w:val="none" w:sz="0" w:space="0" w:color="auto"/>
        <w:right w:val="none" w:sz="0" w:space="0" w:color="auto"/>
      </w:divBdr>
    </w:div>
    <w:div w:id="1543864264">
      <w:marLeft w:val="0"/>
      <w:marRight w:val="0"/>
      <w:marTop w:val="0"/>
      <w:marBottom w:val="0"/>
      <w:divBdr>
        <w:top w:val="none" w:sz="0" w:space="0" w:color="auto"/>
        <w:left w:val="none" w:sz="0" w:space="0" w:color="auto"/>
        <w:bottom w:val="none" w:sz="0" w:space="0" w:color="auto"/>
        <w:right w:val="none" w:sz="0" w:space="0" w:color="auto"/>
      </w:divBdr>
    </w:div>
    <w:div w:id="1545601981">
      <w:bodyDiv w:val="1"/>
      <w:marLeft w:val="0"/>
      <w:marRight w:val="0"/>
      <w:marTop w:val="0"/>
      <w:marBottom w:val="0"/>
      <w:divBdr>
        <w:top w:val="none" w:sz="0" w:space="0" w:color="auto"/>
        <w:left w:val="none" w:sz="0" w:space="0" w:color="auto"/>
        <w:bottom w:val="none" w:sz="0" w:space="0" w:color="auto"/>
        <w:right w:val="none" w:sz="0" w:space="0" w:color="auto"/>
      </w:divBdr>
      <w:divsChild>
        <w:div w:id="101430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948556">
      <w:marLeft w:val="0"/>
      <w:marRight w:val="0"/>
      <w:marTop w:val="0"/>
      <w:marBottom w:val="0"/>
      <w:divBdr>
        <w:top w:val="none" w:sz="0" w:space="0" w:color="auto"/>
        <w:left w:val="none" w:sz="0" w:space="0" w:color="auto"/>
        <w:bottom w:val="none" w:sz="0" w:space="0" w:color="auto"/>
        <w:right w:val="none" w:sz="0" w:space="0" w:color="auto"/>
      </w:divBdr>
    </w:div>
    <w:div w:id="1546284746">
      <w:marLeft w:val="0"/>
      <w:marRight w:val="0"/>
      <w:marTop w:val="0"/>
      <w:marBottom w:val="0"/>
      <w:divBdr>
        <w:top w:val="none" w:sz="0" w:space="0" w:color="auto"/>
        <w:left w:val="none" w:sz="0" w:space="0" w:color="auto"/>
        <w:bottom w:val="none" w:sz="0" w:space="0" w:color="auto"/>
        <w:right w:val="none" w:sz="0" w:space="0" w:color="auto"/>
      </w:divBdr>
    </w:div>
    <w:div w:id="1547445387">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54437">
      <w:marLeft w:val="0"/>
      <w:marRight w:val="0"/>
      <w:marTop w:val="0"/>
      <w:marBottom w:val="0"/>
      <w:divBdr>
        <w:top w:val="none" w:sz="0" w:space="0" w:color="auto"/>
        <w:left w:val="none" w:sz="0" w:space="0" w:color="auto"/>
        <w:bottom w:val="none" w:sz="0" w:space="0" w:color="auto"/>
        <w:right w:val="none" w:sz="0" w:space="0" w:color="auto"/>
      </w:divBdr>
    </w:div>
    <w:div w:id="1550192262">
      <w:bodyDiv w:val="1"/>
      <w:marLeft w:val="0"/>
      <w:marRight w:val="0"/>
      <w:marTop w:val="0"/>
      <w:marBottom w:val="0"/>
      <w:divBdr>
        <w:top w:val="none" w:sz="0" w:space="0" w:color="auto"/>
        <w:left w:val="none" w:sz="0" w:space="0" w:color="auto"/>
        <w:bottom w:val="none" w:sz="0" w:space="0" w:color="auto"/>
        <w:right w:val="none" w:sz="0" w:space="0" w:color="auto"/>
      </w:divBdr>
      <w:divsChild>
        <w:div w:id="78966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606997">
      <w:marLeft w:val="0"/>
      <w:marRight w:val="0"/>
      <w:marTop w:val="0"/>
      <w:marBottom w:val="0"/>
      <w:divBdr>
        <w:top w:val="none" w:sz="0" w:space="0" w:color="auto"/>
        <w:left w:val="none" w:sz="0" w:space="0" w:color="auto"/>
        <w:bottom w:val="none" w:sz="0" w:space="0" w:color="auto"/>
        <w:right w:val="none" w:sz="0" w:space="0" w:color="auto"/>
      </w:divBdr>
    </w:div>
    <w:div w:id="1550916714">
      <w:marLeft w:val="0"/>
      <w:marRight w:val="0"/>
      <w:marTop w:val="0"/>
      <w:marBottom w:val="0"/>
      <w:divBdr>
        <w:top w:val="none" w:sz="0" w:space="0" w:color="auto"/>
        <w:left w:val="none" w:sz="0" w:space="0" w:color="auto"/>
        <w:bottom w:val="none" w:sz="0" w:space="0" w:color="auto"/>
        <w:right w:val="none" w:sz="0" w:space="0" w:color="auto"/>
      </w:divBdr>
    </w:div>
    <w:div w:id="1551264260">
      <w:marLeft w:val="640"/>
      <w:marRight w:val="0"/>
      <w:marTop w:val="0"/>
      <w:marBottom w:val="0"/>
      <w:divBdr>
        <w:top w:val="none" w:sz="0" w:space="0" w:color="auto"/>
        <w:left w:val="none" w:sz="0" w:space="0" w:color="auto"/>
        <w:bottom w:val="none" w:sz="0" w:space="0" w:color="auto"/>
        <w:right w:val="none" w:sz="0" w:space="0" w:color="auto"/>
      </w:divBdr>
    </w:div>
    <w:div w:id="1554005920">
      <w:bodyDiv w:val="1"/>
      <w:marLeft w:val="0"/>
      <w:marRight w:val="0"/>
      <w:marTop w:val="0"/>
      <w:marBottom w:val="0"/>
      <w:divBdr>
        <w:top w:val="none" w:sz="0" w:space="0" w:color="auto"/>
        <w:left w:val="none" w:sz="0" w:space="0" w:color="auto"/>
        <w:bottom w:val="none" w:sz="0" w:space="0" w:color="auto"/>
        <w:right w:val="none" w:sz="0" w:space="0" w:color="auto"/>
      </w:divBdr>
    </w:div>
    <w:div w:id="1555508829">
      <w:marLeft w:val="640"/>
      <w:marRight w:val="0"/>
      <w:marTop w:val="0"/>
      <w:marBottom w:val="0"/>
      <w:divBdr>
        <w:top w:val="none" w:sz="0" w:space="0" w:color="auto"/>
        <w:left w:val="none" w:sz="0" w:space="0" w:color="auto"/>
        <w:bottom w:val="none" w:sz="0" w:space="0" w:color="auto"/>
        <w:right w:val="none" w:sz="0" w:space="0" w:color="auto"/>
      </w:divBdr>
    </w:div>
    <w:div w:id="1556114314">
      <w:marLeft w:val="640"/>
      <w:marRight w:val="0"/>
      <w:marTop w:val="0"/>
      <w:marBottom w:val="0"/>
      <w:divBdr>
        <w:top w:val="none" w:sz="0" w:space="0" w:color="auto"/>
        <w:left w:val="none" w:sz="0" w:space="0" w:color="auto"/>
        <w:bottom w:val="none" w:sz="0" w:space="0" w:color="auto"/>
        <w:right w:val="none" w:sz="0" w:space="0" w:color="auto"/>
      </w:divBdr>
    </w:div>
    <w:div w:id="1556117191">
      <w:marLeft w:val="0"/>
      <w:marRight w:val="0"/>
      <w:marTop w:val="0"/>
      <w:marBottom w:val="0"/>
      <w:divBdr>
        <w:top w:val="none" w:sz="0" w:space="0" w:color="auto"/>
        <w:left w:val="none" w:sz="0" w:space="0" w:color="auto"/>
        <w:bottom w:val="none" w:sz="0" w:space="0" w:color="auto"/>
        <w:right w:val="none" w:sz="0" w:space="0" w:color="auto"/>
      </w:divBdr>
    </w:div>
    <w:div w:id="1557273691">
      <w:marLeft w:val="640"/>
      <w:marRight w:val="0"/>
      <w:marTop w:val="0"/>
      <w:marBottom w:val="0"/>
      <w:divBdr>
        <w:top w:val="none" w:sz="0" w:space="0" w:color="auto"/>
        <w:left w:val="none" w:sz="0" w:space="0" w:color="auto"/>
        <w:bottom w:val="none" w:sz="0" w:space="0" w:color="auto"/>
        <w:right w:val="none" w:sz="0" w:space="0" w:color="auto"/>
      </w:divBdr>
    </w:div>
    <w:div w:id="1557274943">
      <w:marLeft w:val="640"/>
      <w:marRight w:val="0"/>
      <w:marTop w:val="0"/>
      <w:marBottom w:val="0"/>
      <w:divBdr>
        <w:top w:val="none" w:sz="0" w:space="0" w:color="auto"/>
        <w:left w:val="none" w:sz="0" w:space="0" w:color="auto"/>
        <w:bottom w:val="none" w:sz="0" w:space="0" w:color="auto"/>
        <w:right w:val="none" w:sz="0" w:space="0" w:color="auto"/>
      </w:divBdr>
    </w:div>
    <w:div w:id="1557662919">
      <w:marLeft w:val="0"/>
      <w:marRight w:val="0"/>
      <w:marTop w:val="0"/>
      <w:marBottom w:val="0"/>
      <w:divBdr>
        <w:top w:val="none" w:sz="0" w:space="0" w:color="auto"/>
        <w:left w:val="none" w:sz="0" w:space="0" w:color="auto"/>
        <w:bottom w:val="none" w:sz="0" w:space="0" w:color="auto"/>
        <w:right w:val="none" w:sz="0" w:space="0" w:color="auto"/>
      </w:divBdr>
    </w:div>
    <w:div w:id="1558278175">
      <w:marLeft w:val="0"/>
      <w:marRight w:val="0"/>
      <w:marTop w:val="0"/>
      <w:marBottom w:val="0"/>
      <w:divBdr>
        <w:top w:val="none" w:sz="0" w:space="0" w:color="auto"/>
        <w:left w:val="none" w:sz="0" w:space="0" w:color="auto"/>
        <w:bottom w:val="none" w:sz="0" w:space="0" w:color="auto"/>
        <w:right w:val="none" w:sz="0" w:space="0" w:color="auto"/>
      </w:divBdr>
    </w:div>
    <w:div w:id="1559438679">
      <w:marLeft w:val="640"/>
      <w:marRight w:val="0"/>
      <w:marTop w:val="0"/>
      <w:marBottom w:val="0"/>
      <w:divBdr>
        <w:top w:val="none" w:sz="0" w:space="0" w:color="auto"/>
        <w:left w:val="none" w:sz="0" w:space="0" w:color="auto"/>
        <w:bottom w:val="none" w:sz="0" w:space="0" w:color="auto"/>
        <w:right w:val="none" w:sz="0" w:space="0" w:color="auto"/>
      </w:divBdr>
    </w:div>
    <w:div w:id="1559701396">
      <w:marLeft w:val="0"/>
      <w:marRight w:val="0"/>
      <w:marTop w:val="0"/>
      <w:marBottom w:val="0"/>
      <w:divBdr>
        <w:top w:val="none" w:sz="0" w:space="0" w:color="auto"/>
        <w:left w:val="none" w:sz="0" w:space="0" w:color="auto"/>
        <w:bottom w:val="none" w:sz="0" w:space="0" w:color="auto"/>
        <w:right w:val="none" w:sz="0" w:space="0" w:color="auto"/>
      </w:divBdr>
    </w:div>
    <w:div w:id="1560944974">
      <w:marLeft w:val="0"/>
      <w:marRight w:val="0"/>
      <w:marTop w:val="0"/>
      <w:marBottom w:val="0"/>
      <w:divBdr>
        <w:top w:val="none" w:sz="0" w:space="0" w:color="auto"/>
        <w:left w:val="none" w:sz="0" w:space="0" w:color="auto"/>
        <w:bottom w:val="none" w:sz="0" w:space="0" w:color="auto"/>
        <w:right w:val="none" w:sz="0" w:space="0" w:color="auto"/>
      </w:divBdr>
    </w:div>
    <w:div w:id="1561359250">
      <w:marLeft w:val="640"/>
      <w:marRight w:val="0"/>
      <w:marTop w:val="0"/>
      <w:marBottom w:val="0"/>
      <w:divBdr>
        <w:top w:val="none" w:sz="0" w:space="0" w:color="auto"/>
        <w:left w:val="none" w:sz="0" w:space="0" w:color="auto"/>
        <w:bottom w:val="none" w:sz="0" w:space="0" w:color="auto"/>
        <w:right w:val="none" w:sz="0" w:space="0" w:color="auto"/>
      </w:divBdr>
    </w:div>
    <w:div w:id="1561478127">
      <w:marLeft w:val="640"/>
      <w:marRight w:val="0"/>
      <w:marTop w:val="0"/>
      <w:marBottom w:val="0"/>
      <w:divBdr>
        <w:top w:val="none" w:sz="0" w:space="0" w:color="auto"/>
        <w:left w:val="none" w:sz="0" w:space="0" w:color="auto"/>
        <w:bottom w:val="none" w:sz="0" w:space="0" w:color="auto"/>
        <w:right w:val="none" w:sz="0" w:space="0" w:color="auto"/>
      </w:divBdr>
    </w:div>
    <w:div w:id="1561670775">
      <w:marLeft w:val="640"/>
      <w:marRight w:val="0"/>
      <w:marTop w:val="0"/>
      <w:marBottom w:val="0"/>
      <w:divBdr>
        <w:top w:val="none" w:sz="0" w:space="0" w:color="auto"/>
        <w:left w:val="none" w:sz="0" w:space="0" w:color="auto"/>
        <w:bottom w:val="none" w:sz="0" w:space="0" w:color="auto"/>
        <w:right w:val="none" w:sz="0" w:space="0" w:color="auto"/>
      </w:divBdr>
    </w:div>
    <w:div w:id="1562058286">
      <w:marLeft w:val="0"/>
      <w:marRight w:val="0"/>
      <w:marTop w:val="0"/>
      <w:marBottom w:val="0"/>
      <w:divBdr>
        <w:top w:val="none" w:sz="0" w:space="0" w:color="auto"/>
        <w:left w:val="none" w:sz="0" w:space="0" w:color="auto"/>
        <w:bottom w:val="none" w:sz="0" w:space="0" w:color="auto"/>
        <w:right w:val="none" w:sz="0" w:space="0" w:color="auto"/>
      </w:divBdr>
    </w:div>
    <w:div w:id="1562131667">
      <w:marLeft w:val="0"/>
      <w:marRight w:val="0"/>
      <w:marTop w:val="0"/>
      <w:marBottom w:val="0"/>
      <w:divBdr>
        <w:top w:val="none" w:sz="0" w:space="0" w:color="auto"/>
        <w:left w:val="none" w:sz="0" w:space="0" w:color="auto"/>
        <w:bottom w:val="none" w:sz="0" w:space="0" w:color="auto"/>
        <w:right w:val="none" w:sz="0" w:space="0" w:color="auto"/>
      </w:divBdr>
    </w:div>
    <w:div w:id="1562447551">
      <w:marLeft w:val="640"/>
      <w:marRight w:val="0"/>
      <w:marTop w:val="0"/>
      <w:marBottom w:val="0"/>
      <w:divBdr>
        <w:top w:val="none" w:sz="0" w:space="0" w:color="auto"/>
        <w:left w:val="none" w:sz="0" w:space="0" w:color="auto"/>
        <w:bottom w:val="none" w:sz="0" w:space="0" w:color="auto"/>
        <w:right w:val="none" w:sz="0" w:space="0" w:color="auto"/>
      </w:divBdr>
    </w:div>
    <w:div w:id="1563062348">
      <w:marLeft w:val="0"/>
      <w:marRight w:val="0"/>
      <w:marTop w:val="0"/>
      <w:marBottom w:val="0"/>
      <w:divBdr>
        <w:top w:val="none" w:sz="0" w:space="0" w:color="auto"/>
        <w:left w:val="none" w:sz="0" w:space="0" w:color="auto"/>
        <w:bottom w:val="none" w:sz="0" w:space="0" w:color="auto"/>
        <w:right w:val="none" w:sz="0" w:space="0" w:color="auto"/>
      </w:divBdr>
    </w:div>
    <w:div w:id="1563175438">
      <w:marLeft w:val="640"/>
      <w:marRight w:val="0"/>
      <w:marTop w:val="0"/>
      <w:marBottom w:val="0"/>
      <w:divBdr>
        <w:top w:val="none" w:sz="0" w:space="0" w:color="auto"/>
        <w:left w:val="none" w:sz="0" w:space="0" w:color="auto"/>
        <w:bottom w:val="none" w:sz="0" w:space="0" w:color="auto"/>
        <w:right w:val="none" w:sz="0" w:space="0" w:color="auto"/>
      </w:divBdr>
    </w:div>
    <w:div w:id="1563321694">
      <w:bodyDiv w:val="1"/>
      <w:marLeft w:val="0"/>
      <w:marRight w:val="0"/>
      <w:marTop w:val="0"/>
      <w:marBottom w:val="0"/>
      <w:divBdr>
        <w:top w:val="none" w:sz="0" w:space="0" w:color="auto"/>
        <w:left w:val="none" w:sz="0" w:space="0" w:color="auto"/>
        <w:bottom w:val="none" w:sz="0" w:space="0" w:color="auto"/>
        <w:right w:val="none" w:sz="0" w:space="0" w:color="auto"/>
      </w:divBdr>
    </w:div>
    <w:div w:id="1563755974">
      <w:marLeft w:val="0"/>
      <w:marRight w:val="0"/>
      <w:marTop w:val="0"/>
      <w:marBottom w:val="0"/>
      <w:divBdr>
        <w:top w:val="none" w:sz="0" w:space="0" w:color="auto"/>
        <w:left w:val="none" w:sz="0" w:space="0" w:color="auto"/>
        <w:bottom w:val="none" w:sz="0" w:space="0" w:color="auto"/>
        <w:right w:val="none" w:sz="0" w:space="0" w:color="auto"/>
      </w:divBdr>
    </w:div>
    <w:div w:id="1564368403">
      <w:marLeft w:val="640"/>
      <w:marRight w:val="0"/>
      <w:marTop w:val="0"/>
      <w:marBottom w:val="0"/>
      <w:divBdr>
        <w:top w:val="none" w:sz="0" w:space="0" w:color="auto"/>
        <w:left w:val="none" w:sz="0" w:space="0" w:color="auto"/>
        <w:bottom w:val="none" w:sz="0" w:space="0" w:color="auto"/>
        <w:right w:val="none" w:sz="0" w:space="0" w:color="auto"/>
      </w:divBdr>
    </w:div>
    <w:div w:id="1564370335">
      <w:marLeft w:val="0"/>
      <w:marRight w:val="0"/>
      <w:marTop w:val="0"/>
      <w:marBottom w:val="0"/>
      <w:divBdr>
        <w:top w:val="none" w:sz="0" w:space="0" w:color="auto"/>
        <w:left w:val="none" w:sz="0" w:space="0" w:color="auto"/>
        <w:bottom w:val="none" w:sz="0" w:space="0" w:color="auto"/>
        <w:right w:val="none" w:sz="0" w:space="0" w:color="auto"/>
      </w:divBdr>
    </w:div>
    <w:div w:id="1565532963">
      <w:marLeft w:val="640"/>
      <w:marRight w:val="0"/>
      <w:marTop w:val="0"/>
      <w:marBottom w:val="0"/>
      <w:divBdr>
        <w:top w:val="none" w:sz="0" w:space="0" w:color="auto"/>
        <w:left w:val="none" w:sz="0" w:space="0" w:color="auto"/>
        <w:bottom w:val="none" w:sz="0" w:space="0" w:color="auto"/>
        <w:right w:val="none" w:sz="0" w:space="0" w:color="auto"/>
      </w:divBdr>
    </w:div>
    <w:div w:id="1565602247">
      <w:marLeft w:val="0"/>
      <w:marRight w:val="0"/>
      <w:marTop w:val="0"/>
      <w:marBottom w:val="0"/>
      <w:divBdr>
        <w:top w:val="none" w:sz="0" w:space="0" w:color="auto"/>
        <w:left w:val="none" w:sz="0" w:space="0" w:color="auto"/>
        <w:bottom w:val="none" w:sz="0" w:space="0" w:color="auto"/>
        <w:right w:val="none" w:sz="0" w:space="0" w:color="auto"/>
      </w:divBdr>
    </w:div>
    <w:div w:id="1566530331">
      <w:bodyDiv w:val="1"/>
      <w:marLeft w:val="0"/>
      <w:marRight w:val="0"/>
      <w:marTop w:val="0"/>
      <w:marBottom w:val="0"/>
      <w:divBdr>
        <w:top w:val="none" w:sz="0" w:space="0" w:color="auto"/>
        <w:left w:val="none" w:sz="0" w:space="0" w:color="auto"/>
        <w:bottom w:val="none" w:sz="0" w:space="0" w:color="auto"/>
        <w:right w:val="none" w:sz="0" w:space="0" w:color="auto"/>
      </w:divBdr>
      <w:divsChild>
        <w:div w:id="141580577">
          <w:marLeft w:val="0"/>
          <w:marRight w:val="0"/>
          <w:marTop w:val="0"/>
          <w:marBottom w:val="0"/>
          <w:divBdr>
            <w:top w:val="none" w:sz="0" w:space="0" w:color="auto"/>
            <w:left w:val="none" w:sz="0" w:space="0" w:color="auto"/>
            <w:bottom w:val="none" w:sz="0" w:space="0" w:color="auto"/>
            <w:right w:val="none" w:sz="0" w:space="0" w:color="auto"/>
          </w:divBdr>
        </w:div>
        <w:div w:id="300573234">
          <w:marLeft w:val="0"/>
          <w:marRight w:val="0"/>
          <w:marTop w:val="0"/>
          <w:marBottom w:val="0"/>
          <w:divBdr>
            <w:top w:val="none" w:sz="0" w:space="0" w:color="auto"/>
            <w:left w:val="none" w:sz="0" w:space="0" w:color="auto"/>
            <w:bottom w:val="none" w:sz="0" w:space="0" w:color="auto"/>
            <w:right w:val="none" w:sz="0" w:space="0" w:color="auto"/>
          </w:divBdr>
        </w:div>
        <w:div w:id="490947431">
          <w:marLeft w:val="0"/>
          <w:marRight w:val="0"/>
          <w:marTop w:val="0"/>
          <w:marBottom w:val="0"/>
          <w:divBdr>
            <w:top w:val="none" w:sz="0" w:space="0" w:color="auto"/>
            <w:left w:val="none" w:sz="0" w:space="0" w:color="auto"/>
            <w:bottom w:val="none" w:sz="0" w:space="0" w:color="auto"/>
            <w:right w:val="none" w:sz="0" w:space="0" w:color="auto"/>
          </w:divBdr>
        </w:div>
        <w:div w:id="649331108">
          <w:marLeft w:val="0"/>
          <w:marRight w:val="0"/>
          <w:marTop w:val="0"/>
          <w:marBottom w:val="0"/>
          <w:divBdr>
            <w:top w:val="none" w:sz="0" w:space="0" w:color="auto"/>
            <w:left w:val="none" w:sz="0" w:space="0" w:color="auto"/>
            <w:bottom w:val="none" w:sz="0" w:space="0" w:color="auto"/>
            <w:right w:val="none" w:sz="0" w:space="0" w:color="auto"/>
          </w:divBdr>
        </w:div>
        <w:div w:id="732122290">
          <w:marLeft w:val="0"/>
          <w:marRight w:val="0"/>
          <w:marTop w:val="0"/>
          <w:marBottom w:val="0"/>
          <w:divBdr>
            <w:top w:val="none" w:sz="0" w:space="0" w:color="auto"/>
            <w:left w:val="none" w:sz="0" w:space="0" w:color="auto"/>
            <w:bottom w:val="none" w:sz="0" w:space="0" w:color="auto"/>
            <w:right w:val="none" w:sz="0" w:space="0" w:color="auto"/>
          </w:divBdr>
        </w:div>
        <w:div w:id="742609678">
          <w:marLeft w:val="0"/>
          <w:marRight w:val="0"/>
          <w:marTop w:val="0"/>
          <w:marBottom w:val="0"/>
          <w:divBdr>
            <w:top w:val="none" w:sz="0" w:space="0" w:color="auto"/>
            <w:left w:val="none" w:sz="0" w:space="0" w:color="auto"/>
            <w:bottom w:val="none" w:sz="0" w:space="0" w:color="auto"/>
            <w:right w:val="none" w:sz="0" w:space="0" w:color="auto"/>
          </w:divBdr>
        </w:div>
        <w:div w:id="802037659">
          <w:marLeft w:val="0"/>
          <w:marRight w:val="0"/>
          <w:marTop w:val="0"/>
          <w:marBottom w:val="0"/>
          <w:divBdr>
            <w:top w:val="none" w:sz="0" w:space="0" w:color="auto"/>
            <w:left w:val="none" w:sz="0" w:space="0" w:color="auto"/>
            <w:bottom w:val="none" w:sz="0" w:space="0" w:color="auto"/>
            <w:right w:val="none" w:sz="0" w:space="0" w:color="auto"/>
          </w:divBdr>
        </w:div>
        <w:div w:id="942763753">
          <w:marLeft w:val="0"/>
          <w:marRight w:val="0"/>
          <w:marTop w:val="0"/>
          <w:marBottom w:val="0"/>
          <w:divBdr>
            <w:top w:val="none" w:sz="0" w:space="0" w:color="auto"/>
            <w:left w:val="none" w:sz="0" w:space="0" w:color="auto"/>
            <w:bottom w:val="none" w:sz="0" w:space="0" w:color="auto"/>
            <w:right w:val="none" w:sz="0" w:space="0" w:color="auto"/>
          </w:divBdr>
        </w:div>
        <w:div w:id="976567111">
          <w:marLeft w:val="0"/>
          <w:marRight w:val="0"/>
          <w:marTop w:val="0"/>
          <w:marBottom w:val="0"/>
          <w:divBdr>
            <w:top w:val="none" w:sz="0" w:space="0" w:color="auto"/>
            <w:left w:val="none" w:sz="0" w:space="0" w:color="auto"/>
            <w:bottom w:val="none" w:sz="0" w:space="0" w:color="auto"/>
            <w:right w:val="none" w:sz="0" w:space="0" w:color="auto"/>
          </w:divBdr>
        </w:div>
        <w:div w:id="1115060243">
          <w:marLeft w:val="0"/>
          <w:marRight w:val="0"/>
          <w:marTop w:val="0"/>
          <w:marBottom w:val="0"/>
          <w:divBdr>
            <w:top w:val="none" w:sz="0" w:space="0" w:color="auto"/>
            <w:left w:val="none" w:sz="0" w:space="0" w:color="auto"/>
            <w:bottom w:val="none" w:sz="0" w:space="0" w:color="auto"/>
            <w:right w:val="none" w:sz="0" w:space="0" w:color="auto"/>
          </w:divBdr>
        </w:div>
        <w:div w:id="1421826124">
          <w:marLeft w:val="0"/>
          <w:marRight w:val="0"/>
          <w:marTop w:val="0"/>
          <w:marBottom w:val="0"/>
          <w:divBdr>
            <w:top w:val="none" w:sz="0" w:space="0" w:color="auto"/>
            <w:left w:val="none" w:sz="0" w:space="0" w:color="auto"/>
            <w:bottom w:val="none" w:sz="0" w:space="0" w:color="auto"/>
            <w:right w:val="none" w:sz="0" w:space="0" w:color="auto"/>
          </w:divBdr>
        </w:div>
        <w:div w:id="1485658642">
          <w:marLeft w:val="0"/>
          <w:marRight w:val="0"/>
          <w:marTop w:val="0"/>
          <w:marBottom w:val="0"/>
          <w:divBdr>
            <w:top w:val="none" w:sz="0" w:space="0" w:color="auto"/>
            <w:left w:val="none" w:sz="0" w:space="0" w:color="auto"/>
            <w:bottom w:val="none" w:sz="0" w:space="0" w:color="auto"/>
            <w:right w:val="none" w:sz="0" w:space="0" w:color="auto"/>
          </w:divBdr>
        </w:div>
        <w:div w:id="1502306303">
          <w:marLeft w:val="0"/>
          <w:marRight w:val="0"/>
          <w:marTop w:val="0"/>
          <w:marBottom w:val="0"/>
          <w:divBdr>
            <w:top w:val="none" w:sz="0" w:space="0" w:color="auto"/>
            <w:left w:val="none" w:sz="0" w:space="0" w:color="auto"/>
            <w:bottom w:val="none" w:sz="0" w:space="0" w:color="auto"/>
            <w:right w:val="none" w:sz="0" w:space="0" w:color="auto"/>
          </w:divBdr>
        </w:div>
        <w:div w:id="1692604306">
          <w:marLeft w:val="0"/>
          <w:marRight w:val="0"/>
          <w:marTop w:val="0"/>
          <w:marBottom w:val="0"/>
          <w:divBdr>
            <w:top w:val="none" w:sz="0" w:space="0" w:color="auto"/>
            <w:left w:val="none" w:sz="0" w:space="0" w:color="auto"/>
            <w:bottom w:val="none" w:sz="0" w:space="0" w:color="auto"/>
            <w:right w:val="none" w:sz="0" w:space="0" w:color="auto"/>
          </w:divBdr>
        </w:div>
        <w:div w:id="1741710444">
          <w:marLeft w:val="0"/>
          <w:marRight w:val="0"/>
          <w:marTop w:val="0"/>
          <w:marBottom w:val="0"/>
          <w:divBdr>
            <w:top w:val="none" w:sz="0" w:space="0" w:color="auto"/>
            <w:left w:val="none" w:sz="0" w:space="0" w:color="auto"/>
            <w:bottom w:val="none" w:sz="0" w:space="0" w:color="auto"/>
            <w:right w:val="none" w:sz="0" w:space="0" w:color="auto"/>
          </w:divBdr>
        </w:div>
        <w:div w:id="1800152040">
          <w:marLeft w:val="0"/>
          <w:marRight w:val="0"/>
          <w:marTop w:val="0"/>
          <w:marBottom w:val="0"/>
          <w:divBdr>
            <w:top w:val="none" w:sz="0" w:space="0" w:color="auto"/>
            <w:left w:val="none" w:sz="0" w:space="0" w:color="auto"/>
            <w:bottom w:val="none" w:sz="0" w:space="0" w:color="auto"/>
            <w:right w:val="none" w:sz="0" w:space="0" w:color="auto"/>
          </w:divBdr>
        </w:div>
        <w:div w:id="2045592892">
          <w:marLeft w:val="0"/>
          <w:marRight w:val="0"/>
          <w:marTop w:val="0"/>
          <w:marBottom w:val="0"/>
          <w:divBdr>
            <w:top w:val="none" w:sz="0" w:space="0" w:color="auto"/>
            <w:left w:val="none" w:sz="0" w:space="0" w:color="auto"/>
            <w:bottom w:val="none" w:sz="0" w:space="0" w:color="auto"/>
            <w:right w:val="none" w:sz="0" w:space="0" w:color="auto"/>
          </w:divBdr>
        </w:div>
        <w:div w:id="2069836922">
          <w:marLeft w:val="0"/>
          <w:marRight w:val="0"/>
          <w:marTop w:val="0"/>
          <w:marBottom w:val="0"/>
          <w:divBdr>
            <w:top w:val="none" w:sz="0" w:space="0" w:color="auto"/>
            <w:left w:val="none" w:sz="0" w:space="0" w:color="auto"/>
            <w:bottom w:val="none" w:sz="0" w:space="0" w:color="auto"/>
            <w:right w:val="none" w:sz="0" w:space="0" w:color="auto"/>
          </w:divBdr>
        </w:div>
        <w:div w:id="2096632377">
          <w:marLeft w:val="0"/>
          <w:marRight w:val="0"/>
          <w:marTop w:val="0"/>
          <w:marBottom w:val="0"/>
          <w:divBdr>
            <w:top w:val="none" w:sz="0" w:space="0" w:color="auto"/>
            <w:left w:val="none" w:sz="0" w:space="0" w:color="auto"/>
            <w:bottom w:val="none" w:sz="0" w:space="0" w:color="auto"/>
            <w:right w:val="none" w:sz="0" w:space="0" w:color="auto"/>
          </w:divBdr>
          <w:divsChild>
            <w:div w:id="832524824">
              <w:marLeft w:val="0"/>
              <w:marRight w:val="0"/>
              <w:marTop w:val="0"/>
              <w:marBottom w:val="0"/>
              <w:divBdr>
                <w:top w:val="none" w:sz="0" w:space="0" w:color="auto"/>
                <w:left w:val="none" w:sz="0" w:space="0" w:color="auto"/>
                <w:bottom w:val="none" w:sz="0" w:space="0" w:color="auto"/>
                <w:right w:val="none" w:sz="0" w:space="0" w:color="auto"/>
              </w:divBdr>
              <w:divsChild>
                <w:div w:id="441069515">
                  <w:marLeft w:val="0"/>
                  <w:marRight w:val="150"/>
                  <w:marTop w:val="0"/>
                  <w:marBottom w:val="0"/>
                  <w:divBdr>
                    <w:top w:val="none" w:sz="0" w:space="0" w:color="auto"/>
                    <w:left w:val="none" w:sz="0" w:space="0" w:color="auto"/>
                    <w:bottom w:val="none" w:sz="0" w:space="0" w:color="auto"/>
                    <w:right w:val="none" w:sz="0" w:space="0" w:color="auto"/>
                  </w:divBdr>
                  <w:divsChild>
                    <w:div w:id="257757866">
                      <w:marLeft w:val="0"/>
                      <w:marRight w:val="150"/>
                      <w:marTop w:val="0"/>
                      <w:marBottom w:val="0"/>
                      <w:divBdr>
                        <w:top w:val="none" w:sz="0" w:space="0" w:color="auto"/>
                        <w:left w:val="none" w:sz="0" w:space="0" w:color="auto"/>
                        <w:bottom w:val="none" w:sz="0" w:space="0" w:color="auto"/>
                        <w:right w:val="none" w:sz="0" w:space="0" w:color="auto"/>
                      </w:divBdr>
                    </w:div>
                  </w:divsChild>
                </w:div>
                <w:div w:id="488138143">
                  <w:marLeft w:val="0"/>
                  <w:marRight w:val="150"/>
                  <w:marTop w:val="0"/>
                  <w:marBottom w:val="0"/>
                  <w:divBdr>
                    <w:top w:val="none" w:sz="0" w:space="0" w:color="auto"/>
                    <w:left w:val="none" w:sz="0" w:space="0" w:color="auto"/>
                    <w:bottom w:val="none" w:sz="0" w:space="0" w:color="auto"/>
                    <w:right w:val="none" w:sz="0" w:space="0" w:color="auto"/>
                  </w:divBdr>
                  <w:divsChild>
                    <w:div w:id="549222349">
                      <w:marLeft w:val="0"/>
                      <w:marRight w:val="150"/>
                      <w:marTop w:val="0"/>
                      <w:marBottom w:val="0"/>
                      <w:divBdr>
                        <w:top w:val="none" w:sz="0" w:space="0" w:color="auto"/>
                        <w:left w:val="none" w:sz="0" w:space="0" w:color="auto"/>
                        <w:bottom w:val="none" w:sz="0" w:space="0" w:color="auto"/>
                        <w:right w:val="none" w:sz="0" w:space="0" w:color="auto"/>
                      </w:divBdr>
                    </w:div>
                  </w:divsChild>
                </w:div>
                <w:div w:id="637686500">
                  <w:marLeft w:val="0"/>
                  <w:marRight w:val="150"/>
                  <w:marTop w:val="0"/>
                  <w:marBottom w:val="0"/>
                  <w:divBdr>
                    <w:top w:val="none" w:sz="0" w:space="0" w:color="auto"/>
                    <w:left w:val="none" w:sz="0" w:space="0" w:color="auto"/>
                    <w:bottom w:val="none" w:sz="0" w:space="0" w:color="auto"/>
                    <w:right w:val="none" w:sz="0" w:space="0" w:color="auto"/>
                  </w:divBdr>
                  <w:divsChild>
                    <w:div w:id="1757294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6869">
      <w:bodyDiv w:val="1"/>
      <w:marLeft w:val="0"/>
      <w:marRight w:val="0"/>
      <w:marTop w:val="0"/>
      <w:marBottom w:val="0"/>
      <w:divBdr>
        <w:top w:val="none" w:sz="0" w:space="0" w:color="auto"/>
        <w:left w:val="none" w:sz="0" w:space="0" w:color="auto"/>
        <w:bottom w:val="none" w:sz="0" w:space="0" w:color="auto"/>
        <w:right w:val="none" w:sz="0" w:space="0" w:color="auto"/>
      </w:divBdr>
    </w:div>
    <w:div w:id="1568229048">
      <w:bodyDiv w:val="1"/>
      <w:marLeft w:val="0"/>
      <w:marRight w:val="0"/>
      <w:marTop w:val="0"/>
      <w:marBottom w:val="0"/>
      <w:divBdr>
        <w:top w:val="none" w:sz="0" w:space="0" w:color="auto"/>
        <w:left w:val="none" w:sz="0" w:space="0" w:color="auto"/>
        <w:bottom w:val="none" w:sz="0" w:space="0" w:color="auto"/>
        <w:right w:val="none" w:sz="0" w:space="0" w:color="auto"/>
      </w:divBdr>
    </w:div>
    <w:div w:id="1569728610">
      <w:bodyDiv w:val="1"/>
      <w:marLeft w:val="0"/>
      <w:marRight w:val="0"/>
      <w:marTop w:val="0"/>
      <w:marBottom w:val="0"/>
      <w:divBdr>
        <w:top w:val="none" w:sz="0" w:space="0" w:color="auto"/>
        <w:left w:val="none" w:sz="0" w:space="0" w:color="auto"/>
        <w:bottom w:val="none" w:sz="0" w:space="0" w:color="auto"/>
        <w:right w:val="none" w:sz="0" w:space="0" w:color="auto"/>
      </w:divBdr>
      <w:divsChild>
        <w:div w:id="206914760">
          <w:marLeft w:val="640"/>
          <w:marRight w:val="0"/>
          <w:marTop w:val="0"/>
          <w:marBottom w:val="0"/>
          <w:divBdr>
            <w:top w:val="none" w:sz="0" w:space="0" w:color="auto"/>
            <w:left w:val="none" w:sz="0" w:space="0" w:color="auto"/>
            <w:bottom w:val="none" w:sz="0" w:space="0" w:color="auto"/>
            <w:right w:val="none" w:sz="0" w:space="0" w:color="auto"/>
          </w:divBdr>
        </w:div>
        <w:div w:id="400950219">
          <w:marLeft w:val="640"/>
          <w:marRight w:val="0"/>
          <w:marTop w:val="0"/>
          <w:marBottom w:val="0"/>
          <w:divBdr>
            <w:top w:val="none" w:sz="0" w:space="0" w:color="auto"/>
            <w:left w:val="none" w:sz="0" w:space="0" w:color="auto"/>
            <w:bottom w:val="none" w:sz="0" w:space="0" w:color="auto"/>
            <w:right w:val="none" w:sz="0" w:space="0" w:color="auto"/>
          </w:divBdr>
        </w:div>
        <w:div w:id="675499330">
          <w:marLeft w:val="640"/>
          <w:marRight w:val="0"/>
          <w:marTop w:val="0"/>
          <w:marBottom w:val="0"/>
          <w:divBdr>
            <w:top w:val="none" w:sz="0" w:space="0" w:color="auto"/>
            <w:left w:val="none" w:sz="0" w:space="0" w:color="auto"/>
            <w:bottom w:val="none" w:sz="0" w:space="0" w:color="auto"/>
            <w:right w:val="none" w:sz="0" w:space="0" w:color="auto"/>
          </w:divBdr>
        </w:div>
        <w:div w:id="941032060">
          <w:marLeft w:val="640"/>
          <w:marRight w:val="0"/>
          <w:marTop w:val="0"/>
          <w:marBottom w:val="0"/>
          <w:divBdr>
            <w:top w:val="none" w:sz="0" w:space="0" w:color="auto"/>
            <w:left w:val="none" w:sz="0" w:space="0" w:color="auto"/>
            <w:bottom w:val="none" w:sz="0" w:space="0" w:color="auto"/>
            <w:right w:val="none" w:sz="0" w:space="0" w:color="auto"/>
          </w:divBdr>
        </w:div>
        <w:div w:id="943850286">
          <w:marLeft w:val="640"/>
          <w:marRight w:val="0"/>
          <w:marTop w:val="0"/>
          <w:marBottom w:val="0"/>
          <w:divBdr>
            <w:top w:val="none" w:sz="0" w:space="0" w:color="auto"/>
            <w:left w:val="none" w:sz="0" w:space="0" w:color="auto"/>
            <w:bottom w:val="none" w:sz="0" w:space="0" w:color="auto"/>
            <w:right w:val="none" w:sz="0" w:space="0" w:color="auto"/>
          </w:divBdr>
        </w:div>
        <w:div w:id="1207454302">
          <w:marLeft w:val="640"/>
          <w:marRight w:val="0"/>
          <w:marTop w:val="0"/>
          <w:marBottom w:val="0"/>
          <w:divBdr>
            <w:top w:val="none" w:sz="0" w:space="0" w:color="auto"/>
            <w:left w:val="none" w:sz="0" w:space="0" w:color="auto"/>
            <w:bottom w:val="none" w:sz="0" w:space="0" w:color="auto"/>
            <w:right w:val="none" w:sz="0" w:space="0" w:color="auto"/>
          </w:divBdr>
        </w:div>
        <w:div w:id="1693991478">
          <w:marLeft w:val="640"/>
          <w:marRight w:val="0"/>
          <w:marTop w:val="0"/>
          <w:marBottom w:val="0"/>
          <w:divBdr>
            <w:top w:val="none" w:sz="0" w:space="0" w:color="auto"/>
            <w:left w:val="none" w:sz="0" w:space="0" w:color="auto"/>
            <w:bottom w:val="none" w:sz="0" w:space="0" w:color="auto"/>
            <w:right w:val="none" w:sz="0" w:space="0" w:color="auto"/>
          </w:divBdr>
        </w:div>
        <w:div w:id="1807628496">
          <w:marLeft w:val="640"/>
          <w:marRight w:val="0"/>
          <w:marTop w:val="0"/>
          <w:marBottom w:val="0"/>
          <w:divBdr>
            <w:top w:val="none" w:sz="0" w:space="0" w:color="auto"/>
            <w:left w:val="none" w:sz="0" w:space="0" w:color="auto"/>
            <w:bottom w:val="none" w:sz="0" w:space="0" w:color="auto"/>
            <w:right w:val="none" w:sz="0" w:space="0" w:color="auto"/>
          </w:divBdr>
        </w:div>
        <w:div w:id="1967352199">
          <w:marLeft w:val="640"/>
          <w:marRight w:val="0"/>
          <w:marTop w:val="0"/>
          <w:marBottom w:val="0"/>
          <w:divBdr>
            <w:top w:val="none" w:sz="0" w:space="0" w:color="auto"/>
            <w:left w:val="none" w:sz="0" w:space="0" w:color="auto"/>
            <w:bottom w:val="none" w:sz="0" w:space="0" w:color="auto"/>
            <w:right w:val="none" w:sz="0" w:space="0" w:color="auto"/>
          </w:divBdr>
        </w:div>
      </w:divsChild>
    </w:div>
    <w:div w:id="1569803701">
      <w:marLeft w:val="0"/>
      <w:marRight w:val="0"/>
      <w:marTop w:val="0"/>
      <w:marBottom w:val="0"/>
      <w:divBdr>
        <w:top w:val="none" w:sz="0" w:space="0" w:color="auto"/>
        <w:left w:val="none" w:sz="0" w:space="0" w:color="auto"/>
        <w:bottom w:val="none" w:sz="0" w:space="0" w:color="auto"/>
        <w:right w:val="none" w:sz="0" w:space="0" w:color="auto"/>
      </w:divBdr>
    </w:div>
    <w:div w:id="1570728961">
      <w:bodyDiv w:val="1"/>
      <w:marLeft w:val="0"/>
      <w:marRight w:val="0"/>
      <w:marTop w:val="0"/>
      <w:marBottom w:val="0"/>
      <w:divBdr>
        <w:top w:val="none" w:sz="0" w:space="0" w:color="auto"/>
        <w:left w:val="none" w:sz="0" w:space="0" w:color="auto"/>
        <w:bottom w:val="none" w:sz="0" w:space="0" w:color="auto"/>
        <w:right w:val="none" w:sz="0" w:space="0" w:color="auto"/>
      </w:divBdr>
      <w:divsChild>
        <w:div w:id="95365485">
          <w:marLeft w:val="0"/>
          <w:marRight w:val="0"/>
          <w:marTop w:val="0"/>
          <w:marBottom w:val="0"/>
          <w:divBdr>
            <w:top w:val="none" w:sz="0" w:space="0" w:color="auto"/>
            <w:left w:val="none" w:sz="0" w:space="0" w:color="auto"/>
            <w:bottom w:val="none" w:sz="0" w:space="0" w:color="auto"/>
            <w:right w:val="none" w:sz="0" w:space="0" w:color="auto"/>
          </w:divBdr>
          <w:divsChild>
            <w:div w:id="181432301">
              <w:marLeft w:val="0"/>
              <w:marRight w:val="0"/>
              <w:marTop w:val="0"/>
              <w:marBottom w:val="0"/>
              <w:divBdr>
                <w:top w:val="none" w:sz="0" w:space="0" w:color="auto"/>
                <w:left w:val="none" w:sz="0" w:space="0" w:color="auto"/>
                <w:bottom w:val="none" w:sz="0" w:space="0" w:color="auto"/>
                <w:right w:val="none" w:sz="0" w:space="0" w:color="auto"/>
              </w:divBdr>
              <w:divsChild>
                <w:div w:id="1943797780">
                  <w:marLeft w:val="0"/>
                  <w:marRight w:val="0"/>
                  <w:marTop w:val="0"/>
                  <w:marBottom w:val="0"/>
                  <w:divBdr>
                    <w:top w:val="none" w:sz="0" w:space="0" w:color="auto"/>
                    <w:left w:val="none" w:sz="0" w:space="0" w:color="auto"/>
                    <w:bottom w:val="none" w:sz="0" w:space="0" w:color="auto"/>
                    <w:right w:val="none" w:sz="0" w:space="0" w:color="auto"/>
                  </w:divBdr>
                  <w:divsChild>
                    <w:div w:id="212468415">
                      <w:marLeft w:val="0"/>
                      <w:marRight w:val="0"/>
                      <w:marTop w:val="0"/>
                      <w:marBottom w:val="0"/>
                      <w:divBdr>
                        <w:top w:val="none" w:sz="0" w:space="0" w:color="auto"/>
                        <w:left w:val="none" w:sz="0" w:space="0" w:color="auto"/>
                        <w:bottom w:val="none" w:sz="0" w:space="0" w:color="auto"/>
                        <w:right w:val="none" w:sz="0" w:space="0" w:color="auto"/>
                      </w:divBdr>
                      <w:divsChild>
                        <w:div w:id="1887637949">
                          <w:marLeft w:val="0"/>
                          <w:marRight w:val="0"/>
                          <w:marTop w:val="0"/>
                          <w:marBottom w:val="0"/>
                          <w:divBdr>
                            <w:top w:val="none" w:sz="0" w:space="0" w:color="auto"/>
                            <w:left w:val="none" w:sz="0" w:space="0" w:color="auto"/>
                            <w:bottom w:val="none" w:sz="0" w:space="0" w:color="auto"/>
                            <w:right w:val="none" w:sz="0" w:space="0" w:color="auto"/>
                          </w:divBdr>
                          <w:divsChild>
                            <w:div w:id="1097823286">
                              <w:marLeft w:val="0"/>
                              <w:marRight w:val="0"/>
                              <w:marTop w:val="0"/>
                              <w:marBottom w:val="0"/>
                              <w:divBdr>
                                <w:top w:val="none" w:sz="0" w:space="0" w:color="auto"/>
                                <w:left w:val="none" w:sz="0" w:space="0" w:color="auto"/>
                                <w:bottom w:val="none" w:sz="0" w:space="0" w:color="auto"/>
                                <w:right w:val="none" w:sz="0" w:space="0" w:color="auto"/>
                              </w:divBdr>
                              <w:divsChild>
                                <w:div w:id="1181821276">
                                  <w:marLeft w:val="0"/>
                                  <w:marRight w:val="0"/>
                                  <w:marTop w:val="0"/>
                                  <w:marBottom w:val="0"/>
                                  <w:divBdr>
                                    <w:top w:val="none" w:sz="0" w:space="0" w:color="auto"/>
                                    <w:left w:val="none" w:sz="0" w:space="0" w:color="auto"/>
                                    <w:bottom w:val="none" w:sz="0" w:space="0" w:color="auto"/>
                                    <w:right w:val="none" w:sz="0" w:space="0" w:color="auto"/>
                                  </w:divBdr>
                                  <w:divsChild>
                                    <w:div w:id="2948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230054">
      <w:marLeft w:val="0"/>
      <w:marRight w:val="0"/>
      <w:marTop w:val="0"/>
      <w:marBottom w:val="0"/>
      <w:divBdr>
        <w:top w:val="none" w:sz="0" w:space="0" w:color="auto"/>
        <w:left w:val="none" w:sz="0" w:space="0" w:color="auto"/>
        <w:bottom w:val="none" w:sz="0" w:space="0" w:color="auto"/>
        <w:right w:val="none" w:sz="0" w:space="0" w:color="auto"/>
      </w:divBdr>
    </w:div>
    <w:div w:id="1571892381">
      <w:marLeft w:val="640"/>
      <w:marRight w:val="0"/>
      <w:marTop w:val="0"/>
      <w:marBottom w:val="0"/>
      <w:divBdr>
        <w:top w:val="none" w:sz="0" w:space="0" w:color="auto"/>
        <w:left w:val="none" w:sz="0" w:space="0" w:color="auto"/>
        <w:bottom w:val="none" w:sz="0" w:space="0" w:color="auto"/>
        <w:right w:val="none" w:sz="0" w:space="0" w:color="auto"/>
      </w:divBdr>
    </w:div>
    <w:div w:id="1572616526">
      <w:marLeft w:val="640"/>
      <w:marRight w:val="0"/>
      <w:marTop w:val="0"/>
      <w:marBottom w:val="0"/>
      <w:divBdr>
        <w:top w:val="none" w:sz="0" w:space="0" w:color="auto"/>
        <w:left w:val="none" w:sz="0" w:space="0" w:color="auto"/>
        <w:bottom w:val="none" w:sz="0" w:space="0" w:color="auto"/>
        <w:right w:val="none" w:sz="0" w:space="0" w:color="auto"/>
      </w:divBdr>
    </w:div>
    <w:div w:id="1572617799">
      <w:marLeft w:val="0"/>
      <w:marRight w:val="0"/>
      <w:marTop w:val="0"/>
      <w:marBottom w:val="0"/>
      <w:divBdr>
        <w:top w:val="none" w:sz="0" w:space="0" w:color="auto"/>
        <w:left w:val="none" w:sz="0" w:space="0" w:color="auto"/>
        <w:bottom w:val="none" w:sz="0" w:space="0" w:color="auto"/>
        <w:right w:val="none" w:sz="0" w:space="0" w:color="auto"/>
      </w:divBdr>
    </w:div>
    <w:div w:id="1573543352">
      <w:marLeft w:val="0"/>
      <w:marRight w:val="0"/>
      <w:marTop w:val="0"/>
      <w:marBottom w:val="0"/>
      <w:divBdr>
        <w:top w:val="none" w:sz="0" w:space="0" w:color="auto"/>
        <w:left w:val="none" w:sz="0" w:space="0" w:color="auto"/>
        <w:bottom w:val="none" w:sz="0" w:space="0" w:color="auto"/>
        <w:right w:val="none" w:sz="0" w:space="0" w:color="auto"/>
      </w:divBdr>
    </w:div>
    <w:div w:id="1573810592">
      <w:marLeft w:val="0"/>
      <w:marRight w:val="0"/>
      <w:marTop w:val="0"/>
      <w:marBottom w:val="0"/>
      <w:divBdr>
        <w:top w:val="none" w:sz="0" w:space="0" w:color="auto"/>
        <w:left w:val="none" w:sz="0" w:space="0" w:color="auto"/>
        <w:bottom w:val="none" w:sz="0" w:space="0" w:color="auto"/>
        <w:right w:val="none" w:sz="0" w:space="0" w:color="auto"/>
      </w:divBdr>
    </w:div>
    <w:div w:id="1574003648">
      <w:marLeft w:val="0"/>
      <w:marRight w:val="150"/>
      <w:marTop w:val="0"/>
      <w:marBottom w:val="0"/>
      <w:divBdr>
        <w:top w:val="none" w:sz="0" w:space="0" w:color="auto"/>
        <w:left w:val="none" w:sz="0" w:space="0" w:color="auto"/>
        <w:bottom w:val="none" w:sz="0" w:space="0" w:color="auto"/>
        <w:right w:val="none" w:sz="0" w:space="0" w:color="auto"/>
      </w:divBdr>
      <w:divsChild>
        <w:div w:id="261378396">
          <w:marLeft w:val="0"/>
          <w:marRight w:val="150"/>
          <w:marTop w:val="0"/>
          <w:marBottom w:val="0"/>
          <w:divBdr>
            <w:top w:val="none" w:sz="0" w:space="0" w:color="auto"/>
            <w:left w:val="none" w:sz="0" w:space="0" w:color="auto"/>
            <w:bottom w:val="none" w:sz="0" w:space="0" w:color="auto"/>
            <w:right w:val="none" w:sz="0" w:space="0" w:color="auto"/>
          </w:divBdr>
        </w:div>
      </w:divsChild>
    </w:div>
    <w:div w:id="1574897512">
      <w:marLeft w:val="0"/>
      <w:marRight w:val="0"/>
      <w:marTop w:val="0"/>
      <w:marBottom w:val="0"/>
      <w:divBdr>
        <w:top w:val="none" w:sz="0" w:space="0" w:color="auto"/>
        <w:left w:val="none" w:sz="0" w:space="0" w:color="auto"/>
        <w:bottom w:val="none" w:sz="0" w:space="0" w:color="auto"/>
        <w:right w:val="none" w:sz="0" w:space="0" w:color="auto"/>
      </w:divBdr>
    </w:div>
    <w:div w:id="1574923322">
      <w:marLeft w:val="0"/>
      <w:marRight w:val="0"/>
      <w:marTop w:val="0"/>
      <w:marBottom w:val="0"/>
      <w:divBdr>
        <w:top w:val="none" w:sz="0" w:space="0" w:color="auto"/>
        <w:left w:val="none" w:sz="0" w:space="0" w:color="auto"/>
        <w:bottom w:val="none" w:sz="0" w:space="0" w:color="auto"/>
        <w:right w:val="none" w:sz="0" w:space="0" w:color="auto"/>
      </w:divBdr>
    </w:div>
    <w:div w:id="1575044745">
      <w:bodyDiv w:val="1"/>
      <w:marLeft w:val="0"/>
      <w:marRight w:val="0"/>
      <w:marTop w:val="0"/>
      <w:marBottom w:val="0"/>
      <w:divBdr>
        <w:top w:val="none" w:sz="0" w:space="0" w:color="auto"/>
        <w:left w:val="none" w:sz="0" w:space="0" w:color="auto"/>
        <w:bottom w:val="none" w:sz="0" w:space="0" w:color="auto"/>
        <w:right w:val="none" w:sz="0" w:space="0" w:color="auto"/>
      </w:divBdr>
      <w:divsChild>
        <w:div w:id="213855354">
          <w:marLeft w:val="0"/>
          <w:marRight w:val="150"/>
          <w:marTop w:val="0"/>
          <w:marBottom w:val="0"/>
          <w:divBdr>
            <w:top w:val="none" w:sz="0" w:space="0" w:color="auto"/>
            <w:left w:val="none" w:sz="0" w:space="0" w:color="auto"/>
            <w:bottom w:val="none" w:sz="0" w:space="0" w:color="auto"/>
            <w:right w:val="none" w:sz="0" w:space="0" w:color="auto"/>
          </w:divBdr>
          <w:divsChild>
            <w:div w:id="1344631439">
              <w:marLeft w:val="0"/>
              <w:marRight w:val="150"/>
              <w:marTop w:val="0"/>
              <w:marBottom w:val="0"/>
              <w:divBdr>
                <w:top w:val="none" w:sz="0" w:space="0" w:color="auto"/>
                <w:left w:val="none" w:sz="0" w:space="0" w:color="auto"/>
                <w:bottom w:val="none" w:sz="0" w:space="0" w:color="auto"/>
                <w:right w:val="none" w:sz="0" w:space="0" w:color="auto"/>
              </w:divBdr>
              <w:divsChild>
                <w:div w:id="137839613">
                  <w:marLeft w:val="0"/>
                  <w:marRight w:val="0"/>
                  <w:marTop w:val="0"/>
                  <w:marBottom w:val="0"/>
                  <w:divBdr>
                    <w:top w:val="none" w:sz="0" w:space="0" w:color="auto"/>
                    <w:left w:val="none" w:sz="0" w:space="0" w:color="auto"/>
                    <w:bottom w:val="none" w:sz="0" w:space="0" w:color="auto"/>
                    <w:right w:val="none" w:sz="0" w:space="0" w:color="auto"/>
                  </w:divBdr>
                  <w:divsChild>
                    <w:div w:id="17516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182">
      <w:marLeft w:val="0"/>
      <w:marRight w:val="0"/>
      <w:marTop w:val="0"/>
      <w:marBottom w:val="0"/>
      <w:divBdr>
        <w:top w:val="none" w:sz="0" w:space="0" w:color="auto"/>
        <w:left w:val="none" w:sz="0" w:space="0" w:color="auto"/>
        <w:bottom w:val="none" w:sz="0" w:space="0" w:color="auto"/>
        <w:right w:val="none" w:sz="0" w:space="0" w:color="auto"/>
      </w:divBdr>
    </w:div>
    <w:div w:id="1575966813">
      <w:marLeft w:val="0"/>
      <w:marRight w:val="0"/>
      <w:marTop w:val="0"/>
      <w:marBottom w:val="0"/>
      <w:divBdr>
        <w:top w:val="none" w:sz="0" w:space="0" w:color="auto"/>
        <w:left w:val="none" w:sz="0" w:space="0" w:color="auto"/>
        <w:bottom w:val="none" w:sz="0" w:space="0" w:color="auto"/>
        <w:right w:val="none" w:sz="0" w:space="0" w:color="auto"/>
      </w:divBdr>
    </w:div>
    <w:div w:id="1576083889">
      <w:marLeft w:val="640"/>
      <w:marRight w:val="0"/>
      <w:marTop w:val="0"/>
      <w:marBottom w:val="0"/>
      <w:divBdr>
        <w:top w:val="none" w:sz="0" w:space="0" w:color="auto"/>
        <w:left w:val="none" w:sz="0" w:space="0" w:color="auto"/>
        <w:bottom w:val="none" w:sz="0" w:space="0" w:color="auto"/>
        <w:right w:val="none" w:sz="0" w:space="0" w:color="auto"/>
      </w:divBdr>
    </w:div>
    <w:div w:id="1576087572">
      <w:marLeft w:val="0"/>
      <w:marRight w:val="0"/>
      <w:marTop w:val="0"/>
      <w:marBottom w:val="0"/>
      <w:divBdr>
        <w:top w:val="none" w:sz="0" w:space="0" w:color="auto"/>
        <w:left w:val="none" w:sz="0" w:space="0" w:color="auto"/>
        <w:bottom w:val="none" w:sz="0" w:space="0" w:color="auto"/>
        <w:right w:val="none" w:sz="0" w:space="0" w:color="auto"/>
      </w:divBdr>
    </w:div>
    <w:div w:id="1576471507">
      <w:marLeft w:val="640"/>
      <w:marRight w:val="0"/>
      <w:marTop w:val="0"/>
      <w:marBottom w:val="0"/>
      <w:divBdr>
        <w:top w:val="none" w:sz="0" w:space="0" w:color="auto"/>
        <w:left w:val="none" w:sz="0" w:space="0" w:color="auto"/>
        <w:bottom w:val="none" w:sz="0" w:space="0" w:color="auto"/>
        <w:right w:val="none" w:sz="0" w:space="0" w:color="auto"/>
      </w:divBdr>
    </w:div>
    <w:div w:id="1577326096">
      <w:marLeft w:val="0"/>
      <w:marRight w:val="0"/>
      <w:marTop w:val="0"/>
      <w:marBottom w:val="0"/>
      <w:divBdr>
        <w:top w:val="none" w:sz="0" w:space="0" w:color="auto"/>
        <w:left w:val="none" w:sz="0" w:space="0" w:color="auto"/>
        <w:bottom w:val="none" w:sz="0" w:space="0" w:color="auto"/>
        <w:right w:val="none" w:sz="0" w:space="0" w:color="auto"/>
      </w:divBdr>
    </w:div>
    <w:div w:id="1577477414">
      <w:bodyDiv w:val="1"/>
      <w:marLeft w:val="0"/>
      <w:marRight w:val="0"/>
      <w:marTop w:val="0"/>
      <w:marBottom w:val="0"/>
      <w:divBdr>
        <w:top w:val="none" w:sz="0" w:space="0" w:color="auto"/>
        <w:left w:val="none" w:sz="0" w:space="0" w:color="auto"/>
        <w:bottom w:val="none" w:sz="0" w:space="0" w:color="auto"/>
        <w:right w:val="none" w:sz="0" w:space="0" w:color="auto"/>
      </w:divBdr>
      <w:divsChild>
        <w:div w:id="2102214413">
          <w:marLeft w:val="0"/>
          <w:marRight w:val="0"/>
          <w:marTop w:val="120"/>
          <w:marBottom w:val="120"/>
          <w:divBdr>
            <w:top w:val="none" w:sz="0" w:space="0" w:color="auto"/>
            <w:left w:val="none" w:sz="0" w:space="0" w:color="auto"/>
            <w:bottom w:val="none" w:sz="0" w:space="0" w:color="auto"/>
            <w:right w:val="none" w:sz="0" w:space="0" w:color="auto"/>
          </w:divBdr>
        </w:div>
      </w:divsChild>
    </w:div>
    <w:div w:id="1578321231">
      <w:marLeft w:val="0"/>
      <w:marRight w:val="0"/>
      <w:marTop w:val="0"/>
      <w:marBottom w:val="0"/>
      <w:divBdr>
        <w:top w:val="none" w:sz="0" w:space="0" w:color="auto"/>
        <w:left w:val="none" w:sz="0" w:space="0" w:color="auto"/>
        <w:bottom w:val="none" w:sz="0" w:space="0" w:color="auto"/>
        <w:right w:val="none" w:sz="0" w:space="0" w:color="auto"/>
      </w:divBdr>
    </w:div>
    <w:div w:id="1578711263">
      <w:marLeft w:val="0"/>
      <w:marRight w:val="0"/>
      <w:marTop w:val="0"/>
      <w:marBottom w:val="0"/>
      <w:divBdr>
        <w:top w:val="none" w:sz="0" w:space="0" w:color="auto"/>
        <w:left w:val="none" w:sz="0" w:space="0" w:color="auto"/>
        <w:bottom w:val="none" w:sz="0" w:space="0" w:color="auto"/>
        <w:right w:val="none" w:sz="0" w:space="0" w:color="auto"/>
      </w:divBdr>
    </w:div>
    <w:div w:id="1579553151">
      <w:marLeft w:val="0"/>
      <w:marRight w:val="0"/>
      <w:marTop w:val="0"/>
      <w:marBottom w:val="0"/>
      <w:divBdr>
        <w:top w:val="none" w:sz="0" w:space="0" w:color="auto"/>
        <w:left w:val="none" w:sz="0" w:space="0" w:color="auto"/>
        <w:bottom w:val="none" w:sz="0" w:space="0" w:color="auto"/>
        <w:right w:val="none" w:sz="0" w:space="0" w:color="auto"/>
      </w:divBdr>
    </w:div>
    <w:div w:id="1579830385">
      <w:marLeft w:val="0"/>
      <w:marRight w:val="0"/>
      <w:marTop w:val="0"/>
      <w:marBottom w:val="0"/>
      <w:divBdr>
        <w:top w:val="none" w:sz="0" w:space="0" w:color="auto"/>
        <w:left w:val="none" w:sz="0" w:space="0" w:color="auto"/>
        <w:bottom w:val="none" w:sz="0" w:space="0" w:color="auto"/>
        <w:right w:val="none" w:sz="0" w:space="0" w:color="auto"/>
      </w:divBdr>
    </w:div>
    <w:div w:id="1580091656">
      <w:marLeft w:val="640"/>
      <w:marRight w:val="0"/>
      <w:marTop w:val="0"/>
      <w:marBottom w:val="0"/>
      <w:divBdr>
        <w:top w:val="none" w:sz="0" w:space="0" w:color="auto"/>
        <w:left w:val="none" w:sz="0" w:space="0" w:color="auto"/>
        <w:bottom w:val="none" w:sz="0" w:space="0" w:color="auto"/>
        <w:right w:val="none" w:sz="0" w:space="0" w:color="auto"/>
      </w:divBdr>
    </w:div>
    <w:div w:id="1580752374">
      <w:marLeft w:val="0"/>
      <w:marRight w:val="0"/>
      <w:marTop w:val="0"/>
      <w:marBottom w:val="0"/>
      <w:divBdr>
        <w:top w:val="none" w:sz="0" w:space="0" w:color="auto"/>
        <w:left w:val="none" w:sz="0" w:space="0" w:color="auto"/>
        <w:bottom w:val="none" w:sz="0" w:space="0" w:color="auto"/>
        <w:right w:val="none" w:sz="0" w:space="0" w:color="auto"/>
      </w:divBdr>
    </w:div>
    <w:div w:id="1580794247">
      <w:marLeft w:val="0"/>
      <w:marRight w:val="0"/>
      <w:marTop w:val="0"/>
      <w:marBottom w:val="0"/>
      <w:divBdr>
        <w:top w:val="none" w:sz="0" w:space="0" w:color="auto"/>
        <w:left w:val="none" w:sz="0" w:space="0" w:color="auto"/>
        <w:bottom w:val="none" w:sz="0" w:space="0" w:color="auto"/>
        <w:right w:val="none" w:sz="0" w:space="0" w:color="auto"/>
      </w:divBdr>
    </w:div>
    <w:div w:id="1580825282">
      <w:marLeft w:val="0"/>
      <w:marRight w:val="0"/>
      <w:marTop w:val="0"/>
      <w:marBottom w:val="0"/>
      <w:divBdr>
        <w:top w:val="none" w:sz="0" w:space="0" w:color="auto"/>
        <w:left w:val="none" w:sz="0" w:space="0" w:color="auto"/>
        <w:bottom w:val="none" w:sz="0" w:space="0" w:color="auto"/>
        <w:right w:val="none" w:sz="0" w:space="0" w:color="auto"/>
      </w:divBdr>
    </w:div>
    <w:div w:id="1581401406">
      <w:marLeft w:val="0"/>
      <w:marRight w:val="0"/>
      <w:marTop w:val="0"/>
      <w:marBottom w:val="0"/>
      <w:divBdr>
        <w:top w:val="none" w:sz="0" w:space="0" w:color="auto"/>
        <w:left w:val="none" w:sz="0" w:space="0" w:color="auto"/>
        <w:bottom w:val="none" w:sz="0" w:space="0" w:color="auto"/>
        <w:right w:val="none" w:sz="0" w:space="0" w:color="auto"/>
      </w:divBdr>
    </w:div>
    <w:div w:id="1581410039">
      <w:marLeft w:val="0"/>
      <w:marRight w:val="0"/>
      <w:marTop w:val="0"/>
      <w:marBottom w:val="0"/>
      <w:divBdr>
        <w:top w:val="none" w:sz="0" w:space="0" w:color="auto"/>
        <w:left w:val="none" w:sz="0" w:space="0" w:color="auto"/>
        <w:bottom w:val="none" w:sz="0" w:space="0" w:color="auto"/>
        <w:right w:val="none" w:sz="0" w:space="0" w:color="auto"/>
      </w:divBdr>
    </w:div>
    <w:div w:id="1581711933">
      <w:marLeft w:val="0"/>
      <w:marRight w:val="0"/>
      <w:marTop w:val="0"/>
      <w:marBottom w:val="0"/>
      <w:divBdr>
        <w:top w:val="none" w:sz="0" w:space="0" w:color="auto"/>
        <w:left w:val="none" w:sz="0" w:space="0" w:color="auto"/>
        <w:bottom w:val="none" w:sz="0" w:space="0" w:color="auto"/>
        <w:right w:val="none" w:sz="0" w:space="0" w:color="auto"/>
      </w:divBdr>
    </w:div>
    <w:div w:id="1582637605">
      <w:marLeft w:val="0"/>
      <w:marRight w:val="150"/>
      <w:marTop w:val="0"/>
      <w:marBottom w:val="0"/>
      <w:divBdr>
        <w:top w:val="none" w:sz="0" w:space="0" w:color="auto"/>
        <w:left w:val="none" w:sz="0" w:space="0" w:color="auto"/>
        <w:bottom w:val="none" w:sz="0" w:space="0" w:color="auto"/>
        <w:right w:val="none" w:sz="0" w:space="0" w:color="auto"/>
      </w:divBdr>
      <w:divsChild>
        <w:div w:id="1742482834">
          <w:marLeft w:val="0"/>
          <w:marRight w:val="150"/>
          <w:marTop w:val="0"/>
          <w:marBottom w:val="0"/>
          <w:divBdr>
            <w:top w:val="none" w:sz="0" w:space="0" w:color="auto"/>
            <w:left w:val="none" w:sz="0" w:space="0" w:color="auto"/>
            <w:bottom w:val="none" w:sz="0" w:space="0" w:color="auto"/>
            <w:right w:val="none" w:sz="0" w:space="0" w:color="auto"/>
          </w:divBdr>
        </w:div>
      </w:divsChild>
    </w:div>
    <w:div w:id="1584102349">
      <w:marLeft w:val="0"/>
      <w:marRight w:val="0"/>
      <w:marTop w:val="0"/>
      <w:marBottom w:val="0"/>
      <w:divBdr>
        <w:top w:val="none" w:sz="0" w:space="0" w:color="auto"/>
        <w:left w:val="none" w:sz="0" w:space="0" w:color="auto"/>
        <w:bottom w:val="none" w:sz="0" w:space="0" w:color="auto"/>
        <w:right w:val="none" w:sz="0" w:space="0" w:color="auto"/>
      </w:divBdr>
    </w:div>
    <w:div w:id="1584103086">
      <w:marLeft w:val="0"/>
      <w:marRight w:val="0"/>
      <w:marTop w:val="0"/>
      <w:marBottom w:val="0"/>
      <w:divBdr>
        <w:top w:val="none" w:sz="0" w:space="0" w:color="auto"/>
        <w:left w:val="none" w:sz="0" w:space="0" w:color="auto"/>
        <w:bottom w:val="none" w:sz="0" w:space="0" w:color="auto"/>
        <w:right w:val="none" w:sz="0" w:space="0" w:color="auto"/>
      </w:divBdr>
    </w:div>
    <w:div w:id="1585147024">
      <w:marLeft w:val="0"/>
      <w:marRight w:val="0"/>
      <w:marTop w:val="0"/>
      <w:marBottom w:val="0"/>
      <w:divBdr>
        <w:top w:val="none" w:sz="0" w:space="0" w:color="auto"/>
        <w:left w:val="none" w:sz="0" w:space="0" w:color="auto"/>
        <w:bottom w:val="none" w:sz="0" w:space="0" w:color="auto"/>
        <w:right w:val="none" w:sz="0" w:space="0" w:color="auto"/>
      </w:divBdr>
    </w:div>
    <w:div w:id="1585332994">
      <w:marLeft w:val="0"/>
      <w:marRight w:val="0"/>
      <w:marTop w:val="0"/>
      <w:marBottom w:val="0"/>
      <w:divBdr>
        <w:top w:val="none" w:sz="0" w:space="0" w:color="auto"/>
        <w:left w:val="none" w:sz="0" w:space="0" w:color="auto"/>
        <w:bottom w:val="none" w:sz="0" w:space="0" w:color="auto"/>
        <w:right w:val="none" w:sz="0" w:space="0" w:color="auto"/>
      </w:divBdr>
    </w:div>
    <w:div w:id="1586110471">
      <w:bodyDiv w:val="1"/>
      <w:marLeft w:val="0"/>
      <w:marRight w:val="0"/>
      <w:marTop w:val="0"/>
      <w:marBottom w:val="0"/>
      <w:divBdr>
        <w:top w:val="none" w:sz="0" w:space="0" w:color="auto"/>
        <w:left w:val="none" w:sz="0" w:space="0" w:color="auto"/>
        <w:bottom w:val="none" w:sz="0" w:space="0" w:color="auto"/>
        <w:right w:val="none" w:sz="0" w:space="0" w:color="auto"/>
      </w:divBdr>
      <w:divsChild>
        <w:div w:id="186405900">
          <w:marLeft w:val="0"/>
          <w:marRight w:val="0"/>
          <w:marTop w:val="0"/>
          <w:marBottom w:val="0"/>
          <w:divBdr>
            <w:top w:val="none" w:sz="0" w:space="0" w:color="auto"/>
            <w:left w:val="none" w:sz="0" w:space="0" w:color="auto"/>
            <w:bottom w:val="none" w:sz="0" w:space="0" w:color="auto"/>
            <w:right w:val="none" w:sz="0" w:space="0" w:color="auto"/>
          </w:divBdr>
          <w:divsChild>
            <w:div w:id="1230917214">
              <w:marLeft w:val="0"/>
              <w:marRight w:val="0"/>
              <w:marTop w:val="0"/>
              <w:marBottom w:val="0"/>
              <w:divBdr>
                <w:top w:val="none" w:sz="0" w:space="0" w:color="auto"/>
                <w:left w:val="none" w:sz="0" w:space="0" w:color="auto"/>
                <w:bottom w:val="none" w:sz="0" w:space="0" w:color="auto"/>
                <w:right w:val="none" w:sz="0" w:space="0" w:color="auto"/>
              </w:divBdr>
              <w:divsChild>
                <w:div w:id="1377972363">
                  <w:marLeft w:val="0"/>
                  <w:marRight w:val="150"/>
                  <w:marTop w:val="0"/>
                  <w:marBottom w:val="0"/>
                  <w:divBdr>
                    <w:top w:val="none" w:sz="0" w:space="0" w:color="auto"/>
                    <w:left w:val="none" w:sz="0" w:space="0" w:color="auto"/>
                    <w:bottom w:val="none" w:sz="0" w:space="0" w:color="auto"/>
                    <w:right w:val="none" w:sz="0" w:space="0" w:color="auto"/>
                  </w:divBdr>
                  <w:divsChild>
                    <w:div w:id="21163212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02318">
      <w:marLeft w:val="0"/>
      <w:marRight w:val="0"/>
      <w:marTop w:val="0"/>
      <w:marBottom w:val="0"/>
      <w:divBdr>
        <w:top w:val="none" w:sz="0" w:space="0" w:color="auto"/>
        <w:left w:val="none" w:sz="0" w:space="0" w:color="auto"/>
        <w:bottom w:val="none" w:sz="0" w:space="0" w:color="auto"/>
        <w:right w:val="none" w:sz="0" w:space="0" w:color="auto"/>
      </w:divBdr>
    </w:div>
    <w:div w:id="1587764562">
      <w:marLeft w:val="0"/>
      <w:marRight w:val="150"/>
      <w:marTop w:val="0"/>
      <w:marBottom w:val="0"/>
      <w:divBdr>
        <w:top w:val="none" w:sz="0" w:space="0" w:color="auto"/>
        <w:left w:val="none" w:sz="0" w:space="0" w:color="auto"/>
        <w:bottom w:val="none" w:sz="0" w:space="0" w:color="auto"/>
        <w:right w:val="none" w:sz="0" w:space="0" w:color="auto"/>
      </w:divBdr>
      <w:divsChild>
        <w:div w:id="1838570702">
          <w:marLeft w:val="0"/>
          <w:marRight w:val="150"/>
          <w:marTop w:val="0"/>
          <w:marBottom w:val="0"/>
          <w:divBdr>
            <w:top w:val="none" w:sz="0" w:space="0" w:color="auto"/>
            <w:left w:val="none" w:sz="0" w:space="0" w:color="auto"/>
            <w:bottom w:val="none" w:sz="0" w:space="0" w:color="auto"/>
            <w:right w:val="none" w:sz="0" w:space="0" w:color="auto"/>
          </w:divBdr>
        </w:div>
      </w:divsChild>
    </w:div>
    <w:div w:id="1588072358">
      <w:marLeft w:val="0"/>
      <w:marRight w:val="0"/>
      <w:marTop w:val="0"/>
      <w:marBottom w:val="0"/>
      <w:divBdr>
        <w:top w:val="none" w:sz="0" w:space="0" w:color="auto"/>
        <w:left w:val="none" w:sz="0" w:space="0" w:color="auto"/>
        <w:bottom w:val="none" w:sz="0" w:space="0" w:color="auto"/>
        <w:right w:val="none" w:sz="0" w:space="0" w:color="auto"/>
      </w:divBdr>
    </w:div>
    <w:div w:id="1589538274">
      <w:marLeft w:val="0"/>
      <w:marRight w:val="0"/>
      <w:marTop w:val="0"/>
      <w:marBottom w:val="0"/>
      <w:divBdr>
        <w:top w:val="none" w:sz="0" w:space="0" w:color="auto"/>
        <w:left w:val="none" w:sz="0" w:space="0" w:color="auto"/>
        <w:bottom w:val="none" w:sz="0" w:space="0" w:color="auto"/>
        <w:right w:val="none" w:sz="0" w:space="0" w:color="auto"/>
      </w:divBdr>
    </w:div>
    <w:div w:id="1591812817">
      <w:marLeft w:val="0"/>
      <w:marRight w:val="0"/>
      <w:marTop w:val="0"/>
      <w:marBottom w:val="0"/>
      <w:divBdr>
        <w:top w:val="none" w:sz="0" w:space="0" w:color="auto"/>
        <w:left w:val="none" w:sz="0" w:space="0" w:color="auto"/>
        <w:bottom w:val="none" w:sz="0" w:space="0" w:color="auto"/>
        <w:right w:val="none" w:sz="0" w:space="0" w:color="auto"/>
      </w:divBdr>
    </w:div>
    <w:div w:id="1592274425">
      <w:bodyDiv w:val="1"/>
      <w:marLeft w:val="0"/>
      <w:marRight w:val="0"/>
      <w:marTop w:val="0"/>
      <w:marBottom w:val="0"/>
      <w:divBdr>
        <w:top w:val="none" w:sz="0" w:space="0" w:color="auto"/>
        <w:left w:val="none" w:sz="0" w:space="0" w:color="auto"/>
        <w:bottom w:val="none" w:sz="0" w:space="0" w:color="auto"/>
        <w:right w:val="none" w:sz="0" w:space="0" w:color="auto"/>
      </w:divBdr>
    </w:div>
    <w:div w:id="1592927126">
      <w:marLeft w:val="0"/>
      <w:marRight w:val="0"/>
      <w:marTop w:val="0"/>
      <w:marBottom w:val="0"/>
      <w:divBdr>
        <w:top w:val="none" w:sz="0" w:space="0" w:color="auto"/>
        <w:left w:val="none" w:sz="0" w:space="0" w:color="auto"/>
        <w:bottom w:val="none" w:sz="0" w:space="0" w:color="auto"/>
        <w:right w:val="none" w:sz="0" w:space="0" w:color="auto"/>
      </w:divBdr>
    </w:div>
    <w:div w:id="1594312600">
      <w:marLeft w:val="0"/>
      <w:marRight w:val="0"/>
      <w:marTop w:val="0"/>
      <w:marBottom w:val="0"/>
      <w:divBdr>
        <w:top w:val="none" w:sz="0" w:space="0" w:color="auto"/>
        <w:left w:val="none" w:sz="0" w:space="0" w:color="auto"/>
        <w:bottom w:val="none" w:sz="0" w:space="0" w:color="auto"/>
        <w:right w:val="none" w:sz="0" w:space="0" w:color="auto"/>
      </w:divBdr>
    </w:div>
    <w:div w:id="1594361323">
      <w:marLeft w:val="0"/>
      <w:marRight w:val="0"/>
      <w:marTop w:val="0"/>
      <w:marBottom w:val="0"/>
      <w:divBdr>
        <w:top w:val="none" w:sz="0" w:space="0" w:color="auto"/>
        <w:left w:val="none" w:sz="0" w:space="0" w:color="auto"/>
        <w:bottom w:val="none" w:sz="0" w:space="0" w:color="auto"/>
        <w:right w:val="none" w:sz="0" w:space="0" w:color="auto"/>
      </w:divBdr>
    </w:div>
    <w:div w:id="1595170396">
      <w:marLeft w:val="0"/>
      <w:marRight w:val="0"/>
      <w:marTop w:val="0"/>
      <w:marBottom w:val="0"/>
      <w:divBdr>
        <w:top w:val="none" w:sz="0" w:space="0" w:color="auto"/>
        <w:left w:val="none" w:sz="0" w:space="0" w:color="auto"/>
        <w:bottom w:val="none" w:sz="0" w:space="0" w:color="auto"/>
        <w:right w:val="none" w:sz="0" w:space="0" w:color="auto"/>
      </w:divBdr>
    </w:div>
    <w:div w:id="1595627276">
      <w:marLeft w:val="0"/>
      <w:marRight w:val="0"/>
      <w:marTop w:val="0"/>
      <w:marBottom w:val="0"/>
      <w:divBdr>
        <w:top w:val="none" w:sz="0" w:space="0" w:color="auto"/>
        <w:left w:val="none" w:sz="0" w:space="0" w:color="auto"/>
        <w:bottom w:val="none" w:sz="0" w:space="0" w:color="auto"/>
        <w:right w:val="none" w:sz="0" w:space="0" w:color="auto"/>
      </w:divBdr>
    </w:div>
    <w:div w:id="1596743323">
      <w:marLeft w:val="0"/>
      <w:marRight w:val="0"/>
      <w:marTop w:val="0"/>
      <w:marBottom w:val="0"/>
      <w:divBdr>
        <w:top w:val="none" w:sz="0" w:space="0" w:color="auto"/>
        <w:left w:val="none" w:sz="0" w:space="0" w:color="auto"/>
        <w:bottom w:val="none" w:sz="0" w:space="0" w:color="auto"/>
        <w:right w:val="none" w:sz="0" w:space="0" w:color="auto"/>
      </w:divBdr>
    </w:div>
    <w:div w:id="1597013359">
      <w:bodyDiv w:val="1"/>
      <w:marLeft w:val="0"/>
      <w:marRight w:val="0"/>
      <w:marTop w:val="0"/>
      <w:marBottom w:val="0"/>
      <w:divBdr>
        <w:top w:val="none" w:sz="0" w:space="0" w:color="auto"/>
        <w:left w:val="none" w:sz="0" w:space="0" w:color="auto"/>
        <w:bottom w:val="none" w:sz="0" w:space="0" w:color="auto"/>
        <w:right w:val="none" w:sz="0" w:space="0" w:color="auto"/>
      </w:divBdr>
    </w:div>
    <w:div w:id="1597207483">
      <w:bodyDiv w:val="1"/>
      <w:marLeft w:val="0"/>
      <w:marRight w:val="0"/>
      <w:marTop w:val="0"/>
      <w:marBottom w:val="0"/>
      <w:divBdr>
        <w:top w:val="none" w:sz="0" w:space="0" w:color="auto"/>
        <w:left w:val="none" w:sz="0" w:space="0" w:color="auto"/>
        <w:bottom w:val="none" w:sz="0" w:space="0" w:color="auto"/>
        <w:right w:val="none" w:sz="0" w:space="0" w:color="auto"/>
      </w:divBdr>
    </w:div>
    <w:div w:id="1597904561">
      <w:marLeft w:val="0"/>
      <w:marRight w:val="0"/>
      <w:marTop w:val="0"/>
      <w:marBottom w:val="0"/>
      <w:divBdr>
        <w:top w:val="none" w:sz="0" w:space="0" w:color="auto"/>
        <w:left w:val="none" w:sz="0" w:space="0" w:color="auto"/>
        <w:bottom w:val="none" w:sz="0" w:space="0" w:color="auto"/>
        <w:right w:val="none" w:sz="0" w:space="0" w:color="auto"/>
      </w:divBdr>
    </w:div>
    <w:div w:id="1598247215">
      <w:marLeft w:val="0"/>
      <w:marRight w:val="0"/>
      <w:marTop w:val="0"/>
      <w:marBottom w:val="0"/>
      <w:divBdr>
        <w:top w:val="none" w:sz="0" w:space="0" w:color="auto"/>
        <w:left w:val="none" w:sz="0" w:space="0" w:color="auto"/>
        <w:bottom w:val="none" w:sz="0" w:space="0" w:color="auto"/>
        <w:right w:val="none" w:sz="0" w:space="0" w:color="auto"/>
      </w:divBdr>
    </w:div>
    <w:div w:id="1598250598">
      <w:bodyDiv w:val="1"/>
      <w:marLeft w:val="0"/>
      <w:marRight w:val="0"/>
      <w:marTop w:val="0"/>
      <w:marBottom w:val="0"/>
      <w:divBdr>
        <w:top w:val="none" w:sz="0" w:space="0" w:color="auto"/>
        <w:left w:val="none" w:sz="0" w:space="0" w:color="auto"/>
        <w:bottom w:val="none" w:sz="0" w:space="0" w:color="auto"/>
        <w:right w:val="none" w:sz="0" w:space="0" w:color="auto"/>
      </w:divBdr>
      <w:divsChild>
        <w:div w:id="409156718">
          <w:marLeft w:val="640"/>
          <w:marRight w:val="0"/>
          <w:marTop w:val="0"/>
          <w:marBottom w:val="0"/>
          <w:divBdr>
            <w:top w:val="none" w:sz="0" w:space="0" w:color="auto"/>
            <w:left w:val="none" w:sz="0" w:space="0" w:color="auto"/>
            <w:bottom w:val="none" w:sz="0" w:space="0" w:color="auto"/>
            <w:right w:val="none" w:sz="0" w:space="0" w:color="auto"/>
          </w:divBdr>
        </w:div>
        <w:div w:id="887886474">
          <w:marLeft w:val="640"/>
          <w:marRight w:val="0"/>
          <w:marTop w:val="0"/>
          <w:marBottom w:val="0"/>
          <w:divBdr>
            <w:top w:val="none" w:sz="0" w:space="0" w:color="auto"/>
            <w:left w:val="none" w:sz="0" w:space="0" w:color="auto"/>
            <w:bottom w:val="none" w:sz="0" w:space="0" w:color="auto"/>
            <w:right w:val="none" w:sz="0" w:space="0" w:color="auto"/>
          </w:divBdr>
        </w:div>
        <w:div w:id="1335449657">
          <w:marLeft w:val="640"/>
          <w:marRight w:val="0"/>
          <w:marTop w:val="0"/>
          <w:marBottom w:val="0"/>
          <w:divBdr>
            <w:top w:val="none" w:sz="0" w:space="0" w:color="auto"/>
            <w:left w:val="none" w:sz="0" w:space="0" w:color="auto"/>
            <w:bottom w:val="none" w:sz="0" w:space="0" w:color="auto"/>
            <w:right w:val="none" w:sz="0" w:space="0" w:color="auto"/>
          </w:divBdr>
        </w:div>
      </w:divsChild>
    </w:div>
    <w:div w:id="1598904110">
      <w:marLeft w:val="0"/>
      <w:marRight w:val="0"/>
      <w:marTop w:val="0"/>
      <w:marBottom w:val="0"/>
      <w:divBdr>
        <w:top w:val="none" w:sz="0" w:space="0" w:color="auto"/>
        <w:left w:val="none" w:sz="0" w:space="0" w:color="auto"/>
        <w:bottom w:val="none" w:sz="0" w:space="0" w:color="auto"/>
        <w:right w:val="none" w:sz="0" w:space="0" w:color="auto"/>
      </w:divBdr>
    </w:div>
    <w:div w:id="1600212905">
      <w:marLeft w:val="0"/>
      <w:marRight w:val="0"/>
      <w:marTop w:val="0"/>
      <w:marBottom w:val="0"/>
      <w:divBdr>
        <w:top w:val="none" w:sz="0" w:space="0" w:color="auto"/>
        <w:left w:val="none" w:sz="0" w:space="0" w:color="auto"/>
        <w:bottom w:val="none" w:sz="0" w:space="0" w:color="auto"/>
        <w:right w:val="none" w:sz="0" w:space="0" w:color="auto"/>
      </w:divBdr>
    </w:div>
    <w:div w:id="1600215125">
      <w:marLeft w:val="0"/>
      <w:marRight w:val="0"/>
      <w:marTop w:val="0"/>
      <w:marBottom w:val="0"/>
      <w:divBdr>
        <w:top w:val="none" w:sz="0" w:space="0" w:color="auto"/>
        <w:left w:val="none" w:sz="0" w:space="0" w:color="auto"/>
        <w:bottom w:val="none" w:sz="0" w:space="0" w:color="auto"/>
        <w:right w:val="none" w:sz="0" w:space="0" w:color="auto"/>
      </w:divBdr>
    </w:div>
    <w:div w:id="1602104829">
      <w:marLeft w:val="0"/>
      <w:marRight w:val="0"/>
      <w:marTop w:val="0"/>
      <w:marBottom w:val="0"/>
      <w:divBdr>
        <w:top w:val="none" w:sz="0" w:space="0" w:color="auto"/>
        <w:left w:val="none" w:sz="0" w:space="0" w:color="auto"/>
        <w:bottom w:val="none" w:sz="0" w:space="0" w:color="auto"/>
        <w:right w:val="none" w:sz="0" w:space="0" w:color="auto"/>
      </w:divBdr>
    </w:div>
    <w:div w:id="1602637720">
      <w:marLeft w:val="640"/>
      <w:marRight w:val="0"/>
      <w:marTop w:val="0"/>
      <w:marBottom w:val="0"/>
      <w:divBdr>
        <w:top w:val="none" w:sz="0" w:space="0" w:color="auto"/>
        <w:left w:val="none" w:sz="0" w:space="0" w:color="auto"/>
        <w:bottom w:val="none" w:sz="0" w:space="0" w:color="auto"/>
        <w:right w:val="none" w:sz="0" w:space="0" w:color="auto"/>
      </w:divBdr>
    </w:div>
    <w:div w:id="1602950899">
      <w:marLeft w:val="640"/>
      <w:marRight w:val="0"/>
      <w:marTop w:val="0"/>
      <w:marBottom w:val="0"/>
      <w:divBdr>
        <w:top w:val="none" w:sz="0" w:space="0" w:color="auto"/>
        <w:left w:val="none" w:sz="0" w:space="0" w:color="auto"/>
        <w:bottom w:val="none" w:sz="0" w:space="0" w:color="auto"/>
        <w:right w:val="none" w:sz="0" w:space="0" w:color="auto"/>
      </w:divBdr>
    </w:div>
    <w:div w:id="1603412387">
      <w:marLeft w:val="0"/>
      <w:marRight w:val="0"/>
      <w:marTop w:val="0"/>
      <w:marBottom w:val="0"/>
      <w:divBdr>
        <w:top w:val="none" w:sz="0" w:space="0" w:color="auto"/>
        <w:left w:val="none" w:sz="0" w:space="0" w:color="auto"/>
        <w:bottom w:val="none" w:sz="0" w:space="0" w:color="auto"/>
        <w:right w:val="none" w:sz="0" w:space="0" w:color="auto"/>
      </w:divBdr>
    </w:div>
    <w:div w:id="1604802517">
      <w:marLeft w:val="0"/>
      <w:marRight w:val="0"/>
      <w:marTop w:val="0"/>
      <w:marBottom w:val="0"/>
      <w:divBdr>
        <w:top w:val="none" w:sz="0" w:space="0" w:color="auto"/>
        <w:left w:val="none" w:sz="0" w:space="0" w:color="auto"/>
        <w:bottom w:val="none" w:sz="0" w:space="0" w:color="auto"/>
        <w:right w:val="none" w:sz="0" w:space="0" w:color="auto"/>
      </w:divBdr>
    </w:div>
    <w:div w:id="1606228091">
      <w:marLeft w:val="640"/>
      <w:marRight w:val="0"/>
      <w:marTop w:val="0"/>
      <w:marBottom w:val="0"/>
      <w:divBdr>
        <w:top w:val="none" w:sz="0" w:space="0" w:color="auto"/>
        <w:left w:val="none" w:sz="0" w:space="0" w:color="auto"/>
        <w:bottom w:val="none" w:sz="0" w:space="0" w:color="auto"/>
        <w:right w:val="none" w:sz="0" w:space="0" w:color="auto"/>
      </w:divBdr>
    </w:div>
    <w:div w:id="1607880061">
      <w:marLeft w:val="0"/>
      <w:marRight w:val="0"/>
      <w:marTop w:val="0"/>
      <w:marBottom w:val="0"/>
      <w:divBdr>
        <w:top w:val="none" w:sz="0" w:space="0" w:color="auto"/>
        <w:left w:val="none" w:sz="0" w:space="0" w:color="auto"/>
        <w:bottom w:val="none" w:sz="0" w:space="0" w:color="auto"/>
        <w:right w:val="none" w:sz="0" w:space="0" w:color="auto"/>
      </w:divBdr>
    </w:div>
    <w:div w:id="1607999101">
      <w:marLeft w:val="0"/>
      <w:marRight w:val="0"/>
      <w:marTop w:val="0"/>
      <w:marBottom w:val="0"/>
      <w:divBdr>
        <w:top w:val="none" w:sz="0" w:space="0" w:color="auto"/>
        <w:left w:val="none" w:sz="0" w:space="0" w:color="auto"/>
        <w:bottom w:val="none" w:sz="0" w:space="0" w:color="auto"/>
        <w:right w:val="none" w:sz="0" w:space="0" w:color="auto"/>
      </w:divBdr>
    </w:div>
    <w:div w:id="1608193420">
      <w:bodyDiv w:val="1"/>
      <w:marLeft w:val="0"/>
      <w:marRight w:val="0"/>
      <w:marTop w:val="0"/>
      <w:marBottom w:val="0"/>
      <w:divBdr>
        <w:top w:val="none" w:sz="0" w:space="0" w:color="auto"/>
        <w:left w:val="none" w:sz="0" w:space="0" w:color="auto"/>
        <w:bottom w:val="none" w:sz="0" w:space="0" w:color="auto"/>
        <w:right w:val="none" w:sz="0" w:space="0" w:color="auto"/>
      </w:divBdr>
      <w:divsChild>
        <w:div w:id="26759142">
          <w:marLeft w:val="640"/>
          <w:marRight w:val="0"/>
          <w:marTop w:val="0"/>
          <w:marBottom w:val="0"/>
          <w:divBdr>
            <w:top w:val="none" w:sz="0" w:space="0" w:color="auto"/>
            <w:left w:val="none" w:sz="0" w:space="0" w:color="auto"/>
            <w:bottom w:val="none" w:sz="0" w:space="0" w:color="auto"/>
            <w:right w:val="none" w:sz="0" w:space="0" w:color="auto"/>
          </w:divBdr>
        </w:div>
        <w:div w:id="222720987">
          <w:marLeft w:val="640"/>
          <w:marRight w:val="0"/>
          <w:marTop w:val="0"/>
          <w:marBottom w:val="0"/>
          <w:divBdr>
            <w:top w:val="none" w:sz="0" w:space="0" w:color="auto"/>
            <w:left w:val="none" w:sz="0" w:space="0" w:color="auto"/>
            <w:bottom w:val="none" w:sz="0" w:space="0" w:color="auto"/>
            <w:right w:val="none" w:sz="0" w:space="0" w:color="auto"/>
          </w:divBdr>
        </w:div>
        <w:div w:id="391273917">
          <w:marLeft w:val="640"/>
          <w:marRight w:val="0"/>
          <w:marTop w:val="0"/>
          <w:marBottom w:val="0"/>
          <w:divBdr>
            <w:top w:val="none" w:sz="0" w:space="0" w:color="auto"/>
            <w:left w:val="none" w:sz="0" w:space="0" w:color="auto"/>
            <w:bottom w:val="none" w:sz="0" w:space="0" w:color="auto"/>
            <w:right w:val="none" w:sz="0" w:space="0" w:color="auto"/>
          </w:divBdr>
        </w:div>
        <w:div w:id="442650592">
          <w:marLeft w:val="640"/>
          <w:marRight w:val="0"/>
          <w:marTop w:val="0"/>
          <w:marBottom w:val="0"/>
          <w:divBdr>
            <w:top w:val="none" w:sz="0" w:space="0" w:color="auto"/>
            <w:left w:val="none" w:sz="0" w:space="0" w:color="auto"/>
            <w:bottom w:val="none" w:sz="0" w:space="0" w:color="auto"/>
            <w:right w:val="none" w:sz="0" w:space="0" w:color="auto"/>
          </w:divBdr>
        </w:div>
        <w:div w:id="479156962">
          <w:marLeft w:val="640"/>
          <w:marRight w:val="0"/>
          <w:marTop w:val="0"/>
          <w:marBottom w:val="0"/>
          <w:divBdr>
            <w:top w:val="none" w:sz="0" w:space="0" w:color="auto"/>
            <w:left w:val="none" w:sz="0" w:space="0" w:color="auto"/>
            <w:bottom w:val="none" w:sz="0" w:space="0" w:color="auto"/>
            <w:right w:val="none" w:sz="0" w:space="0" w:color="auto"/>
          </w:divBdr>
        </w:div>
        <w:div w:id="823207367">
          <w:marLeft w:val="640"/>
          <w:marRight w:val="0"/>
          <w:marTop w:val="0"/>
          <w:marBottom w:val="0"/>
          <w:divBdr>
            <w:top w:val="none" w:sz="0" w:space="0" w:color="auto"/>
            <w:left w:val="none" w:sz="0" w:space="0" w:color="auto"/>
            <w:bottom w:val="none" w:sz="0" w:space="0" w:color="auto"/>
            <w:right w:val="none" w:sz="0" w:space="0" w:color="auto"/>
          </w:divBdr>
        </w:div>
        <w:div w:id="949092907">
          <w:marLeft w:val="640"/>
          <w:marRight w:val="0"/>
          <w:marTop w:val="0"/>
          <w:marBottom w:val="0"/>
          <w:divBdr>
            <w:top w:val="none" w:sz="0" w:space="0" w:color="auto"/>
            <w:left w:val="none" w:sz="0" w:space="0" w:color="auto"/>
            <w:bottom w:val="none" w:sz="0" w:space="0" w:color="auto"/>
            <w:right w:val="none" w:sz="0" w:space="0" w:color="auto"/>
          </w:divBdr>
        </w:div>
        <w:div w:id="950697883">
          <w:marLeft w:val="640"/>
          <w:marRight w:val="0"/>
          <w:marTop w:val="0"/>
          <w:marBottom w:val="0"/>
          <w:divBdr>
            <w:top w:val="none" w:sz="0" w:space="0" w:color="auto"/>
            <w:left w:val="none" w:sz="0" w:space="0" w:color="auto"/>
            <w:bottom w:val="none" w:sz="0" w:space="0" w:color="auto"/>
            <w:right w:val="none" w:sz="0" w:space="0" w:color="auto"/>
          </w:divBdr>
        </w:div>
        <w:div w:id="1046834475">
          <w:marLeft w:val="640"/>
          <w:marRight w:val="0"/>
          <w:marTop w:val="0"/>
          <w:marBottom w:val="0"/>
          <w:divBdr>
            <w:top w:val="none" w:sz="0" w:space="0" w:color="auto"/>
            <w:left w:val="none" w:sz="0" w:space="0" w:color="auto"/>
            <w:bottom w:val="none" w:sz="0" w:space="0" w:color="auto"/>
            <w:right w:val="none" w:sz="0" w:space="0" w:color="auto"/>
          </w:divBdr>
        </w:div>
        <w:div w:id="1413310308">
          <w:marLeft w:val="640"/>
          <w:marRight w:val="0"/>
          <w:marTop w:val="0"/>
          <w:marBottom w:val="0"/>
          <w:divBdr>
            <w:top w:val="none" w:sz="0" w:space="0" w:color="auto"/>
            <w:left w:val="none" w:sz="0" w:space="0" w:color="auto"/>
            <w:bottom w:val="none" w:sz="0" w:space="0" w:color="auto"/>
            <w:right w:val="none" w:sz="0" w:space="0" w:color="auto"/>
          </w:divBdr>
        </w:div>
      </w:divsChild>
    </w:div>
    <w:div w:id="1608806725">
      <w:marLeft w:val="0"/>
      <w:marRight w:val="0"/>
      <w:marTop w:val="0"/>
      <w:marBottom w:val="0"/>
      <w:divBdr>
        <w:top w:val="none" w:sz="0" w:space="0" w:color="auto"/>
        <w:left w:val="none" w:sz="0" w:space="0" w:color="auto"/>
        <w:bottom w:val="none" w:sz="0" w:space="0" w:color="auto"/>
        <w:right w:val="none" w:sz="0" w:space="0" w:color="auto"/>
      </w:divBdr>
    </w:div>
    <w:div w:id="1608848000">
      <w:marLeft w:val="0"/>
      <w:marRight w:val="0"/>
      <w:marTop w:val="0"/>
      <w:marBottom w:val="0"/>
      <w:divBdr>
        <w:top w:val="none" w:sz="0" w:space="0" w:color="auto"/>
        <w:left w:val="none" w:sz="0" w:space="0" w:color="auto"/>
        <w:bottom w:val="none" w:sz="0" w:space="0" w:color="auto"/>
        <w:right w:val="none" w:sz="0" w:space="0" w:color="auto"/>
      </w:divBdr>
    </w:div>
    <w:div w:id="1609308642">
      <w:marLeft w:val="640"/>
      <w:marRight w:val="0"/>
      <w:marTop w:val="0"/>
      <w:marBottom w:val="0"/>
      <w:divBdr>
        <w:top w:val="none" w:sz="0" w:space="0" w:color="auto"/>
        <w:left w:val="none" w:sz="0" w:space="0" w:color="auto"/>
        <w:bottom w:val="none" w:sz="0" w:space="0" w:color="auto"/>
        <w:right w:val="none" w:sz="0" w:space="0" w:color="auto"/>
      </w:divBdr>
    </w:div>
    <w:div w:id="1609579722">
      <w:marLeft w:val="0"/>
      <w:marRight w:val="0"/>
      <w:marTop w:val="0"/>
      <w:marBottom w:val="0"/>
      <w:divBdr>
        <w:top w:val="none" w:sz="0" w:space="0" w:color="auto"/>
        <w:left w:val="none" w:sz="0" w:space="0" w:color="auto"/>
        <w:bottom w:val="none" w:sz="0" w:space="0" w:color="auto"/>
        <w:right w:val="none" w:sz="0" w:space="0" w:color="auto"/>
      </w:divBdr>
    </w:div>
    <w:div w:id="1609894045">
      <w:bodyDiv w:val="1"/>
      <w:marLeft w:val="0"/>
      <w:marRight w:val="0"/>
      <w:marTop w:val="0"/>
      <w:marBottom w:val="0"/>
      <w:divBdr>
        <w:top w:val="none" w:sz="0" w:space="0" w:color="auto"/>
        <w:left w:val="none" w:sz="0" w:space="0" w:color="auto"/>
        <w:bottom w:val="none" w:sz="0" w:space="0" w:color="auto"/>
        <w:right w:val="none" w:sz="0" w:space="0" w:color="auto"/>
      </w:divBdr>
    </w:div>
    <w:div w:id="1610622477">
      <w:marLeft w:val="0"/>
      <w:marRight w:val="0"/>
      <w:marTop w:val="0"/>
      <w:marBottom w:val="0"/>
      <w:divBdr>
        <w:top w:val="none" w:sz="0" w:space="0" w:color="auto"/>
        <w:left w:val="none" w:sz="0" w:space="0" w:color="auto"/>
        <w:bottom w:val="none" w:sz="0" w:space="0" w:color="auto"/>
        <w:right w:val="none" w:sz="0" w:space="0" w:color="auto"/>
      </w:divBdr>
    </w:div>
    <w:div w:id="1612281149">
      <w:marLeft w:val="0"/>
      <w:marRight w:val="0"/>
      <w:marTop w:val="0"/>
      <w:marBottom w:val="0"/>
      <w:divBdr>
        <w:top w:val="none" w:sz="0" w:space="0" w:color="auto"/>
        <w:left w:val="none" w:sz="0" w:space="0" w:color="auto"/>
        <w:bottom w:val="none" w:sz="0" w:space="0" w:color="auto"/>
        <w:right w:val="none" w:sz="0" w:space="0" w:color="auto"/>
      </w:divBdr>
    </w:div>
    <w:div w:id="1612516881">
      <w:marLeft w:val="0"/>
      <w:marRight w:val="0"/>
      <w:marTop w:val="0"/>
      <w:marBottom w:val="0"/>
      <w:divBdr>
        <w:top w:val="none" w:sz="0" w:space="0" w:color="auto"/>
        <w:left w:val="none" w:sz="0" w:space="0" w:color="auto"/>
        <w:bottom w:val="none" w:sz="0" w:space="0" w:color="auto"/>
        <w:right w:val="none" w:sz="0" w:space="0" w:color="auto"/>
      </w:divBdr>
    </w:div>
    <w:div w:id="1613170740">
      <w:bodyDiv w:val="1"/>
      <w:marLeft w:val="0"/>
      <w:marRight w:val="0"/>
      <w:marTop w:val="0"/>
      <w:marBottom w:val="0"/>
      <w:divBdr>
        <w:top w:val="none" w:sz="0" w:space="0" w:color="auto"/>
        <w:left w:val="none" w:sz="0" w:space="0" w:color="auto"/>
        <w:bottom w:val="none" w:sz="0" w:space="0" w:color="auto"/>
        <w:right w:val="none" w:sz="0" w:space="0" w:color="auto"/>
      </w:divBdr>
      <w:divsChild>
        <w:div w:id="2511906">
          <w:marLeft w:val="640"/>
          <w:marRight w:val="0"/>
          <w:marTop w:val="0"/>
          <w:marBottom w:val="0"/>
          <w:divBdr>
            <w:top w:val="none" w:sz="0" w:space="0" w:color="auto"/>
            <w:left w:val="none" w:sz="0" w:space="0" w:color="auto"/>
            <w:bottom w:val="none" w:sz="0" w:space="0" w:color="auto"/>
            <w:right w:val="none" w:sz="0" w:space="0" w:color="auto"/>
          </w:divBdr>
        </w:div>
        <w:div w:id="6448803">
          <w:marLeft w:val="640"/>
          <w:marRight w:val="0"/>
          <w:marTop w:val="0"/>
          <w:marBottom w:val="0"/>
          <w:divBdr>
            <w:top w:val="none" w:sz="0" w:space="0" w:color="auto"/>
            <w:left w:val="none" w:sz="0" w:space="0" w:color="auto"/>
            <w:bottom w:val="none" w:sz="0" w:space="0" w:color="auto"/>
            <w:right w:val="none" w:sz="0" w:space="0" w:color="auto"/>
          </w:divBdr>
        </w:div>
        <w:div w:id="14890348">
          <w:marLeft w:val="640"/>
          <w:marRight w:val="0"/>
          <w:marTop w:val="0"/>
          <w:marBottom w:val="0"/>
          <w:divBdr>
            <w:top w:val="none" w:sz="0" w:space="0" w:color="auto"/>
            <w:left w:val="none" w:sz="0" w:space="0" w:color="auto"/>
            <w:bottom w:val="none" w:sz="0" w:space="0" w:color="auto"/>
            <w:right w:val="none" w:sz="0" w:space="0" w:color="auto"/>
          </w:divBdr>
        </w:div>
        <w:div w:id="24065080">
          <w:marLeft w:val="640"/>
          <w:marRight w:val="0"/>
          <w:marTop w:val="0"/>
          <w:marBottom w:val="0"/>
          <w:divBdr>
            <w:top w:val="none" w:sz="0" w:space="0" w:color="auto"/>
            <w:left w:val="none" w:sz="0" w:space="0" w:color="auto"/>
            <w:bottom w:val="none" w:sz="0" w:space="0" w:color="auto"/>
            <w:right w:val="none" w:sz="0" w:space="0" w:color="auto"/>
          </w:divBdr>
        </w:div>
        <w:div w:id="140315188">
          <w:marLeft w:val="640"/>
          <w:marRight w:val="0"/>
          <w:marTop w:val="0"/>
          <w:marBottom w:val="0"/>
          <w:divBdr>
            <w:top w:val="none" w:sz="0" w:space="0" w:color="auto"/>
            <w:left w:val="none" w:sz="0" w:space="0" w:color="auto"/>
            <w:bottom w:val="none" w:sz="0" w:space="0" w:color="auto"/>
            <w:right w:val="none" w:sz="0" w:space="0" w:color="auto"/>
          </w:divBdr>
        </w:div>
        <w:div w:id="155071630">
          <w:marLeft w:val="640"/>
          <w:marRight w:val="0"/>
          <w:marTop w:val="0"/>
          <w:marBottom w:val="0"/>
          <w:divBdr>
            <w:top w:val="none" w:sz="0" w:space="0" w:color="auto"/>
            <w:left w:val="none" w:sz="0" w:space="0" w:color="auto"/>
            <w:bottom w:val="none" w:sz="0" w:space="0" w:color="auto"/>
            <w:right w:val="none" w:sz="0" w:space="0" w:color="auto"/>
          </w:divBdr>
        </w:div>
        <w:div w:id="170921020">
          <w:marLeft w:val="640"/>
          <w:marRight w:val="0"/>
          <w:marTop w:val="0"/>
          <w:marBottom w:val="0"/>
          <w:divBdr>
            <w:top w:val="none" w:sz="0" w:space="0" w:color="auto"/>
            <w:left w:val="none" w:sz="0" w:space="0" w:color="auto"/>
            <w:bottom w:val="none" w:sz="0" w:space="0" w:color="auto"/>
            <w:right w:val="none" w:sz="0" w:space="0" w:color="auto"/>
          </w:divBdr>
        </w:div>
        <w:div w:id="175115021">
          <w:marLeft w:val="640"/>
          <w:marRight w:val="0"/>
          <w:marTop w:val="0"/>
          <w:marBottom w:val="0"/>
          <w:divBdr>
            <w:top w:val="none" w:sz="0" w:space="0" w:color="auto"/>
            <w:left w:val="none" w:sz="0" w:space="0" w:color="auto"/>
            <w:bottom w:val="none" w:sz="0" w:space="0" w:color="auto"/>
            <w:right w:val="none" w:sz="0" w:space="0" w:color="auto"/>
          </w:divBdr>
        </w:div>
        <w:div w:id="185293964">
          <w:marLeft w:val="640"/>
          <w:marRight w:val="0"/>
          <w:marTop w:val="0"/>
          <w:marBottom w:val="0"/>
          <w:divBdr>
            <w:top w:val="none" w:sz="0" w:space="0" w:color="auto"/>
            <w:left w:val="none" w:sz="0" w:space="0" w:color="auto"/>
            <w:bottom w:val="none" w:sz="0" w:space="0" w:color="auto"/>
            <w:right w:val="none" w:sz="0" w:space="0" w:color="auto"/>
          </w:divBdr>
        </w:div>
        <w:div w:id="186066532">
          <w:marLeft w:val="640"/>
          <w:marRight w:val="0"/>
          <w:marTop w:val="0"/>
          <w:marBottom w:val="0"/>
          <w:divBdr>
            <w:top w:val="none" w:sz="0" w:space="0" w:color="auto"/>
            <w:left w:val="none" w:sz="0" w:space="0" w:color="auto"/>
            <w:bottom w:val="none" w:sz="0" w:space="0" w:color="auto"/>
            <w:right w:val="none" w:sz="0" w:space="0" w:color="auto"/>
          </w:divBdr>
        </w:div>
        <w:div w:id="199175173">
          <w:marLeft w:val="640"/>
          <w:marRight w:val="0"/>
          <w:marTop w:val="0"/>
          <w:marBottom w:val="0"/>
          <w:divBdr>
            <w:top w:val="none" w:sz="0" w:space="0" w:color="auto"/>
            <w:left w:val="none" w:sz="0" w:space="0" w:color="auto"/>
            <w:bottom w:val="none" w:sz="0" w:space="0" w:color="auto"/>
            <w:right w:val="none" w:sz="0" w:space="0" w:color="auto"/>
          </w:divBdr>
        </w:div>
        <w:div w:id="227765167">
          <w:marLeft w:val="640"/>
          <w:marRight w:val="0"/>
          <w:marTop w:val="0"/>
          <w:marBottom w:val="0"/>
          <w:divBdr>
            <w:top w:val="none" w:sz="0" w:space="0" w:color="auto"/>
            <w:left w:val="none" w:sz="0" w:space="0" w:color="auto"/>
            <w:bottom w:val="none" w:sz="0" w:space="0" w:color="auto"/>
            <w:right w:val="none" w:sz="0" w:space="0" w:color="auto"/>
          </w:divBdr>
        </w:div>
        <w:div w:id="229459246">
          <w:marLeft w:val="640"/>
          <w:marRight w:val="0"/>
          <w:marTop w:val="0"/>
          <w:marBottom w:val="0"/>
          <w:divBdr>
            <w:top w:val="none" w:sz="0" w:space="0" w:color="auto"/>
            <w:left w:val="none" w:sz="0" w:space="0" w:color="auto"/>
            <w:bottom w:val="none" w:sz="0" w:space="0" w:color="auto"/>
            <w:right w:val="none" w:sz="0" w:space="0" w:color="auto"/>
          </w:divBdr>
        </w:div>
        <w:div w:id="240067672">
          <w:marLeft w:val="640"/>
          <w:marRight w:val="0"/>
          <w:marTop w:val="0"/>
          <w:marBottom w:val="0"/>
          <w:divBdr>
            <w:top w:val="none" w:sz="0" w:space="0" w:color="auto"/>
            <w:left w:val="none" w:sz="0" w:space="0" w:color="auto"/>
            <w:bottom w:val="none" w:sz="0" w:space="0" w:color="auto"/>
            <w:right w:val="none" w:sz="0" w:space="0" w:color="auto"/>
          </w:divBdr>
        </w:div>
        <w:div w:id="321736283">
          <w:marLeft w:val="640"/>
          <w:marRight w:val="0"/>
          <w:marTop w:val="0"/>
          <w:marBottom w:val="0"/>
          <w:divBdr>
            <w:top w:val="none" w:sz="0" w:space="0" w:color="auto"/>
            <w:left w:val="none" w:sz="0" w:space="0" w:color="auto"/>
            <w:bottom w:val="none" w:sz="0" w:space="0" w:color="auto"/>
            <w:right w:val="none" w:sz="0" w:space="0" w:color="auto"/>
          </w:divBdr>
        </w:div>
        <w:div w:id="372926112">
          <w:marLeft w:val="640"/>
          <w:marRight w:val="0"/>
          <w:marTop w:val="0"/>
          <w:marBottom w:val="0"/>
          <w:divBdr>
            <w:top w:val="none" w:sz="0" w:space="0" w:color="auto"/>
            <w:left w:val="none" w:sz="0" w:space="0" w:color="auto"/>
            <w:bottom w:val="none" w:sz="0" w:space="0" w:color="auto"/>
            <w:right w:val="none" w:sz="0" w:space="0" w:color="auto"/>
          </w:divBdr>
        </w:div>
        <w:div w:id="454099802">
          <w:marLeft w:val="640"/>
          <w:marRight w:val="0"/>
          <w:marTop w:val="0"/>
          <w:marBottom w:val="0"/>
          <w:divBdr>
            <w:top w:val="none" w:sz="0" w:space="0" w:color="auto"/>
            <w:left w:val="none" w:sz="0" w:space="0" w:color="auto"/>
            <w:bottom w:val="none" w:sz="0" w:space="0" w:color="auto"/>
            <w:right w:val="none" w:sz="0" w:space="0" w:color="auto"/>
          </w:divBdr>
        </w:div>
        <w:div w:id="468858683">
          <w:marLeft w:val="640"/>
          <w:marRight w:val="0"/>
          <w:marTop w:val="0"/>
          <w:marBottom w:val="0"/>
          <w:divBdr>
            <w:top w:val="none" w:sz="0" w:space="0" w:color="auto"/>
            <w:left w:val="none" w:sz="0" w:space="0" w:color="auto"/>
            <w:bottom w:val="none" w:sz="0" w:space="0" w:color="auto"/>
            <w:right w:val="none" w:sz="0" w:space="0" w:color="auto"/>
          </w:divBdr>
        </w:div>
        <w:div w:id="474488644">
          <w:marLeft w:val="640"/>
          <w:marRight w:val="0"/>
          <w:marTop w:val="0"/>
          <w:marBottom w:val="0"/>
          <w:divBdr>
            <w:top w:val="none" w:sz="0" w:space="0" w:color="auto"/>
            <w:left w:val="none" w:sz="0" w:space="0" w:color="auto"/>
            <w:bottom w:val="none" w:sz="0" w:space="0" w:color="auto"/>
            <w:right w:val="none" w:sz="0" w:space="0" w:color="auto"/>
          </w:divBdr>
        </w:div>
        <w:div w:id="499153080">
          <w:marLeft w:val="640"/>
          <w:marRight w:val="0"/>
          <w:marTop w:val="0"/>
          <w:marBottom w:val="0"/>
          <w:divBdr>
            <w:top w:val="none" w:sz="0" w:space="0" w:color="auto"/>
            <w:left w:val="none" w:sz="0" w:space="0" w:color="auto"/>
            <w:bottom w:val="none" w:sz="0" w:space="0" w:color="auto"/>
            <w:right w:val="none" w:sz="0" w:space="0" w:color="auto"/>
          </w:divBdr>
        </w:div>
        <w:div w:id="638606794">
          <w:marLeft w:val="640"/>
          <w:marRight w:val="0"/>
          <w:marTop w:val="0"/>
          <w:marBottom w:val="0"/>
          <w:divBdr>
            <w:top w:val="none" w:sz="0" w:space="0" w:color="auto"/>
            <w:left w:val="none" w:sz="0" w:space="0" w:color="auto"/>
            <w:bottom w:val="none" w:sz="0" w:space="0" w:color="auto"/>
            <w:right w:val="none" w:sz="0" w:space="0" w:color="auto"/>
          </w:divBdr>
        </w:div>
        <w:div w:id="666788348">
          <w:marLeft w:val="640"/>
          <w:marRight w:val="0"/>
          <w:marTop w:val="0"/>
          <w:marBottom w:val="0"/>
          <w:divBdr>
            <w:top w:val="none" w:sz="0" w:space="0" w:color="auto"/>
            <w:left w:val="none" w:sz="0" w:space="0" w:color="auto"/>
            <w:bottom w:val="none" w:sz="0" w:space="0" w:color="auto"/>
            <w:right w:val="none" w:sz="0" w:space="0" w:color="auto"/>
          </w:divBdr>
        </w:div>
        <w:div w:id="673653359">
          <w:marLeft w:val="640"/>
          <w:marRight w:val="0"/>
          <w:marTop w:val="0"/>
          <w:marBottom w:val="0"/>
          <w:divBdr>
            <w:top w:val="none" w:sz="0" w:space="0" w:color="auto"/>
            <w:left w:val="none" w:sz="0" w:space="0" w:color="auto"/>
            <w:bottom w:val="none" w:sz="0" w:space="0" w:color="auto"/>
            <w:right w:val="none" w:sz="0" w:space="0" w:color="auto"/>
          </w:divBdr>
        </w:div>
        <w:div w:id="686716074">
          <w:marLeft w:val="640"/>
          <w:marRight w:val="0"/>
          <w:marTop w:val="0"/>
          <w:marBottom w:val="0"/>
          <w:divBdr>
            <w:top w:val="none" w:sz="0" w:space="0" w:color="auto"/>
            <w:left w:val="none" w:sz="0" w:space="0" w:color="auto"/>
            <w:bottom w:val="none" w:sz="0" w:space="0" w:color="auto"/>
            <w:right w:val="none" w:sz="0" w:space="0" w:color="auto"/>
          </w:divBdr>
        </w:div>
        <w:div w:id="699666500">
          <w:marLeft w:val="640"/>
          <w:marRight w:val="0"/>
          <w:marTop w:val="0"/>
          <w:marBottom w:val="0"/>
          <w:divBdr>
            <w:top w:val="none" w:sz="0" w:space="0" w:color="auto"/>
            <w:left w:val="none" w:sz="0" w:space="0" w:color="auto"/>
            <w:bottom w:val="none" w:sz="0" w:space="0" w:color="auto"/>
            <w:right w:val="none" w:sz="0" w:space="0" w:color="auto"/>
          </w:divBdr>
        </w:div>
        <w:div w:id="743643320">
          <w:marLeft w:val="640"/>
          <w:marRight w:val="0"/>
          <w:marTop w:val="0"/>
          <w:marBottom w:val="0"/>
          <w:divBdr>
            <w:top w:val="none" w:sz="0" w:space="0" w:color="auto"/>
            <w:left w:val="none" w:sz="0" w:space="0" w:color="auto"/>
            <w:bottom w:val="none" w:sz="0" w:space="0" w:color="auto"/>
            <w:right w:val="none" w:sz="0" w:space="0" w:color="auto"/>
          </w:divBdr>
        </w:div>
        <w:div w:id="834032116">
          <w:marLeft w:val="640"/>
          <w:marRight w:val="0"/>
          <w:marTop w:val="0"/>
          <w:marBottom w:val="0"/>
          <w:divBdr>
            <w:top w:val="none" w:sz="0" w:space="0" w:color="auto"/>
            <w:left w:val="none" w:sz="0" w:space="0" w:color="auto"/>
            <w:bottom w:val="none" w:sz="0" w:space="0" w:color="auto"/>
            <w:right w:val="none" w:sz="0" w:space="0" w:color="auto"/>
          </w:divBdr>
        </w:div>
        <w:div w:id="946691439">
          <w:marLeft w:val="640"/>
          <w:marRight w:val="0"/>
          <w:marTop w:val="0"/>
          <w:marBottom w:val="0"/>
          <w:divBdr>
            <w:top w:val="none" w:sz="0" w:space="0" w:color="auto"/>
            <w:left w:val="none" w:sz="0" w:space="0" w:color="auto"/>
            <w:bottom w:val="none" w:sz="0" w:space="0" w:color="auto"/>
            <w:right w:val="none" w:sz="0" w:space="0" w:color="auto"/>
          </w:divBdr>
        </w:div>
        <w:div w:id="1025979645">
          <w:marLeft w:val="640"/>
          <w:marRight w:val="0"/>
          <w:marTop w:val="0"/>
          <w:marBottom w:val="0"/>
          <w:divBdr>
            <w:top w:val="none" w:sz="0" w:space="0" w:color="auto"/>
            <w:left w:val="none" w:sz="0" w:space="0" w:color="auto"/>
            <w:bottom w:val="none" w:sz="0" w:space="0" w:color="auto"/>
            <w:right w:val="none" w:sz="0" w:space="0" w:color="auto"/>
          </w:divBdr>
        </w:div>
        <w:div w:id="1082724069">
          <w:marLeft w:val="640"/>
          <w:marRight w:val="0"/>
          <w:marTop w:val="0"/>
          <w:marBottom w:val="0"/>
          <w:divBdr>
            <w:top w:val="none" w:sz="0" w:space="0" w:color="auto"/>
            <w:left w:val="none" w:sz="0" w:space="0" w:color="auto"/>
            <w:bottom w:val="none" w:sz="0" w:space="0" w:color="auto"/>
            <w:right w:val="none" w:sz="0" w:space="0" w:color="auto"/>
          </w:divBdr>
        </w:div>
        <w:div w:id="1146820754">
          <w:marLeft w:val="640"/>
          <w:marRight w:val="0"/>
          <w:marTop w:val="0"/>
          <w:marBottom w:val="0"/>
          <w:divBdr>
            <w:top w:val="none" w:sz="0" w:space="0" w:color="auto"/>
            <w:left w:val="none" w:sz="0" w:space="0" w:color="auto"/>
            <w:bottom w:val="none" w:sz="0" w:space="0" w:color="auto"/>
            <w:right w:val="none" w:sz="0" w:space="0" w:color="auto"/>
          </w:divBdr>
        </w:div>
        <w:div w:id="1156606630">
          <w:marLeft w:val="640"/>
          <w:marRight w:val="0"/>
          <w:marTop w:val="0"/>
          <w:marBottom w:val="0"/>
          <w:divBdr>
            <w:top w:val="none" w:sz="0" w:space="0" w:color="auto"/>
            <w:left w:val="none" w:sz="0" w:space="0" w:color="auto"/>
            <w:bottom w:val="none" w:sz="0" w:space="0" w:color="auto"/>
            <w:right w:val="none" w:sz="0" w:space="0" w:color="auto"/>
          </w:divBdr>
        </w:div>
        <w:div w:id="1202550175">
          <w:marLeft w:val="640"/>
          <w:marRight w:val="0"/>
          <w:marTop w:val="0"/>
          <w:marBottom w:val="0"/>
          <w:divBdr>
            <w:top w:val="none" w:sz="0" w:space="0" w:color="auto"/>
            <w:left w:val="none" w:sz="0" w:space="0" w:color="auto"/>
            <w:bottom w:val="none" w:sz="0" w:space="0" w:color="auto"/>
            <w:right w:val="none" w:sz="0" w:space="0" w:color="auto"/>
          </w:divBdr>
        </w:div>
        <w:div w:id="1211964985">
          <w:marLeft w:val="640"/>
          <w:marRight w:val="0"/>
          <w:marTop w:val="0"/>
          <w:marBottom w:val="0"/>
          <w:divBdr>
            <w:top w:val="none" w:sz="0" w:space="0" w:color="auto"/>
            <w:left w:val="none" w:sz="0" w:space="0" w:color="auto"/>
            <w:bottom w:val="none" w:sz="0" w:space="0" w:color="auto"/>
            <w:right w:val="none" w:sz="0" w:space="0" w:color="auto"/>
          </w:divBdr>
        </w:div>
        <w:div w:id="1217664435">
          <w:marLeft w:val="640"/>
          <w:marRight w:val="0"/>
          <w:marTop w:val="0"/>
          <w:marBottom w:val="0"/>
          <w:divBdr>
            <w:top w:val="none" w:sz="0" w:space="0" w:color="auto"/>
            <w:left w:val="none" w:sz="0" w:space="0" w:color="auto"/>
            <w:bottom w:val="none" w:sz="0" w:space="0" w:color="auto"/>
            <w:right w:val="none" w:sz="0" w:space="0" w:color="auto"/>
          </w:divBdr>
        </w:div>
        <w:div w:id="1222404782">
          <w:marLeft w:val="640"/>
          <w:marRight w:val="0"/>
          <w:marTop w:val="0"/>
          <w:marBottom w:val="0"/>
          <w:divBdr>
            <w:top w:val="none" w:sz="0" w:space="0" w:color="auto"/>
            <w:left w:val="none" w:sz="0" w:space="0" w:color="auto"/>
            <w:bottom w:val="none" w:sz="0" w:space="0" w:color="auto"/>
            <w:right w:val="none" w:sz="0" w:space="0" w:color="auto"/>
          </w:divBdr>
        </w:div>
        <w:div w:id="1263608586">
          <w:marLeft w:val="640"/>
          <w:marRight w:val="0"/>
          <w:marTop w:val="0"/>
          <w:marBottom w:val="0"/>
          <w:divBdr>
            <w:top w:val="none" w:sz="0" w:space="0" w:color="auto"/>
            <w:left w:val="none" w:sz="0" w:space="0" w:color="auto"/>
            <w:bottom w:val="none" w:sz="0" w:space="0" w:color="auto"/>
            <w:right w:val="none" w:sz="0" w:space="0" w:color="auto"/>
          </w:divBdr>
        </w:div>
        <w:div w:id="1275861605">
          <w:marLeft w:val="640"/>
          <w:marRight w:val="0"/>
          <w:marTop w:val="0"/>
          <w:marBottom w:val="0"/>
          <w:divBdr>
            <w:top w:val="none" w:sz="0" w:space="0" w:color="auto"/>
            <w:left w:val="none" w:sz="0" w:space="0" w:color="auto"/>
            <w:bottom w:val="none" w:sz="0" w:space="0" w:color="auto"/>
            <w:right w:val="none" w:sz="0" w:space="0" w:color="auto"/>
          </w:divBdr>
        </w:div>
        <w:div w:id="1293054707">
          <w:marLeft w:val="640"/>
          <w:marRight w:val="0"/>
          <w:marTop w:val="0"/>
          <w:marBottom w:val="0"/>
          <w:divBdr>
            <w:top w:val="none" w:sz="0" w:space="0" w:color="auto"/>
            <w:left w:val="none" w:sz="0" w:space="0" w:color="auto"/>
            <w:bottom w:val="none" w:sz="0" w:space="0" w:color="auto"/>
            <w:right w:val="none" w:sz="0" w:space="0" w:color="auto"/>
          </w:divBdr>
        </w:div>
        <w:div w:id="1313486131">
          <w:marLeft w:val="640"/>
          <w:marRight w:val="0"/>
          <w:marTop w:val="0"/>
          <w:marBottom w:val="0"/>
          <w:divBdr>
            <w:top w:val="none" w:sz="0" w:space="0" w:color="auto"/>
            <w:left w:val="none" w:sz="0" w:space="0" w:color="auto"/>
            <w:bottom w:val="none" w:sz="0" w:space="0" w:color="auto"/>
            <w:right w:val="none" w:sz="0" w:space="0" w:color="auto"/>
          </w:divBdr>
        </w:div>
        <w:div w:id="1390613878">
          <w:marLeft w:val="640"/>
          <w:marRight w:val="0"/>
          <w:marTop w:val="0"/>
          <w:marBottom w:val="0"/>
          <w:divBdr>
            <w:top w:val="none" w:sz="0" w:space="0" w:color="auto"/>
            <w:left w:val="none" w:sz="0" w:space="0" w:color="auto"/>
            <w:bottom w:val="none" w:sz="0" w:space="0" w:color="auto"/>
            <w:right w:val="none" w:sz="0" w:space="0" w:color="auto"/>
          </w:divBdr>
        </w:div>
        <w:div w:id="1461191526">
          <w:marLeft w:val="640"/>
          <w:marRight w:val="0"/>
          <w:marTop w:val="0"/>
          <w:marBottom w:val="0"/>
          <w:divBdr>
            <w:top w:val="none" w:sz="0" w:space="0" w:color="auto"/>
            <w:left w:val="none" w:sz="0" w:space="0" w:color="auto"/>
            <w:bottom w:val="none" w:sz="0" w:space="0" w:color="auto"/>
            <w:right w:val="none" w:sz="0" w:space="0" w:color="auto"/>
          </w:divBdr>
        </w:div>
        <w:div w:id="1510094848">
          <w:marLeft w:val="640"/>
          <w:marRight w:val="0"/>
          <w:marTop w:val="0"/>
          <w:marBottom w:val="0"/>
          <w:divBdr>
            <w:top w:val="none" w:sz="0" w:space="0" w:color="auto"/>
            <w:left w:val="none" w:sz="0" w:space="0" w:color="auto"/>
            <w:bottom w:val="none" w:sz="0" w:space="0" w:color="auto"/>
            <w:right w:val="none" w:sz="0" w:space="0" w:color="auto"/>
          </w:divBdr>
        </w:div>
        <w:div w:id="1523938215">
          <w:marLeft w:val="640"/>
          <w:marRight w:val="0"/>
          <w:marTop w:val="0"/>
          <w:marBottom w:val="0"/>
          <w:divBdr>
            <w:top w:val="none" w:sz="0" w:space="0" w:color="auto"/>
            <w:left w:val="none" w:sz="0" w:space="0" w:color="auto"/>
            <w:bottom w:val="none" w:sz="0" w:space="0" w:color="auto"/>
            <w:right w:val="none" w:sz="0" w:space="0" w:color="auto"/>
          </w:divBdr>
        </w:div>
        <w:div w:id="1566061261">
          <w:marLeft w:val="640"/>
          <w:marRight w:val="0"/>
          <w:marTop w:val="0"/>
          <w:marBottom w:val="0"/>
          <w:divBdr>
            <w:top w:val="none" w:sz="0" w:space="0" w:color="auto"/>
            <w:left w:val="none" w:sz="0" w:space="0" w:color="auto"/>
            <w:bottom w:val="none" w:sz="0" w:space="0" w:color="auto"/>
            <w:right w:val="none" w:sz="0" w:space="0" w:color="auto"/>
          </w:divBdr>
        </w:div>
        <w:div w:id="1633512230">
          <w:marLeft w:val="640"/>
          <w:marRight w:val="0"/>
          <w:marTop w:val="0"/>
          <w:marBottom w:val="0"/>
          <w:divBdr>
            <w:top w:val="none" w:sz="0" w:space="0" w:color="auto"/>
            <w:left w:val="none" w:sz="0" w:space="0" w:color="auto"/>
            <w:bottom w:val="none" w:sz="0" w:space="0" w:color="auto"/>
            <w:right w:val="none" w:sz="0" w:space="0" w:color="auto"/>
          </w:divBdr>
        </w:div>
        <w:div w:id="1672875400">
          <w:marLeft w:val="640"/>
          <w:marRight w:val="0"/>
          <w:marTop w:val="0"/>
          <w:marBottom w:val="0"/>
          <w:divBdr>
            <w:top w:val="none" w:sz="0" w:space="0" w:color="auto"/>
            <w:left w:val="none" w:sz="0" w:space="0" w:color="auto"/>
            <w:bottom w:val="none" w:sz="0" w:space="0" w:color="auto"/>
            <w:right w:val="none" w:sz="0" w:space="0" w:color="auto"/>
          </w:divBdr>
        </w:div>
        <w:div w:id="1696809658">
          <w:marLeft w:val="640"/>
          <w:marRight w:val="0"/>
          <w:marTop w:val="0"/>
          <w:marBottom w:val="0"/>
          <w:divBdr>
            <w:top w:val="none" w:sz="0" w:space="0" w:color="auto"/>
            <w:left w:val="none" w:sz="0" w:space="0" w:color="auto"/>
            <w:bottom w:val="none" w:sz="0" w:space="0" w:color="auto"/>
            <w:right w:val="none" w:sz="0" w:space="0" w:color="auto"/>
          </w:divBdr>
        </w:div>
        <w:div w:id="1736855243">
          <w:marLeft w:val="640"/>
          <w:marRight w:val="0"/>
          <w:marTop w:val="0"/>
          <w:marBottom w:val="0"/>
          <w:divBdr>
            <w:top w:val="none" w:sz="0" w:space="0" w:color="auto"/>
            <w:left w:val="none" w:sz="0" w:space="0" w:color="auto"/>
            <w:bottom w:val="none" w:sz="0" w:space="0" w:color="auto"/>
            <w:right w:val="none" w:sz="0" w:space="0" w:color="auto"/>
          </w:divBdr>
        </w:div>
        <w:div w:id="1770855181">
          <w:marLeft w:val="640"/>
          <w:marRight w:val="0"/>
          <w:marTop w:val="0"/>
          <w:marBottom w:val="0"/>
          <w:divBdr>
            <w:top w:val="none" w:sz="0" w:space="0" w:color="auto"/>
            <w:left w:val="none" w:sz="0" w:space="0" w:color="auto"/>
            <w:bottom w:val="none" w:sz="0" w:space="0" w:color="auto"/>
            <w:right w:val="none" w:sz="0" w:space="0" w:color="auto"/>
          </w:divBdr>
        </w:div>
        <w:div w:id="1828862632">
          <w:marLeft w:val="640"/>
          <w:marRight w:val="0"/>
          <w:marTop w:val="0"/>
          <w:marBottom w:val="0"/>
          <w:divBdr>
            <w:top w:val="none" w:sz="0" w:space="0" w:color="auto"/>
            <w:left w:val="none" w:sz="0" w:space="0" w:color="auto"/>
            <w:bottom w:val="none" w:sz="0" w:space="0" w:color="auto"/>
            <w:right w:val="none" w:sz="0" w:space="0" w:color="auto"/>
          </w:divBdr>
        </w:div>
        <w:div w:id="1836454718">
          <w:marLeft w:val="640"/>
          <w:marRight w:val="0"/>
          <w:marTop w:val="0"/>
          <w:marBottom w:val="0"/>
          <w:divBdr>
            <w:top w:val="none" w:sz="0" w:space="0" w:color="auto"/>
            <w:left w:val="none" w:sz="0" w:space="0" w:color="auto"/>
            <w:bottom w:val="none" w:sz="0" w:space="0" w:color="auto"/>
            <w:right w:val="none" w:sz="0" w:space="0" w:color="auto"/>
          </w:divBdr>
        </w:div>
        <w:div w:id="1889797917">
          <w:marLeft w:val="640"/>
          <w:marRight w:val="0"/>
          <w:marTop w:val="0"/>
          <w:marBottom w:val="0"/>
          <w:divBdr>
            <w:top w:val="none" w:sz="0" w:space="0" w:color="auto"/>
            <w:left w:val="none" w:sz="0" w:space="0" w:color="auto"/>
            <w:bottom w:val="none" w:sz="0" w:space="0" w:color="auto"/>
            <w:right w:val="none" w:sz="0" w:space="0" w:color="auto"/>
          </w:divBdr>
        </w:div>
        <w:div w:id="1898973141">
          <w:marLeft w:val="640"/>
          <w:marRight w:val="0"/>
          <w:marTop w:val="0"/>
          <w:marBottom w:val="0"/>
          <w:divBdr>
            <w:top w:val="none" w:sz="0" w:space="0" w:color="auto"/>
            <w:left w:val="none" w:sz="0" w:space="0" w:color="auto"/>
            <w:bottom w:val="none" w:sz="0" w:space="0" w:color="auto"/>
            <w:right w:val="none" w:sz="0" w:space="0" w:color="auto"/>
          </w:divBdr>
        </w:div>
        <w:div w:id="1901206279">
          <w:marLeft w:val="640"/>
          <w:marRight w:val="0"/>
          <w:marTop w:val="0"/>
          <w:marBottom w:val="0"/>
          <w:divBdr>
            <w:top w:val="none" w:sz="0" w:space="0" w:color="auto"/>
            <w:left w:val="none" w:sz="0" w:space="0" w:color="auto"/>
            <w:bottom w:val="none" w:sz="0" w:space="0" w:color="auto"/>
            <w:right w:val="none" w:sz="0" w:space="0" w:color="auto"/>
          </w:divBdr>
        </w:div>
        <w:div w:id="1942688670">
          <w:marLeft w:val="640"/>
          <w:marRight w:val="0"/>
          <w:marTop w:val="0"/>
          <w:marBottom w:val="0"/>
          <w:divBdr>
            <w:top w:val="none" w:sz="0" w:space="0" w:color="auto"/>
            <w:left w:val="none" w:sz="0" w:space="0" w:color="auto"/>
            <w:bottom w:val="none" w:sz="0" w:space="0" w:color="auto"/>
            <w:right w:val="none" w:sz="0" w:space="0" w:color="auto"/>
          </w:divBdr>
        </w:div>
        <w:div w:id="1994527330">
          <w:marLeft w:val="640"/>
          <w:marRight w:val="0"/>
          <w:marTop w:val="0"/>
          <w:marBottom w:val="0"/>
          <w:divBdr>
            <w:top w:val="none" w:sz="0" w:space="0" w:color="auto"/>
            <w:left w:val="none" w:sz="0" w:space="0" w:color="auto"/>
            <w:bottom w:val="none" w:sz="0" w:space="0" w:color="auto"/>
            <w:right w:val="none" w:sz="0" w:space="0" w:color="auto"/>
          </w:divBdr>
        </w:div>
        <w:div w:id="2001888102">
          <w:marLeft w:val="640"/>
          <w:marRight w:val="0"/>
          <w:marTop w:val="0"/>
          <w:marBottom w:val="0"/>
          <w:divBdr>
            <w:top w:val="none" w:sz="0" w:space="0" w:color="auto"/>
            <w:left w:val="none" w:sz="0" w:space="0" w:color="auto"/>
            <w:bottom w:val="none" w:sz="0" w:space="0" w:color="auto"/>
            <w:right w:val="none" w:sz="0" w:space="0" w:color="auto"/>
          </w:divBdr>
        </w:div>
        <w:div w:id="2006472214">
          <w:marLeft w:val="640"/>
          <w:marRight w:val="0"/>
          <w:marTop w:val="0"/>
          <w:marBottom w:val="0"/>
          <w:divBdr>
            <w:top w:val="none" w:sz="0" w:space="0" w:color="auto"/>
            <w:left w:val="none" w:sz="0" w:space="0" w:color="auto"/>
            <w:bottom w:val="none" w:sz="0" w:space="0" w:color="auto"/>
            <w:right w:val="none" w:sz="0" w:space="0" w:color="auto"/>
          </w:divBdr>
        </w:div>
        <w:div w:id="2023818986">
          <w:marLeft w:val="640"/>
          <w:marRight w:val="0"/>
          <w:marTop w:val="0"/>
          <w:marBottom w:val="0"/>
          <w:divBdr>
            <w:top w:val="none" w:sz="0" w:space="0" w:color="auto"/>
            <w:left w:val="none" w:sz="0" w:space="0" w:color="auto"/>
            <w:bottom w:val="none" w:sz="0" w:space="0" w:color="auto"/>
            <w:right w:val="none" w:sz="0" w:space="0" w:color="auto"/>
          </w:divBdr>
        </w:div>
        <w:div w:id="2066876796">
          <w:marLeft w:val="640"/>
          <w:marRight w:val="0"/>
          <w:marTop w:val="0"/>
          <w:marBottom w:val="0"/>
          <w:divBdr>
            <w:top w:val="none" w:sz="0" w:space="0" w:color="auto"/>
            <w:left w:val="none" w:sz="0" w:space="0" w:color="auto"/>
            <w:bottom w:val="none" w:sz="0" w:space="0" w:color="auto"/>
            <w:right w:val="none" w:sz="0" w:space="0" w:color="auto"/>
          </w:divBdr>
        </w:div>
        <w:div w:id="2080590833">
          <w:marLeft w:val="640"/>
          <w:marRight w:val="0"/>
          <w:marTop w:val="0"/>
          <w:marBottom w:val="0"/>
          <w:divBdr>
            <w:top w:val="none" w:sz="0" w:space="0" w:color="auto"/>
            <w:left w:val="none" w:sz="0" w:space="0" w:color="auto"/>
            <w:bottom w:val="none" w:sz="0" w:space="0" w:color="auto"/>
            <w:right w:val="none" w:sz="0" w:space="0" w:color="auto"/>
          </w:divBdr>
        </w:div>
        <w:div w:id="2092963918">
          <w:marLeft w:val="640"/>
          <w:marRight w:val="0"/>
          <w:marTop w:val="0"/>
          <w:marBottom w:val="0"/>
          <w:divBdr>
            <w:top w:val="none" w:sz="0" w:space="0" w:color="auto"/>
            <w:left w:val="none" w:sz="0" w:space="0" w:color="auto"/>
            <w:bottom w:val="none" w:sz="0" w:space="0" w:color="auto"/>
            <w:right w:val="none" w:sz="0" w:space="0" w:color="auto"/>
          </w:divBdr>
        </w:div>
      </w:divsChild>
    </w:div>
    <w:div w:id="1615869141">
      <w:marLeft w:val="0"/>
      <w:marRight w:val="0"/>
      <w:marTop w:val="0"/>
      <w:marBottom w:val="0"/>
      <w:divBdr>
        <w:top w:val="none" w:sz="0" w:space="0" w:color="auto"/>
        <w:left w:val="none" w:sz="0" w:space="0" w:color="auto"/>
        <w:bottom w:val="none" w:sz="0" w:space="0" w:color="auto"/>
        <w:right w:val="none" w:sz="0" w:space="0" w:color="auto"/>
      </w:divBdr>
    </w:div>
    <w:div w:id="1616447248">
      <w:marLeft w:val="640"/>
      <w:marRight w:val="0"/>
      <w:marTop w:val="0"/>
      <w:marBottom w:val="0"/>
      <w:divBdr>
        <w:top w:val="none" w:sz="0" w:space="0" w:color="auto"/>
        <w:left w:val="none" w:sz="0" w:space="0" w:color="auto"/>
        <w:bottom w:val="none" w:sz="0" w:space="0" w:color="auto"/>
        <w:right w:val="none" w:sz="0" w:space="0" w:color="auto"/>
      </w:divBdr>
    </w:div>
    <w:div w:id="1616524944">
      <w:bodyDiv w:val="1"/>
      <w:marLeft w:val="0"/>
      <w:marRight w:val="0"/>
      <w:marTop w:val="0"/>
      <w:marBottom w:val="0"/>
      <w:divBdr>
        <w:top w:val="none" w:sz="0" w:space="0" w:color="auto"/>
        <w:left w:val="none" w:sz="0" w:space="0" w:color="auto"/>
        <w:bottom w:val="none" w:sz="0" w:space="0" w:color="auto"/>
        <w:right w:val="none" w:sz="0" w:space="0" w:color="auto"/>
      </w:divBdr>
      <w:divsChild>
        <w:div w:id="150636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09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598464">
      <w:marLeft w:val="640"/>
      <w:marRight w:val="0"/>
      <w:marTop w:val="0"/>
      <w:marBottom w:val="0"/>
      <w:divBdr>
        <w:top w:val="none" w:sz="0" w:space="0" w:color="auto"/>
        <w:left w:val="none" w:sz="0" w:space="0" w:color="auto"/>
        <w:bottom w:val="none" w:sz="0" w:space="0" w:color="auto"/>
        <w:right w:val="none" w:sz="0" w:space="0" w:color="auto"/>
      </w:divBdr>
    </w:div>
    <w:div w:id="1617325783">
      <w:marLeft w:val="0"/>
      <w:marRight w:val="0"/>
      <w:marTop w:val="0"/>
      <w:marBottom w:val="0"/>
      <w:divBdr>
        <w:top w:val="none" w:sz="0" w:space="0" w:color="auto"/>
        <w:left w:val="none" w:sz="0" w:space="0" w:color="auto"/>
        <w:bottom w:val="none" w:sz="0" w:space="0" w:color="auto"/>
        <w:right w:val="none" w:sz="0" w:space="0" w:color="auto"/>
      </w:divBdr>
    </w:div>
    <w:div w:id="1617592066">
      <w:marLeft w:val="0"/>
      <w:marRight w:val="0"/>
      <w:marTop w:val="0"/>
      <w:marBottom w:val="0"/>
      <w:divBdr>
        <w:top w:val="none" w:sz="0" w:space="0" w:color="auto"/>
        <w:left w:val="none" w:sz="0" w:space="0" w:color="auto"/>
        <w:bottom w:val="none" w:sz="0" w:space="0" w:color="auto"/>
        <w:right w:val="none" w:sz="0" w:space="0" w:color="auto"/>
      </w:divBdr>
    </w:div>
    <w:div w:id="1617718348">
      <w:marLeft w:val="0"/>
      <w:marRight w:val="0"/>
      <w:marTop w:val="0"/>
      <w:marBottom w:val="0"/>
      <w:divBdr>
        <w:top w:val="none" w:sz="0" w:space="0" w:color="auto"/>
        <w:left w:val="none" w:sz="0" w:space="0" w:color="auto"/>
        <w:bottom w:val="none" w:sz="0" w:space="0" w:color="auto"/>
        <w:right w:val="none" w:sz="0" w:space="0" w:color="auto"/>
      </w:divBdr>
    </w:div>
    <w:div w:id="1618296628">
      <w:marLeft w:val="0"/>
      <w:marRight w:val="0"/>
      <w:marTop w:val="0"/>
      <w:marBottom w:val="0"/>
      <w:divBdr>
        <w:top w:val="none" w:sz="0" w:space="0" w:color="auto"/>
        <w:left w:val="none" w:sz="0" w:space="0" w:color="auto"/>
        <w:bottom w:val="none" w:sz="0" w:space="0" w:color="auto"/>
        <w:right w:val="none" w:sz="0" w:space="0" w:color="auto"/>
      </w:divBdr>
    </w:div>
    <w:div w:id="1618441137">
      <w:bodyDiv w:val="1"/>
      <w:marLeft w:val="0"/>
      <w:marRight w:val="0"/>
      <w:marTop w:val="0"/>
      <w:marBottom w:val="0"/>
      <w:divBdr>
        <w:top w:val="none" w:sz="0" w:space="0" w:color="auto"/>
        <w:left w:val="none" w:sz="0" w:space="0" w:color="auto"/>
        <w:bottom w:val="none" w:sz="0" w:space="0" w:color="auto"/>
        <w:right w:val="none" w:sz="0" w:space="0" w:color="auto"/>
      </w:divBdr>
    </w:div>
    <w:div w:id="1619415428">
      <w:marLeft w:val="0"/>
      <w:marRight w:val="0"/>
      <w:marTop w:val="0"/>
      <w:marBottom w:val="0"/>
      <w:divBdr>
        <w:top w:val="none" w:sz="0" w:space="0" w:color="auto"/>
        <w:left w:val="none" w:sz="0" w:space="0" w:color="auto"/>
        <w:bottom w:val="none" w:sz="0" w:space="0" w:color="auto"/>
        <w:right w:val="none" w:sz="0" w:space="0" w:color="auto"/>
      </w:divBdr>
    </w:div>
    <w:div w:id="1621449410">
      <w:marLeft w:val="0"/>
      <w:marRight w:val="0"/>
      <w:marTop w:val="0"/>
      <w:marBottom w:val="0"/>
      <w:divBdr>
        <w:top w:val="none" w:sz="0" w:space="0" w:color="auto"/>
        <w:left w:val="none" w:sz="0" w:space="0" w:color="auto"/>
        <w:bottom w:val="none" w:sz="0" w:space="0" w:color="auto"/>
        <w:right w:val="none" w:sz="0" w:space="0" w:color="auto"/>
      </w:divBdr>
    </w:div>
    <w:div w:id="1621834976">
      <w:marLeft w:val="0"/>
      <w:marRight w:val="0"/>
      <w:marTop w:val="0"/>
      <w:marBottom w:val="0"/>
      <w:divBdr>
        <w:top w:val="none" w:sz="0" w:space="0" w:color="auto"/>
        <w:left w:val="none" w:sz="0" w:space="0" w:color="auto"/>
        <w:bottom w:val="none" w:sz="0" w:space="0" w:color="auto"/>
        <w:right w:val="none" w:sz="0" w:space="0" w:color="auto"/>
      </w:divBdr>
    </w:div>
    <w:div w:id="1622226539">
      <w:marLeft w:val="0"/>
      <w:marRight w:val="0"/>
      <w:marTop w:val="0"/>
      <w:marBottom w:val="0"/>
      <w:divBdr>
        <w:top w:val="none" w:sz="0" w:space="0" w:color="auto"/>
        <w:left w:val="none" w:sz="0" w:space="0" w:color="auto"/>
        <w:bottom w:val="none" w:sz="0" w:space="0" w:color="auto"/>
        <w:right w:val="none" w:sz="0" w:space="0" w:color="auto"/>
      </w:divBdr>
    </w:div>
    <w:div w:id="1622803157">
      <w:marLeft w:val="0"/>
      <w:marRight w:val="0"/>
      <w:marTop w:val="0"/>
      <w:marBottom w:val="0"/>
      <w:divBdr>
        <w:top w:val="none" w:sz="0" w:space="0" w:color="auto"/>
        <w:left w:val="none" w:sz="0" w:space="0" w:color="auto"/>
        <w:bottom w:val="none" w:sz="0" w:space="0" w:color="auto"/>
        <w:right w:val="none" w:sz="0" w:space="0" w:color="auto"/>
      </w:divBdr>
    </w:div>
    <w:div w:id="1622880073">
      <w:bodyDiv w:val="1"/>
      <w:marLeft w:val="0"/>
      <w:marRight w:val="0"/>
      <w:marTop w:val="0"/>
      <w:marBottom w:val="0"/>
      <w:divBdr>
        <w:top w:val="none" w:sz="0" w:space="0" w:color="auto"/>
        <w:left w:val="none" w:sz="0" w:space="0" w:color="auto"/>
        <w:bottom w:val="none" w:sz="0" w:space="0" w:color="auto"/>
        <w:right w:val="none" w:sz="0" w:space="0" w:color="auto"/>
      </w:divBdr>
    </w:div>
    <w:div w:id="1625428425">
      <w:marLeft w:val="640"/>
      <w:marRight w:val="0"/>
      <w:marTop w:val="0"/>
      <w:marBottom w:val="0"/>
      <w:divBdr>
        <w:top w:val="none" w:sz="0" w:space="0" w:color="auto"/>
        <w:left w:val="none" w:sz="0" w:space="0" w:color="auto"/>
        <w:bottom w:val="none" w:sz="0" w:space="0" w:color="auto"/>
        <w:right w:val="none" w:sz="0" w:space="0" w:color="auto"/>
      </w:divBdr>
    </w:div>
    <w:div w:id="1625697857">
      <w:marLeft w:val="640"/>
      <w:marRight w:val="0"/>
      <w:marTop w:val="0"/>
      <w:marBottom w:val="0"/>
      <w:divBdr>
        <w:top w:val="none" w:sz="0" w:space="0" w:color="auto"/>
        <w:left w:val="none" w:sz="0" w:space="0" w:color="auto"/>
        <w:bottom w:val="none" w:sz="0" w:space="0" w:color="auto"/>
        <w:right w:val="none" w:sz="0" w:space="0" w:color="auto"/>
      </w:divBdr>
    </w:div>
    <w:div w:id="1626349560">
      <w:bodyDiv w:val="1"/>
      <w:marLeft w:val="0"/>
      <w:marRight w:val="0"/>
      <w:marTop w:val="0"/>
      <w:marBottom w:val="0"/>
      <w:divBdr>
        <w:top w:val="none" w:sz="0" w:space="0" w:color="auto"/>
        <w:left w:val="none" w:sz="0" w:space="0" w:color="auto"/>
        <w:bottom w:val="none" w:sz="0" w:space="0" w:color="auto"/>
        <w:right w:val="none" w:sz="0" w:space="0" w:color="auto"/>
      </w:divBdr>
      <w:divsChild>
        <w:div w:id="14423629">
          <w:marLeft w:val="640"/>
          <w:marRight w:val="0"/>
          <w:marTop w:val="0"/>
          <w:marBottom w:val="0"/>
          <w:divBdr>
            <w:top w:val="none" w:sz="0" w:space="0" w:color="auto"/>
            <w:left w:val="none" w:sz="0" w:space="0" w:color="auto"/>
            <w:bottom w:val="none" w:sz="0" w:space="0" w:color="auto"/>
            <w:right w:val="none" w:sz="0" w:space="0" w:color="auto"/>
          </w:divBdr>
        </w:div>
        <w:div w:id="83301811">
          <w:marLeft w:val="640"/>
          <w:marRight w:val="0"/>
          <w:marTop w:val="0"/>
          <w:marBottom w:val="0"/>
          <w:divBdr>
            <w:top w:val="none" w:sz="0" w:space="0" w:color="auto"/>
            <w:left w:val="none" w:sz="0" w:space="0" w:color="auto"/>
            <w:bottom w:val="none" w:sz="0" w:space="0" w:color="auto"/>
            <w:right w:val="none" w:sz="0" w:space="0" w:color="auto"/>
          </w:divBdr>
        </w:div>
        <w:div w:id="89396970">
          <w:marLeft w:val="640"/>
          <w:marRight w:val="0"/>
          <w:marTop w:val="0"/>
          <w:marBottom w:val="0"/>
          <w:divBdr>
            <w:top w:val="none" w:sz="0" w:space="0" w:color="auto"/>
            <w:left w:val="none" w:sz="0" w:space="0" w:color="auto"/>
            <w:bottom w:val="none" w:sz="0" w:space="0" w:color="auto"/>
            <w:right w:val="none" w:sz="0" w:space="0" w:color="auto"/>
          </w:divBdr>
        </w:div>
        <w:div w:id="488520279">
          <w:marLeft w:val="640"/>
          <w:marRight w:val="0"/>
          <w:marTop w:val="0"/>
          <w:marBottom w:val="0"/>
          <w:divBdr>
            <w:top w:val="none" w:sz="0" w:space="0" w:color="auto"/>
            <w:left w:val="none" w:sz="0" w:space="0" w:color="auto"/>
            <w:bottom w:val="none" w:sz="0" w:space="0" w:color="auto"/>
            <w:right w:val="none" w:sz="0" w:space="0" w:color="auto"/>
          </w:divBdr>
        </w:div>
        <w:div w:id="1104497297">
          <w:marLeft w:val="640"/>
          <w:marRight w:val="0"/>
          <w:marTop w:val="0"/>
          <w:marBottom w:val="0"/>
          <w:divBdr>
            <w:top w:val="none" w:sz="0" w:space="0" w:color="auto"/>
            <w:left w:val="none" w:sz="0" w:space="0" w:color="auto"/>
            <w:bottom w:val="none" w:sz="0" w:space="0" w:color="auto"/>
            <w:right w:val="none" w:sz="0" w:space="0" w:color="auto"/>
          </w:divBdr>
        </w:div>
        <w:div w:id="1143887307">
          <w:marLeft w:val="640"/>
          <w:marRight w:val="0"/>
          <w:marTop w:val="0"/>
          <w:marBottom w:val="0"/>
          <w:divBdr>
            <w:top w:val="none" w:sz="0" w:space="0" w:color="auto"/>
            <w:left w:val="none" w:sz="0" w:space="0" w:color="auto"/>
            <w:bottom w:val="none" w:sz="0" w:space="0" w:color="auto"/>
            <w:right w:val="none" w:sz="0" w:space="0" w:color="auto"/>
          </w:divBdr>
        </w:div>
        <w:div w:id="1690060613">
          <w:marLeft w:val="640"/>
          <w:marRight w:val="0"/>
          <w:marTop w:val="0"/>
          <w:marBottom w:val="0"/>
          <w:divBdr>
            <w:top w:val="none" w:sz="0" w:space="0" w:color="auto"/>
            <w:left w:val="none" w:sz="0" w:space="0" w:color="auto"/>
            <w:bottom w:val="none" w:sz="0" w:space="0" w:color="auto"/>
            <w:right w:val="none" w:sz="0" w:space="0" w:color="auto"/>
          </w:divBdr>
        </w:div>
        <w:div w:id="1769962057">
          <w:marLeft w:val="640"/>
          <w:marRight w:val="0"/>
          <w:marTop w:val="0"/>
          <w:marBottom w:val="0"/>
          <w:divBdr>
            <w:top w:val="none" w:sz="0" w:space="0" w:color="auto"/>
            <w:left w:val="none" w:sz="0" w:space="0" w:color="auto"/>
            <w:bottom w:val="none" w:sz="0" w:space="0" w:color="auto"/>
            <w:right w:val="none" w:sz="0" w:space="0" w:color="auto"/>
          </w:divBdr>
        </w:div>
        <w:div w:id="1990017242">
          <w:marLeft w:val="640"/>
          <w:marRight w:val="0"/>
          <w:marTop w:val="0"/>
          <w:marBottom w:val="0"/>
          <w:divBdr>
            <w:top w:val="none" w:sz="0" w:space="0" w:color="auto"/>
            <w:left w:val="none" w:sz="0" w:space="0" w:color="auto"/>
            <w:bottom w:val="none" w:sz="0" w:space="0" w:color="auto"/>
            <w:right w:val="none" w:sz="0" w:space="0" w:color="auto"/>
          </w:divBdr>
        </w:div>
      </w:divsChild>
    </w:div>
    <w:div w:id="1626617593">
      <w:marLeft w:val="0"/>
      <w:marRight w:val="0"/>
      <w:marTop w:val="0"/>
      <w:marBottom w:val="0"/>
      <w:divBdr>
        <w:top w:val="none" w:sz="0" w:space="0" w:color="auto"/>
        <w:left w:val="none" w:sz="0" w:space="0" w:color="auto"/>
        <w:bottom w:val="none" w:sz="0" w:space="0" w:color="auto"/>
        <w:right w:val="none" w:sz="0" w:space="0" w:color="auto"/>
      </w:divBdr>
      <w:divsChild>
        <w:div w:id="1576428026">
          <w:marLeft w:val="0"/>
          <w:marRight w:val="0"/>
          <w:marTop w:val="0"/>
          <w:marBottom w:val="0"/>
          <w:divBdr>
            <w:top w:val="none" w:sz="0" w:space="0" w:color="auto"/>
            <w:left w:val="none" w:sz="0" w:space="0" w:color="auto"/>
            <w:bottom w:val="none" w:sz="0" w:space="0" w:color="auto"/>
            <w:right w:val="none" w:sz="0" w:space="0" w:color="auto"/>
          </w:divBdr>
          <w:divsChild>
            <w:div w:id="841120208">
              <w:marLeft w:val="0"/>
              <w:marRight w:val="150"/>
              <w:marTop w:val="0"/>
              <w:marBottom w:val="0"/>
              <w:divBdr>
                <w:top w:val="none" w:sz="0" w:space="0" w:color="auto"/>
                <w:left w:val="none" w:sz="0" w:space="0" w:color="auto"/>
                <w:bottom w:val="none" w:sz="0" w:space="0" w:color="auto"/>
                <w:right w:val="none" w:sz="0" w:space="0" w:color="auto"/>
              </w:divBdr>
              <w:divsChild>
                <w:div w:id="471867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26813798">
      <w:marLeft w:val="0"/>
      <w:marRight w:val="0"/>
      <w:marTop w:val="0"/>
      <w:marBottom w:val="0"/>
      <w:divBdr>
        <w:top w:val="none" w:sz="0" w:space="0" w:color="auto"/>
        <w:left w:val="none" w:sz="0" w:space="0" w:color="auto"/>
        <w:bottom w:val="none" w:sz="0" w:space="0" w:color="auto"/>
        <w:right w:val="none" w:sz="0" w:space="0" w:color="auto"/>
      </w:divBdr>
    </w:div>
    <w:div w:id="1627733179">
      <w:marLeft w:val="0"/>
      <w:marRight w:val="0"/>
      <w:marTop w:val="0"/>
      <w:marBottom w:val="0"/>
      <w:divBdr>
        <w:top w:val="none" w:sz="0" w:space="0" w:color="auto"/>
        <w:left w:val="none" w:sz="0" w:space="0" w:color="auto"/>
        <w:bottom w:val="none" w:sz="0" w:space="0" w:color="auto"/>
        <w:right w:val="none" w:sz="0" w:space="0" w:color="auto"/>
      </w:divBdr>
    </w:div>
    <w:div w:id="1628049167">
      <w:marLeft w:val="0"/>
      <w:marRight w:val="0"/>
      <w:marTop w:val="0"/>
      <w:marBottom w:val="0"/>
      <w:divBdr>
        <w:top w:val="none" w:sz="0" w:space="0" w:color="auto"/>
        <w:left w:val="none" w:sz="0" w:space="0" w:color="auto"/>
        <w:bottom w:val="none" w:sz="0" w:space="0" w:color="auto"/>
        <w:right w:val="none" w:sz="0" w:space="0" w:color="auto"/>
      </w:divBdr>
    </w:div>
    <w:div w:id="1628269934">
      <w:marLeft w:val="640"/>
      <w:marRight w:val="0"/>
      <w:marTop w:val="0"/>
      <w:marBottom w:val="0"/>
      <w:divBdr>
        <w:top w:val="none" w:sz="0" w:space="0" w:color="auto"/>
        <w:left w:val="none" w:sz="0" w:space="0" w:color="auto"/>
        <w:bottom w:val="none" w:sz="0" w:space="0" w:color="auto"/>
        <w:right w:val="none" w:sz="0" w:space="0" w:color="auto"/>
      </w:divBdr>
    </w:div>
    <w:div w:id="1628968595">
      <w:marLeft w:val="0"/>
      <w:marRight w:val="0"/>
      <w:marTop w:val="0"/>
      <w:marBottom w:val="0"/>
      <w:divBdr>
        <w:top w:val="none" w:sz="0" w:space="0" w:color="auto"/>
        <w:left w:val="none" w:sz="0" w:space="0" w:color="auto"/>
        <w:bottom w:val="none" w:sz="0" w:space="0" w:color="auto"/>
        <w:right w:val="none" w:sz="0" w:space="0" w:color="auto"/>
      </w:divBdr>
    </w:div>
    <w:div w:id="1630745602">
      <w:marLeft w:val="640"/>
      <w:marRight w:val="0"/>
      <w:marTop w:val="0"/>
      <w:marBottom w:val="0"/>
      <w:divBdr>
        <w:top w:val="none" w:sz="0" w:space="0" w:color="auto"/>
        <w:left w:val="none" w:sz="0" w:space="0" w:color="auto"/>
        <w:bottom w:val="none" w:sz="0" w:space="0" w:color="auto"/>
        <w:right w:val="none" w:sz="0" w:space="0" w:color="auto"/>
      </w:divBdr>
    </w:div>
    <w:div w:id="1631476090">
      <w:marLeft w:val="0"/>
      <w:marRight w:val="0"/>
      <w:marTop w:val="0"/>
      <w:marBottom w:val="0"/>
      <w:divBdr>
        <w:top w:val="none" w:sz="0" w:space="0" w:color="auto"/>
        <w:left w:val="none" w:sz="0" w:space="0" w:color="auto"/>
        <w:bottom w:val="none" w:sz="0" w:space="0" w:color="auto"/>
        <w:right w:val="none" w:sz="0" w:space="0" w:color="auto"/>
      </w:divBdr>
    </w:div>
    <w:div w:id="1631549742">
      <w:marLeft w:val="0"/>
      <w:marRight w:val="150"/>
      <w:marTop w:val="0"/>
      <w:marBottom w:val="0"/>
      <w:divBdr>
        <w:top w:val="none" w:sz="0" w:space="0" w:color="auto"/>
        <w:left w:val="none" w:sz="0" w:space="0" w:color="auto"/>
        <w:bottom w:val="none" w:sz="0" w:space="0" w:color="auto"/>
        <w:right w:val="none" w:sz="0" w:space="0" w:color="auto"/>
      </w:divBdr>
      <w:divsChild>
        <w:div w:id="2032948055">
          <w:marLeft w:val="0"/>
          <w:marRight w:val="150"/>
          <w:marTop w:val="0"/>
          <w:marBottom w:val="0"/>
          <w:divBdr>
            <w:top w:val="none" w:sz="0" w:space="0" w:color="auto"/>
            <w:left w:val="none" w:sz="0" w:space="0" w:color="auto"/>
            <w:bottom w:val="none" w:sz="0" w:space="0" w:color="auto"/>
            <w:right w:val="none" w:sz="0" w:space="0" w:color="auto"/>
          </w:divBdr>
        </w:div>
      </w:divsChild>
    </w:div>
    <w:div w:id="1632128827">
      <w:bodyDiv w:val="1"/>
      <w:marLeft w:val="0"/>
      <w:marRight w:val="0"/>
      <w:marTop w:val="0"/>
      <w:marBottom w:val="0"/>
      <w:divBdr>
        <w:top w:val="none" w:sz="0" w:space="0" w:color="auto"/>
        <w:left w:val="none" w:sz="0" w:space="0" w:color="auto"/>
        <w:bottom w:val="none" w:sz="0" w:space="0" w:color="auto"/>
        <w:right w:val="none" w:sz="0" w:space="0" w:color="auto"/>
      </w:divBdr>
    </w:div>
    <w:div w:id="1632398540">
      <w:marLeft w:val="0"/>
      <w:marRight w:val="0"/>
      <w:marTop w:val="0"/>
      <w:marBottom w:val="0"/>
      <w:divBdr>
        <w:top w:val="none" w:sz="0" w:space="0" w:color="auto"/>
        <w:left w:val="none" w:sz="0" w:space="0" w:color="auto"/>
        <w:bottom w:val="none" w:sz="0" w:space="0" w:color="auto"/>
        <w:right w:val="none" w:sz="0" w:space="0" w:color="auto"/>
      </w:divBdr>
    </w:div>
    <w:div w:id="1632978886">
      <w:marLeft w:val="640"/>
      <w:marRight w:val="0"/>
      <w:marTop w:val="0"/>
      <w:marBottom w:val="0"/>
      <w:divBdr>
        <w:top w:val="none" w:sz="0" w:space="0" w:color="auto"/>
        <w:left w:val="none" w:sz="0" w:space="0" w:color="auto"/>
        <w:bottom w:val="none" w:sz="0" w:space="0" w:color="auto"/>
        <w:right w:val="none" w:sz="0" w:space="0" w:color="auto"/>
      </w:divBdr>
    </w:div>
    <w:div w:id="1633435499">
      <w:marLeft w:val="0"/>
      <w:marRight w:val="0"/>
      <w:marTop w:val="0"/>
      <w:marBottom w:val="0"/>
      <w:divBdr>
        <w:top w:val="none" w:sz="0" w:space="0" w:color="auto"/>
        <w:left w:val="none" w:sz="0" w:space="0" w:color="auto"/>
        <w:bottom w:val="none" w:sz="0" w:space="0" w:color="auto"/>
        <w:right w:val="none" w:sz="0" w:space="0" w:color="auto"/>
      </w:divBdr>
    </w:div>
    <w:div w:id="1633444042">
      <w:bodyDiv w:val="1"/>
      <w:marLeft w:val="0"/>
      <w:marRight w:val="0"/>
      <w:marTop w:val="0"/>
      <w:marBottom w:val="0"/>
      <w:divBdr>
        <w:top w:val="none" w:sz="0" w:space="0" w:color="auto"/>
        <w:left w:val="none" w:sz="0" w:space="0" w:color="auto"/>
        <w:bottom w:val="none" w:sz="0" w:space="0" w:color="auto"/>
        <w:right w:val="none" w:sz="0" w:space="0" w:color="auto"/>
      </w:divBdr>
    </w:div>
    <w:div w:id="1633748160">
      <w:marLeft w:val="0"/>
      <w:marRight w:val="0"/>
      <w:marTop w:val="0"/>
      <w:marBottom w:val="0"/>
      <w:divBdr>
        <w:top w:val="none" w:sz="0" w:space="0" w:color="auto"/>
        <w:left w:val="none" w:sz="0" w:space="0" w:color="auto"/>
        <w:bottom w:val="none" w:sz="0" w:space="0" w:color="auto"/>
        <w:right w:val="none" w:sz="0" w:space="0" w:color="auto"/>
      </w:divBdr>
    </w:div>
    <w:div w:id="1634872550">
      <w:marLeft w:val="640"/>
      <w:marRight w:val="0"/>
      <w:marTop w:val="0"/>
      <w:marBottom w:val="0"/>
      <w:divBdr>
        <w:top w:val="none" w:sz="0" w:space="0" w:color="auto"/>
        <w:left w:val="none" w:sz="0" w:space="0" w:color="auto"/>
        <w:bottom w:val="none" w:sz="0" w:space="0" w:color="auto"/>
        <w:right w:val="none" w:sz="0" w:space="0" w:color="auto"/>
      </w:divBdr>
    </w:div>
    <w:div w:id="1635016980">
      <w:marLeft w:val="0"/>
      <w:marRight w:val="0"/>
      <w:marTop w:val="0"/>
      <w:marBottom w:val="0"/>
      <w:divBdr>
        <w:top w:val="none" w:sz="0" w:space="0" w:color="auto"/>
        <w:left w:val="none" w:sz="0" w:space="0" w:color="auto"/>
        <w:bottom w:val="none" w:sz="0" w:space="0" w:color="auto"/>
        <w:right w:val="none" w:sz="0" w:space="0" w:color="auto"/>
      </w:divBdr>
    </w:div>
    <w:div w:id="1635524714">
      <w:marLeft w:val="640"/>
      <w:marRight w:val="0"/>
      <w:marTop w:val="0"/>
      <w:marBottom w:val="0"/>
      <w:divBdr>
        <w:top w:val="none" w:sz="0" w:space="0" w:color="auto"/>
        <w:left w:val="none" w:sz="0" w:space="0" w:color="auto"/>
        <w:bottom w:val="none" w:sz="0" w:space="0" w:color="auto"/>
        <w:right w:val="none" w:sz="0" w:space="0" w:color="auto"/>
      </w:divBdr>
    </w:div>
    <w:div w:id="1636839320">
      <w:marLeft w:val="640"/>
      <w:marRight w:val="0"/>
      <w:marTop w:val="0"/>
      <w:marBottom w:val="0"/>
      <w:divBdr>
        <w:top w:val="none" w:sz="0" w:space="0" w:color="auto"/>
        <w:left w:val="none" w:sz="0" w:space="0" w:color="auto"/>
        <w:bottom w:val="none" w:sz="0" w:space="0" w:color="auto"/>
        <w:right w:val="none" w:sz="0" w:space="0" w:color="auto"/>
      </w:divBdr>
    </w:div>
    <w:div w:id="1637030986">
      <w:marLeft w:val="640"/>
      <w:marRight w:val="0"/>
      <w:marTop w:val="0"/>
      <w:marBottom w:val="0"/>
      <w:divBdr>
        <w:top w:val="none" w:sz="0" w:space="0" w:color="auto"/>
        <w:left w:val="none" w:sz="0" w:space="0" w:color="auto"/>
        <w:bottom w:val="none" w:sz="0" w:space="0" w:color="auto"/>
        <w:right w:val="none" w:sz="0" w:space="0" w:color="auto"/>
      </w:divBdr>
    </w:div>
    <w:div w:id="1638025804">
      <w:marLeft w:val="640"/>
      <w:marRight w:val="0"/>
      <w:marTop w:val="0"/>
      <w:marBottom w:val="0"/>
      <w:divBdr>
        <w:top w:val="none" w:sz="0" w:space="0" w:color="auto"/>
        <w:left w:val="none" w:sz="0" w:space="0" w:color="auto"/>
        <w:bottom w:val="none" w:sz="0" w:space="0" w:color="auto"/>
        <w:right w:val="none" w:sz="0" w:space="0" w:color="auto"/>
      </w:divBdr>
    </w:div>
    <w:div w:id="1638950993">
      <w:marLeft w:val="0"/>
      <w:marRight w:val="0"/>
      <w:marTop w:val="0"/>
      <w:marBottom w:val="0"/>
      <w:divBdr>
        <w:top w:val="none" w:sz="0" w:space="0" w:color="auto"/>
        <w:left w:val="none" w:sz="0" w:space="0" w:color="auto"/>
        <w:bottom w:val="none" w:sz="0" w:space="0" w:color="auto"/>
        <w:right w:val="none" w:sz="0" w:space="0" w:color="auto"/>
      </w:divBdr>
    </w:div>
    <w:div w:id="1639921528">
      <w:marLeft w:val="0"/>
      <w:marRight w:val="0"/>
      <w:marTop w:val="0"/>
      <w:marBottom w:val="0"/>
      <w:divBdr>
        <w:top w:val="none" w:sz="0" w:space="0" w:color="auto"/>
        <w:left w:val="none" w:sz="0" w:space="0" w:color="auto"/>
        <w:bottom w:val="none" w:sz="0" w:space="0" w:color="auto"/>
        <w:right w:val="none" w:sz="0" w:space="0" w:color="auto"/>
      </w:divBdr>
    </w:div>
    <w:div w:id="1640452670">
      <w:marLeft w:val="0"/>
      <w:marRight w:val="0"/>
      <w:marTop w:val="0"/>
      <w:marBottom w:val="0"/>
      <w:divBdr>
        <w:top w:val="none" w:sz="0" w:space="0" w:color="auto"/>
        <w:left w:val="none" w:sz="0" w:space="0" w:color="auto"/>
        <w:bottom w:val="none" w:sz="0" w:space="0" w:color="auto"/>
        <w:right w:val="none" w:sz="0" w:space="0" w:color="auto"/>
      </w:divBdr>
    </w:div>
    <w:div w:id="1641112910">
      <w:marLeft w:val="640"/>
      <w:marRight w:val="0"/>
      <w:marTop w:val="0"/>
      <w:marBottom w:val="0"/>
      <w:divBdr>
        <w:top w:val="none" w:sz="0" w:space="0" w:color="auto"/>
        <w:left w:val="none" w:sz="0" w:space="0" w:color="auto"/>
        <w:bottom w:val="none" w:sz="0" w:space="0" w:color="auto"/>
        <w:right w:val="none" w:sz="0" w:space="0" w:color="auto"/>
      </w:divBdr>
    </w:div>
    <w:div w:id="1641307768">
      <w:marLeft w:val="0"/>
      <w:marRight w:val="0"/>
      <w:marTop w:val="0"/>
      <w:marBottom w:val="0"/>
      <w:divBdr>
        <w:top w:val="none" w:sz="0" w:space="0" w:color="auto"/>
        <w:left w:val="none" w:sz="0" w:space="0" w:color="auto"/>
        <w:bottom w:val="none" w:sz="0" w:space="0" w:color="auto"/>
        <w:right w:val="none" w:sz="0" w:space="0" w:color="auto"/>
      </w:divBdr>
    </w:div>
    <w:div w:id="1642422631">
      <w:marLeft w:val="0"/>
      <w:marRight w:val="0"/>
      <w:marTop w:val="0"/>
      <w:marBottom w:val="0"/>
      <w:divBdr>
        <w:top w:val="none" w:sz="0" w:space="0" w:color="auto"/>
        <w:left w:val="none" w:sz="0" w:space="0" w:color="auto"/>
        <w:bottom w:val="none" w:sz="0" w:space="0" w:color="auto"/>
        <w:right w:val="none" w:sz="0" w:space="0" w:color="auto"/>
      </w:divBdr>
    </w:div>
    <w:div w:id="1642733594">
      <w:marLeft w:val="0"/>
      <w:marRight w:val="0"/>
      <w:marTop w:val="0"/>
      <w:marBottom w:val="0"/>
      <w:divBdr>
        <w:top w:val="none" w:sz="0" w:space="0" w:color="auto"/>
        <w:left w:val="none" w:sz="0" w:space="0" w:color="auto"/>
        <w:bottom w:val="none" w:sz="0" w:space="0" w:color="auto"/>
        <w:right w:val="none" w:sz="0" w:space="0" w:color="auto"/>
      </w:divBdr>
    </w:div>
    <w:div w:id="1643148506">
      <w:marLeft w:val="0"/>
      <w:marRight w:val="0"/>
      <w:marTop w:val="0"/>
      <w:marBottom w:val="0"/>
      <w:divBdr>
        <w:top w:val="none" w:sz="0" w:space="0" w:color="auto"/>
        <w:left w:val="none" w:sz="0" w:space="0" w:color="auto"/>
        <w:bottom w:val="none" w:sz="0" w:space="0" w:color="auto"/>
        <w:right w:val="none" w:sz="0" w:space="0" w:color="auto"/>
      </w:divBdr>
    </w:div>
    <w:div w:id="1644000798">
      <w:marLeft w:val="640"/>
      <w:marRight w:val="0"/>
      <w:marTop w:val="0"/>
      <w:marBottom w:val="0"/>
      <w:divBdr>
        <w:top w:val="none" w:sz="0" w:space="0" w:color="auto"/>
        <w:left w:val="none" w:sz="0" w:space="0" w:color="auto"/>
        <w:bottom w:val="none" w:sz="0" w:space="0" w:color="auto"/>
        <w:right w:val="none" w:sz="0" w:space="0" w:color="auto"/>
      </w:divBdr>
    </w:div>
    <w:div w:id="1644847716">
      <w:marLeft w:val="640"/>
      <w:marRight w:val="0"/>
      <w:marTop w:val="0"/>
      <w:marBottom w:val="0"/>
      <w:divBdr>
        <w:top w:val="none" w:sz="0" w:space="0" w:color="auto"/>
        <w:left w:val="none" w:sz="0" w:space="0" w:color="auto"/>
        <w:bottom w:val="none" w:sz="0" w:space="0" w:color="auto"/>
        <w:right w:val="none" w:sz="0" w:space="0" w:color="auto"/>
      </w:divBdr>
    </w:div>
    <w:div w:id="1645045498">
      <w:marLeft w:val="0"/>
      <w:marRight w:val="0"/>
      <w:marTop w:val="0"/>
      <w:marBottom w:val="0"/>
      <w:divBdr>
        <w:top w:val="none" w:sz="0" w:space="0" w:color="auto"/>
        <w:left w:val="none" w:sz="0" w:space="0" w:color="auto"/>
        <w:bottom w:val="none" w:sz="0" w:space="0" w:color="auto"/>
        <w:right w:val="none" w:sz="0" w:space="0" w:color="auto"/>
      </w:divBdr>
    </w:div>
    <w:div w:id="1646163624">
      <w:marLeft w:val="640"/>
      <w:marRight w:val="0"/>
      <w:marTop w:val="0"/>
      <w:marBottom w:val="0"/>
      <w:divBdr>
        <w:top w:val="none" w:sz="0" w:space="0" w:color="auto"/>
        <w:left w:val="none" w:sz="0" w:space="0" w:color="auto"/>
        <w:bottom w:val="none" w:sz="0" w:space="0" w:color="auto"/>
        <w:right w:val="none" w:sz="0" w:space="0" w:color="auto"/>
      </w:divBdr>
    </w:div>
    <w:div w:id="1646469399">
      <w:marLeft w:val="0"/>
      <w:marRight w:val="150"/>
      <w:marTop w:val="0"/>
      <w:marBottom w:val="0"/>
      <w:divBdr>
        <w:top w:val="none" w:sz="0" w:space="0" w:color="auto"/>
        <w:left w:val="none" w:sz="0" w:space="0" w:color="auto"/>
        <w:bottom w:val="none" w:sz="0" w:space="0" w:color="auto"/>
        <w:right w:val="none" w:sz="0" w:space="0" w:color="auto"/>
      </w:divBdr>
      <w:divsChild>
        <w:div w:id="1509054916">
          <w:marLeft w:val="0"/>
          <w:marRight w:val="150"/>
          <w:marTop w:val="0"/>
          <w:marBottom w:val="0"/>
          <w:divBdr>
            <w:top w:val="none" w:sz="0" w:space="0" w:color="auto"/>
            <w:left w:val="none" w:sz="0" w:space="0" w:color="auto"/>
            <w:bottom w:val="none" w:sz="0" w:space="0" w:color="auto"/>
            <w:right w:val="none" w:sz="0" w:space="0" w:color="auto"/>
          </w:divBdr>
        </w:div>
      </w:divsChild>
    </w:div>
    <w:div w:id="1646933077">
      <w:marLeft w:val="0"/>
      <w:marRight w:val="0"/>
      <w:marTop w:val="0"/>
      <w:marBottom w:val="0"/>
      <w:divBdr>
        <w:top w:val="none" w:sz="0" w:space="0" w:color="auto"/>
        <w:left w:val="none" w:sz="0" w:space="0" w:color="auto"/>
        <w:bottom w:val="none" w:sz="0" w:space="0" w:color="auto"/>
        <w:right w:val="none" w:sz="0" w:space="0" w:color="auto"/>
      </w:divBdr>
    </w:div>
    <w:div w:id="1648512061">
      <w:marLeft w:val="0"/>
      <w:marRight w:val="0"/>
      <w:marTop w:val="0"/>
      <w:marBottom w:val="0"/>
      <w:divBdr>
        <w:top w:val="none" w:sz="0" w:space="0" w:color="auto"/>
        <w:left w:val="none" w:sz="0" w:space="0" w:color="auto"/>
        <w:bottom w:val="none" w:sz="0" w:space="0" w:color="auto"/>
        <w:right w:val="none" w:sz="0" w:space="0" w:color="auto"/>
      </w:divBdr>
    </w:div>
    <w:div w:id="1650282741">
      <w:marLeft w:val="0"/>
      <w:marRight w:val="0"/>
      <w:marTop w:val="0"/>
      <w:marBottom w:val="0"/>
      <w:divBdr>
        <w:top w:val="none" w:sz="0" w:space="0" w:color="auto"/>
        <w:left w:val="none" w:sz="0" w:space="0" w:color="auto"/>
        <w:bottom w:val="none" w:sz="0" w:space="0" w:color="auto"/>
        <w:right w:val="none" w:sz="0" w:space="0" w:color="auto"/>
      </w:divBdr>
    </w:div>
    <w:div w:id="1651640410">
      <w:marLeft w:val="0"/>
      <w:marRight w:val="0"/>
      <w:marTop w:val="0"/>
      <w:marBottom w:val="0"/>
      <w:divBdr>
        <w:top w:val="none" w:sz="0" w:space="0" w:color="auto"/>
        <w:left w:val="none" w:sz="0" w:space="0" w:color="auto"/>
        <w:bottom w:val="none" w:sz="0" w:space="0" w:color="auto"/>
        <w:right w:val="none" w:sz="0" w:space="0" w:color="auto"/>
      </w:divBdr>
    </w:div>
    <w:div w:id="1652711133">
      <w:marLeft w:val="640"/>
      <w:marRight w:val="0"/>
      <w:marTop w:val="0"/>
      <w:marBottom w:val="0"/>
      <w:divBdr>
        <w:top w:val="none" w:sz="0" w:space="0" w:color="auto"/>
        <w:left w:val="none" w:sz="0" w:space="0" w:color="auto"/>
        <w:bottom w:val="none" w:sz="0" w:space="0" w:color="auto"/>
        <w:right w:val="none" w:sz="0" w:space="0" w:color="auto"/>
      </w:divBdr>
    </w:div>
    <w:div w:id="1653173944">
      <w:marLeft w:val="0"/>
      <w:marRight w:val="0"/>
      <w:marTop w:val="0"/>
      <w:marBottom w:val="0"/>
      <w:divBdr>
        <w:top w:val="none" w:sz="0" w:space="0" w:color="auto"/>
        <w:left w:val="none" w:sz="0" w:space="0" w:color="auto"/>
        <w:bottom w:val="none" w:sz="0" w:space="0" w:color="auto"/>
        <w:right w:val="none" w:sz="0" w:space="0" w:color="auto"/>
      </w:divBdr>
    </w:div>
    <w:div w:id="1654214164">
      <w:marLeft w:val="0"/>
      <w:marRight w:val="0"/>
      <w:marTop w:val="0"/>
      <w:marBottom w:val="0"/>
      <w:divBdr>
        <w:top w:val="none" w:sz="0" w:space="0" w:color="auto"/>
        <w:left w:val="none" w:sz="0" w:space="0" w:color="auto"/>
        <w:bottom w:val="none" w:sz="0" w:space="0" w:color="auto"/>
        <w:right w:val="none" w:sz="0" w:space="0" w:color="auto"/>
      </w:divBdr>
    </w:div>
    <w:div w:id="1654330697">
      <w:marLeft w:val="0"/>
      <w:marRight w:val="0"/>
      <w:marTop w:val="0"/>
      <w:marBottom w:val="0"/>
      <w:divBdr>
        <w:top w:val="none" w:sz="0" w:space="0" w:color="auto"/>
        <w:left w:val="none" w:sz="0" w:space="0" w:color="auto"/>
        <w:bottom w:val="none" w:sz="0" w:space="0" w:color="auto"/>
        <w:right w:val="none" w:sz="0" w:space="0" w:color="auto"/>
      </w:divBdr>
    </w:div>
    <w:div w:id="1656300071">
      <w:bodyDiv w:val="1"/>
      <w:marLeft w:val="0"/>
      <w:marRight w:val="0"/>
      <w:marTop w:val="0"/>
      <w:marBottom w:val="0"/>
      <w:divBdr>
        <w:top w:val="none" w:sz="0" w:space="0" w:color="auto"/>
        <w:left w:val="none" w:sz="0" w:space="0" w:color="auto"/>
        <w:bottom w:val="none" w:sz="0" w:space="0" w:color="auto"/>
        <w:right w:val="none" w:sz="0" w:space="0" w:color="auto"/>
      </w:divBdr>
    </w:div>
    <w:div w:id="1656490258">
      <w:marLeft w:val="0"/>
      <w:marRight w:val="0"/>
      <w:marTop w:val="0"/>
      <w:marBottom w:val="0"/>
      <w:divBdr>
        <w:top w:val="none" w:sz="0" w:space="0" w:color="auto"/>
        <w:left w:val="none" w:sz="0" w:space="0" w:color="auto"/>
        <w:bottom w:val="none" w:sz="0" w:space="0" w:color="auto"/>
        <w:right w:val="none" w:sz="0" w:space="0" w:color="auto"/>
      </w:divBdr>
    </w:div>
    <w:div w:id="1657954405">
      <w:marLeft w:val="640"/>
      <w:marRight w:val="0"/>
      <w:marTop w:val="0"/>
      <w:marBottom w:val="0"/>
      <w:divBdr>
        <w:top w:val="none" w:sz="0" w:space="0" w:color="auto"/>
        <w:left w:val="none" w:sz="0" w:space="0" w:color="auto"/>
        <w:bottom w:val="none" w:sz="0" w:space="0" w:color="auto"/>
        <w:right w:val="none" w:sz="0" w:space="0" w:color="auto"/>
      </w:divBdr>
    </w:div>
    <w:div w:id="1660226699">
      <w:marLeft w:val="640"/>
      <w:marRight w:val="0"/>
      <w:marTop w:val="0"/>
      <w:marBottom w:val="0"/>
      <w:divBdr>
        <w:top w:val="none" w:sz="0" w:space="0" w:color="auto"/>
        <w:left w:val="none" w:sz="0" w:space="0" w:color="auto"/>
        <w:bottom w:val="none" w:sz="0" w:space="0" w:color="auto"/>
        <w:right w:val="none" w:sz="0" w:space="0" w:color="auto"/>
      </w:divBdr>
    </w:div>
    <w:div w:id="1660423896">
      <w:marLeft w:val="0"/>
      <w:marRight w:val="0"/>
      <w:marTop w:val="0"/>
      <w:marBottom w:val="0"/>
      <w:divBdr>
        <w:top w:val="none" w:sz="0" w:space="0" w:color="auto"/>
        <w:left w:val="none" w:sz="0" w:space="0" w:color="auto"/>
        <w:bottom w:val="none" w:sz="0" w:space="0" w:color="auto"/>
        <w:right w:val="none" w:sz="0" w:space="0" w:color="auto"/>
      </w:divBdr>
    </w:div>
    <w:div w:id="1662271127">
      <w:marLeft w:val="0"/>
      <w:marRight w:val="0"/>
      <w:marTop w:val="0"/>
      <w:marBottom w:val="0"/>
      <w:divBdr>
        <w:top w:val="none" w:sz="0" w:space="0" w:color="auto"/>
        <w:left w:val="none" w:sz="0" w:space="0" w:color="auto"/>
        <w:bottom w:val="none" w:sz="0" w:space="0" w:color="auto"/>
        <w:right w:val="none" w:sz="0" w:space="0" w:color="auto"/>
      </w:divBdr>
    </w:div>
    <w:div w:id="1662586223">
      <w:marLeft w:val="0"/>
      <w:marRight w:val="0"/>
      <w:marTop w:val="0"/>
      <w:marBottom w:val="0"/>
      <w:divBdr>
        <w:top w:val="none" w:sz="0" w:space="0" w:color="auto"/>
        <w:left w:val="none" w:sz="0" w:space="0" w:color="auto"/>
        <w:bottom w:val="none" w:sz="0" w:space="0" w:color="auto"/>
        <w:right w:val="none" w:sz="0" w:space="0" w:color="auto"/>
      </w:divBdr>
    </w:div>
    <w:div w:id="1664505156">
      <w:marLeft w:val="0"/>
      <w:marRight w:val="0"/>
      <w:marTop w:val="0"/>
      <w:marBottom w:val="0"/>
      <w:divBdr>
        <w:top w:val="none" w:sz="0" w:space="0" w:color="auto"/>
        <w:left w:val="none" w:sz="0" w:space="0" w:color="auto"/>
        <w:bottom w:val="none" w:sz="0" w:space="0" w:color="auto"/>
        <w:right w:val="none" w:sz="0" w:space="0" w:color="auto"/>
      </w:divBdr>
    </w:div>
    <w:div w:id="1667900877">
      <w:marLeft w:val="0"/>
      <w:marRight w:val="0"/>
      <w:marTop w:val="0"/>
      <w:marBottom w:val="0"/>
      <w:divBdr>
        <w:top w:val="none" w:sz="0" w:space="0" w:color="auto"/>
        <w:left w:val="none" w:sz="0" w:space="0" w:color="auto"/>
        <w:bottom w:val="none" w:sz="0" w:space="0" w:color="auto"/>
        <w:right w:val="none" w:sz="0" w:space="0" w:color="auto"/>
      </w:divBdr>
    </w:div>
    <w:div w:id="1668898970">
      <w:marLeft w:val="640"/>
      <w:marRight w:val="0"/>
      <w:marTop w:val="0"/>
      <w:marBottom w:val="0"/>
      <w:divBdr>
        <w:top w:val="none" w:sz="0" w:space="0" w:color="auto"/>
        <w:left w:val="none" w:sz="0" w:space="0" w:color="auto"/>
        <w:bottom w:val="none" w:sz="0" w:space="0" w:color="auto"/>
        <w:right w:val="none" w:sz="0" w:space="0" w:color="auto"/>
      </w:divBdr>
    </w:div>
    <w:div w:id="1669866792">
      <w:marLeft w:val="640"/>
      <w:marRight w:val="0"/>
      <w:marTop w:val="0"/>
      <w:marBottom w:val="0"/>
      <w:divBdr>
        <w:top w:val="none" w:sz="0" w:space="0" w:color="auto"/>
        <w:left w:val="none" w:sz="0" w:space="0" w:color="auto"/>
        <w:bottom w:val="none" w:sz="0" w:space="0" w:color="auto"/>
        <w:right w:val="none" w:sz="0" w:space="0" w:color="auto"/>
      </w:divBdr>
    </w:div>
    <w:div w:id="1670253298">
      <w:bodyDiv w:val="1"/>
      <w:marLeft w:val="0"/>
      <w:marRight w:val="0"/>
      <w:marTop w:val="0"/>
      <w:marBottom w:val="0"/>
      <w:divBdr>
        <w:top w:val="none" w:sz="0" w:space="0" w:color="auto"/>
        <w:left w:val="none" w:sz="0" w:space="0" w:color="auto"/>
        <w:bottom w:val="none" w:sz="0" w:space="0" w:color="auto"/>
        <w:right w:val="none" w:sz="0" w:space="0" w:color="auto"/>
      </w:divBdr>
      <w:divsChild>
        <w:div w:id="47919645">
          <w:marLeft w:val="640"/>
          <w:marRight w:val="0"/>
          <w:marTop w:val="0"/>
          <w:marBottom w:val="0"/>
          <w:divBdr>
            <w:top w:val="none" w:sz="0" w:space="0" w:color="auto"/>
            <w:left w:val="none" w:sz="0" w:space="0" w:color="auto"/>
            <w:bottom w:val="none" w:sz="0" w:space="0" w:color="auto"/>
            <w:right w:val="none" w:sz="0" w:space="0" w:color="auto"/>
          </w:divBdr>
        </w:div>
        <w:div w:id="82840685">
          <w:marLeft w:val="640"/>
          <w:marRight w:val="0"/>
          <w:marTop w:val="0"/>
          <w:marBottom w:val="0"/>
          <w:divBdr>
            <w:top w:val="none" w:sz="0" w:space="0" w:color="auto"/>
            <w:left w:val="none" w:sz="0" w:space="0" w:color="auto"/>
            <w:bottom w:val="none" w:sz="0" w:space="0" w:color="auto"/>
            <w:right w:val="none" w:sz="0" w:space="0" w:color="auto"/>
          </w:divBdr>
        </w:div>
        <w:div w:id="252399957">
          <w:marLeft w:val="640"/>
          <w:marRight w:val="0"/>
          <w:marTop w:val="0"/>
          <w:marBottom w:val="0"/>
          <w:divBdr>
            <w:top w:val="none" w:sz="0" w:space="0" w:color="auto"/>
            <w:left w:val="none" w:sz="0" w:space="0" w:color="auto"/>
            <w:bottom w:val="none" w:sz="0" w:space="0" w:color="auto"/>
            <w:right w:val="none" w:sz="0" w:space="0" w:color="auto"/>
          </w:divBdr>
        </w:div>
        <w:div w:id="310911326">
          <w:marLeft w:val="640"/>
          <w:marRight w:val="0"/>
          <w:marTop w:val="0"/>
          <w:marBottom w:val="0"/>
          <w:divBdr>
            <w:top w:val="none" w:sz="0" w:space="0" w:color="auto"/>
            <w:left w:val="none" w:sz="0" w:space="0" w:color="auto"/>
            <w:bottom w:val="none" w:sz="0" w:space="0" w:color="auto"/>
            <w:right w:val="none" w:sz="0" w:space="0" w:color="auto"/>
          </w:divBdr>
        </w:div>
        <w:div w:id="491219171">
          <w:marLeft w:val="640"/>
          <w:marRight w:val="0"/>
          <w:marTop w:val="0"/>
          <w:marBottom w:val="0"/>
          <w:divBdr>
            <w:top w:val="none" w:sz="0" w:space="0" w:color="auto"/>
            <w:left w:val="none" w:sz="0" w:space="0" w:color="auto"/>
            <w:bottom w:val="none" w:sz="0" w:space="0" w:color="auto"/>
            <w:right w:val="none" w:sz="0" w:space="0" w:color="auto"/>
          </w:divBdr>
        </w:div>
        <w:div w:id="511530232">
          <w:marLeft w:val="640"/>
          <w:marRight w:val="0"/>
          <w:marTop w:val="0"/>
          <w:marBottom w:val="0"/>
          <w:divBdr>
            <w:top w:val="none" w:sz="0" w:space="0" w:color="auto"/>
            <w:left w:val="none" w:sz="0" w:space="0" w:color="auto"/>
            <w:bottom w:val="none" w:sz="0" w:space="0" w:color="auto"/>
            <w:right w:val="none" w:sz="0" w:space="0" w:color="auto"/>
          </w:divBdr>
        </w:div>
        <w:div w:id="512500346">
          <w:marLeft w:val="640"/>
          <w:marRight w:val="0"/>
          <w:marTop w:val="0"/>
          <w:marBottom w:val="0"/>
          <w:divBdr>
            <w:top w:val="none" w:sz="0" w:space="0" w:color="auto"/>
            <w:left w:val="none" w:sz="0" w:space="0" w:color="auto"/>
            <w:bottom w:val="none" w:sz="0" w:space="0" w:color="auto"/>
            <w:right w:val="none" w:sz="0" w:space="0" w:color="auto"/>
          </w:divBdr>
        </w:div>
        <w:div w:id="624165746">
          <w:marLeft w:val="640"/>
          <w:marRight w:val="0"/>
          <w:marTop w:val="0"/>
          <w:marBottom w:val="0"/>
          <w:divBdr>
            <w:top w:val="none" w:sz="0" w:space="0" w:color="auto"/>
            <w:left w:val="none" w:sz="0" w:space="0" w:color="auto"/>
            <w:bottom w:val="none" w:sz="0" w:space="0" w:color="auto"/>
            <w:right w:val="none" w:sz="0" w:space="0" w:color="auto"/>
          </w:divBdr>
        </w:div>
        <w:div w:id="855654734">
          <w:marLeft w:val="640"/>
          <w:marRight w:val="0"/>
          <w:marTop w:val="0"/>
          <w:marBottom w:val="0"/>
          <w:divBdr>
            <w:top w:val="none" w:sz="0" w:space="0" w:color="auto"/>
            <w:left w:val="none" w:sz="0" w:space="0" w:color="auto"/>
            <w:bottom w:val="none" w:sz="0" w:space="0" w:color="auto"/>
            <w:right w:val="none" w:sz="0" w:space="0" w:color="auto"/>
          </w:divBdr>
        </w:div>
        <w:div w:id="898829201">
          <w:marLeft w:val="640"/>
          <w:marRight w:val="0"/>
          <w:marTop w:val="0"/>
          <w:marBottom w:val="0"/>
          <w:divBdr>
            <w:top w:val="none" w:sz="0" w:space="0" w:color="auto"/>
            <w:left w:val="none" w:sz="0" w:space="0" w:color="auto"/>
            <w:bottom w:val="none" w:sz="0" w:space="0" w:color="auto"/>
            <w:right w:val="none" w:sz="0" w:space="0" w:color="auto"/>
          </w:divBdr>
        </w:div>
        <w:div w:id="946230850">
          <w:marLeft w:val="640"/>
          <w:marRight w:val="0"/>
          <w:marTop w:val="0"/>
          <w:marBottom w:val="0"/>
          <w:divBdr>
            <w:top w:val="none" w:sz="0" w:space="0" w:color="auto"/>
            <w:left w:val="none" w:sz="0" w:space="0" w:color="auto"/>
            <w:bottom w:val="none" w:sz="0" w:space="0" w:color="auto"/>
            <w:right w:val="none" w:sz="0" w:space="0" w:color="auto"/>
          </w:divBdr>
        </w:div>
        <w:div w:id="1101098344">
          <w:marLeft w:val="640"/>
          <w:marRight w:val="0"/>
          <w:marTop w:val="0"/>
          <w:marBottom w:val="0"/>
          <w:divBdr>
            <w:top w:val="none" w:sz="0" w:space="0" w:color="auto"/>
            <w:left w:val="none" w:sz="0" w:space="0" w:color="auto"/>
            <w:bottom w:val="none" w:sz="0" w:space="0" w:color="auto"/>
            <w:right w:val="none" w:sz="0" w:space="0" w:color="auto"/>
          </w:divBdr>
        </w:div>
        <w:div w:id="1128938732">
          <w:marLeft w:val="640"/>
          <w:marRight w:val="0"/>
          <w:marTop w:val="0"/>
          <w:marBottom w:val="0"/>
          <w:divBdr>
            <w:top w:val="none" w:sz="0" w:space="0" w:color="auto"/>
            <w:left w:val="none" w:sz="0" w:space="0" w:color="auto"/>
            <w:bottom w:val="none" w:sz="0" w:space="0" w:color="auto"/>
            <w:right w:val="none" w:sz="0" w:space="0" w:color="auto"/>
          </w:divBdr>
        </w:div>
        <w:div w:id="1173379927">
          <w:marLeft w:val="640"/>
          <w:marRight w:val="0"/>
          <w:marTop w:val="0"/>
          <w:marBottom w:val="0"/>
          <w:divBdr>
            <w:top w:val="none" w:sz="0" w:space="0" w:color="auto"/>
            <w:left w:val="none" w:sz="0" w:space="0" w:color="auto"/>
            <w:bottom w:val="none" w:sz="0" w:space="0" w:color="auto"/>
            <w:right w:val="none" w:sz="0" w:space="0" w:color="auto"/>
          </w:divBdr>
        </w:div>
        <w:div w:id="1233463376">
          <w:marLeft w:val="640"/>
          <w:marRight w:val="0"/>
          <w:marTop w:val="0"/>
          <w:marBottom w:val="0"/>
          <w:divBdr>
            <w:top w:val="none" w:sz="0" w:space="0" w:color="auto"/>
            <w:left w:val="none" w:sz="0" w:space="0" w:color="auto"/>
            <w:bottom w:val="none" w:sz="0" w:space="0" w:color="auto"/>
            <w:right w:val="none" w:sz="0" w:space="0" w:color="auto"/>
          </w:divBdr>
        </w:div>
        <w:div w:id="1245258606">
          <w:marLeft w:val="640"/>
          <w:marRight w:val="0"/>
          <w:marTop w:val="0"/>
          <w:marBottom w:val="0"/>
          <w:divBdr>
            <w:top w:val="none" w:sz="0" w:space="0" w:color="auto"/>
            <w:left w:val="none" w:sz="0" w:space="0" w:color="auto"/>
            <w:bottom w:val="none" w:sz="0" w:space="0" w:color="auto"/>
            <w:right w:val="none" w:sz="0" w:space="0" w:color="auto"/>
          </w:divBdr>
        </w:div>
        <w:div w:id="1388216197">
          <w:marLeft w:val="640"/>
          <w:marRight w:val="0"/>
          <w:marTop w:val="0"/>
          <w:marBottom w:val="0"/>
          <w:divBdr>
            <w:top w:val="none" w:sz="0" w:space="0" w:color="auto"/>
            <w:left w:val="none" w:sz="0" w:space="0" w:color="auto"/>
            <w:bottom w:val="none" w:sz="0" w:space="0" w:color="auto"/>
            <w:right w:val="none" w:sz="0" w:space="0" w:color="auto"/>
          </w:divBdr>
        </w:div>
        <w:div w:id="1495101906">
          <w:marLeft w:val="640"/>
          <w:marRight w:val="0"/>
          <w:marTop w:val="0"/>
          <w:marBottom w:val="0"/>
          <w:divBdr>
            <w:top w:val="none" w:sz="0" w:space="0" w:color="auto"/>
            <w:left w:val="none" w:sz="0" w:space="0" w:color="auto"/>
            <w:bottom w:val="none" w:sz="0" w:space="0" w:color="auto"/>
            <w:right w:val="none" w:sz="0" w:space="0" w:color="auto"/>
          </w:divBdr>
        </w:div>
        <w:div w:id="1609704543">
          <w:marLeft w:val="640"/>
          <w:marRight w:val="0"/>
          <w:marTop w:val="0"/>
          <w:marBottom w:val="0"/>
          <w:divBdr>
            <w:top w:val="none" w:sz="0" w:space="0" w:color="auto"/>
            <w:left w:val="none" w:sz="0" w:space="0" w:color="auto"/>
            <w:bottom w:val="none" w:sz="0" w:space="0" w:color="auto"/>
            <w:right w:val="none" w:sz="0" w:space="0" w:color="auto"/>
          </w:divBdr>
        </w:div>
        <w:div w:id="1661928842">
          <w:marLeft w:val="640"/>
          <w:marRight w:val="0"/>
          <w:marTop w:val="0"/>
          <w:marBottom w:val="0"/>
          <w:divBdr>
            <w:top w:val="none" w:sz="0" w:space="0" w:color="auto"/>
            <w:left w:val="none" w:sz="0" w:space="0" w:color="auto"/>
            <w:bottom w:val="none" w:sz="0" w:space="0" w:color="auto"/>
            <w:right w:val="none" w:sz="0" w:space="0" w:color="auto"/>
          </w:divBdr>
        </w:div>
        <w:div w:id="1931573502">
          <w:marLeft w:val="640"/>
          <w:marRight w:val="0"/>
          <w:marTop w:val="0"/>
          <w:marBottom w:val="0"/>
          <w:divBdr>
            <w:top w:val="none" w:sz="0" w:space="0" w:color="auto"/>
            <w:left w:val="none" w:sz="0" w:space="0" w:color="auto"/>
            <w:bottom w:val="none" w:sz="0" w:space="0" w:color="auto"/>
            <w:right w:val="none" w:sz="0" w:space="0" w:color="auto"/>
          </w:divBdr>
        </w:div>
        <w:div w:id="1952281321">
          <w:marLeft w:val="640"/>
          <w:marRight w:val="0"/>
          <w:marTop w:val="0"/>
          <w:marBottom w:val="0"/>
          <w:divBdr>
            <w:top w:val="none" w:sz="0" w:space="0" w:color="auto"/>
            <w:left w:val="none" w:sz="0" w:space="0" w:color="auto"/>
            <w:bottom w:val="none" w:sz="0" w:space="0" w:color="auto"/>
            <w:right w:val="none" w:sz="0" w:space="0" w:color="auto"/>
          </w:divBdr>
        </w:div>
        <w:div w:id="2043047958">
          <w:marLeft w:val="640"/>
          <w:marRight w:val="0"/>
          <w:marTop w:val="0"/>
          <w:marBottom w:val="0"/>
          <w:divBdr>
            <w:top w:val="none" w:sz="0" w:space="0" w:color="auto"/>
            <w:left w:val="none" w:sz="0" w:space="0" w:color="auto"/>
            <w:bottom w:val="none" w:sz="0" w:space="0" w:color="auto"/>
            <w:right w:val="none" w:sz="0" w:space="0" w:color="auto"/>
          </w:divBdr>
        </w:div>
      </w:divsChild>
    </w:div>
    <w:div w:id="1670674598">
      <w:marLeft w:val="0"/>
      <w:marRight w:val="0"/>
      <w:marTop w:val="0"/>
      <w:marBottom w:val="0"/>
      <w:divBdr>
        <w:top w:val="none" w:sz="0" w:space="0" w:color="auto"/>
        <w:left w:val="none" w:sz="0" w:space="0" w:color="auto"/>
        <w:bottom w:val="none" w:sz="0" w:space="0" w:color="auto"/>
        <w:right w:val="none" w:sz="0" w:space="0" w:color="auto"/>
      </w:divBdr>
    </w:div>
    <w:div w:id="1671106535">
      <w:marLeft w:val="0"/>
      <w:marRight w:val="150"/>
      <w:marTop w:val="0"/>
      <w:marBottom w:val="0"/>
      <w:divBdr>
        <w:top w:val="none" w:sz="0" w:space="0" w:color="auto"/>
        <w:left w:val="none" w:sz="0" w:space="0" w:color="auto"/>
        <w:bottom w:val="none" w:sz="0" w:space="0" w:color="auto"/>
        <w:right w:val="none" w:sz="0" w:space="0" w:color="auto"/>
      </w:divBdr>
      <w:divsChild>
        <w:div w:id="541210627">
          <w:marLeft w:val="0"/>
          <w:marRight w:val="150"/>
          <w:marTop w:val="0"/>
          <w:marBottom w:val="0"/>
          <w:divBdr>
            <w:top w:val="none" w:sz="0" w:space="0" w:color="auto"/>
            <w:left w:val="none" w:sz="0" w:space="0" w:color="auto"/>
            <w:bottom w:val="none" w:sz="0" w:space="0" w:color="auto"/>
            <w:right w:val="none" w:sz="0" w:space="0" w:color="auto"/>
          </w:divBdr>
        </w:div>
      </w:divsChild>
    </w:div>
    <w:div w:id="1672367167">
      <w:marLeft w:val="640"/>
      <w:marRight w:val="0"/>
      <w:marTop w:val="0"/>
      <w:marBottom w:val="0"/>
      <w:divBdr>
        <w:top w:val="none" w:sz="0" w:space="0" w:color="auto"/>
        <w:left w:val="none" w:sz="0" w:space="0" w:color="auto"/>
        <w:bottom w:val="none" w:sz="0" w:space="0" w:color="auto"/>
        <w:right w:val="none" w:sz="0" w:space="0" w:color="auto"/>
      </w:divBdr>
    </w:div>
    <w:div w:id="1675574527">
      <w:bodyDiv w:val="1"/>
      <w:marLeft w:val="0"/>
      <w:marRight w:val="0"/>
      <w:marTop w:val="0"/>
      <w:marBottom w:val="0"/>
      <w:divBdr>
        <w:top w:val="none" w:sz="0" w:space="0" w:color="auto"/>
        <w:left w:val="none" w:sz="0" w:space="0" w:color="auto"/>
        <w:bottom w:val="none" w:sz="0" w:space="0" w:color="auto"/>
        <w:right w:val="none" w:sz="0" w:space="0" w:color="auto"/>
      </w:divBdr>
      <w:divsChild>
        <w:div w:id="197879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959882">
      <w:marLeft w:val="0"/>
      <w:marRight w:val="0"/>
      <w:marTop w:val="0"/>
      <w:marBottom w:val="0"/>
      <w:divBdr>
        <w:top w:val="none" w:sz="0" w:space="0" w:color="auto"/>
        <w:left w:val="none" w:sz="0" w:space="0" w:color="auto"/>
        <w:bottom w:val="none" w:sz="0" w:space="0" w:color="auto"/>
        <w:right w:val="none" w:sz="0" w:space="0" w:color="auto"/>
      </w:divBdr>
    </w:div>
    <w:div w:id="1677150780">
      <w:marLeft w:val="640"/>
      <w:marRight w:val="0"/>
      <w:marTop w:val="0"/>
      <w:marBottom w:val="0"/>
      <w:divBdr>
        <w:top w:val="none" w:sz="0" w:space="0" w:color="auto"/>
        <w:left w:val="none" w:sz="0" w:space="0" w:color="auto"/>
        <w:bottom w:val="none" w:sz="0" w:space="0" w:color="auto"/>
        <w:right w:val="none" w:sz="0" w:space="0" w:color="auto"/>
      </w:divBdr>
    </w:div>
    <w:div w:id="1677418587">
      <w:marLeft w:val="0"/>
      <w:marRight w:val="0"/>
      <w:marTop w:val="0"/>
      <w:marBottom w:val="0"/>
      <w:divBdr>
        <w:top w:val="none" w:sz="0" w:space="0" w:color="auto"/>
        <w:left w:val="none" w:sz="0" w:space="0" w:color="auto"/>
        <w:bottom w:val="none" w:sz="0" w:space="0" w:color="auto"/>
        <w:right w:val="none" w:sz="0" w:space="0" w:color="auto"/>
      </w:divBdr>
    </w:div>
    <w:div w:id="1679120303">
      <w:marLeft w:val="0"/>
      <w:marRight w:val="0"/>
      <w:marTop w:val="0"/>
      <w:marBottom w:val="0"/>
      <w:divBdr>
        <w:top w:val="none" w:sz="0" w:space="0" w:color="auto"/>
        <w:left w:val="none" w:sz="0" w:space="0" w:color="auto"/>
        <w:bottom w:val="none" w:sz="0" w:space="0" w:color="auto"/>
        <w:right w:val="none" w:sz="0" w:space="0" w:color="auto"/>
      </w:divBdr>
    </w:div>
    <w:div w:id="1682079242">
      <w:marLeft w:val="0"/>
      <w:marRight w:val="0"/>
      <w:marTop w:val="0"/>
      <w:marBottom w:val="0"/>
      <w:divBdr>
        <w:top w:val="none" w:sz="0" w:space="0" w:color="auto"/>
        <w:left w:val="none" w:sz="0" w:space="0" w:color="auto"/>
        <w:bottom w:val="none" w:sz="0" w:space="0" w:color="auto"/>
        <w:right w:val="none" w:sz="0" w:space="0" w:color="auto"/>
      </w:divBdr>
    </w:div>
    <w:div w:id="1682195444">
      <w:marLeft w:val="640"/>
      <w:marRight w:val="0"/>
      <w:marTop w:val="0"/>
      <w:marBottom w:val="0"/>
      <w:divBdr>
        <w:top w:val="none" w:sz="0" w:space="0" w:color="auto"/>
        <w:left w:val="none" w:sz="0" w:space="0" w:color="auto"/>
        <w:bottom w:val="none" w:sz="0" w:space="0" w:color="auto"/>
        <w:right w:val="none" w:sz="0" w:space="0" w:color="auto"/>
      </w:divBdr>
    </w:div>
    <w:div w:id="1683162137">
      <w:marLeft w:val="0"/>
      <w:marRight w:val="150"/>
      <w:marTop w:val="0"/>
      <w:marBottom w:val="0"/>
      <w:divBdr>
        <w:top w:val="none" w:sz="0" w:space="0" w:color="auto"/>
        <w:left w:val="none" w:sz="0" w:space="0" w:color="auto"/>
        <w:bottom w:val="none" w:sz="0" w:space="0" w:color="auto"/>
        <w:right w:val="none" w:sz="0" w:space="0" w:color="auto"/>
      </w:divBdr>
    </w:div>
    <w:div w:id="1685939765">
      <w:bodyDiv w:val="1"/>
      <w:marLeft w:val="0"/>
      <w:marRight w:val="0"/>
      <w:marTop w:val="0"/>
      <w:marBottom w:val="0"/>
      <w:divBdr>
        <w:top w:val="none" w:sz="0" w:space="0" w:color="auto"/>
        <w:left w:val="none" w:sz="0" w:space="0" w:color="auto"/>
        <w:bottom w:val="none" w:sz="0" w:space="0" w:color="auto"/>
        <w:right w:val="none" w:sz="0" w:space="0" w:color="auto"/>
      </w:divBdr>
      <w:divsChild>
        <w:div w:id="153237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29371">
      <w:marLeft w:val="640"/>
      <w:marRight w:val="0"/>
      <w:marTop w:val="0"/>
      <w:marBottom w:val="0"/>
      <w:divBdr>
        <w:top w:val="none" w:sz="0" w:space="0" w:color="auto"/>
        <w:left w:val="none" w:sz="0" w:space="0" w:color="auto"/>
        <w:bottom w:val="none" w:sz="0" w:space="0" w:color="auto"/>
        <w:right w:val="none" w:sz="0" w:space="0" w:color="auto"/>
      </w:divBdr>
    </w:div>
    <w:div w:id="1687515482">
      <w:marLeft w:val="0"/>
      <w:marRight w:val="150"/>
      <w:marTop w:val="0"/>
      <w:marBottom w:val="0"/>
      <w:divBdr>
        <w:top w:val="none" w:sz="0" w:space="0" w:color="auto"/>
        <w:left w:val="none" w:sz="0" w:space="0" w:color="auto"/>
        <w:bottom w:val="none" w:sz="0" w:space="0" w:color="auto"/>
        <w:right w:val="none" w:sz="0" w:space="0" w:color="auto"/>
      </w:divBdr>
      <w:divsChild>
        <w:div w:id="1613122277">
          <w:marLeft w:val="0"/>
          <w:marRight w:val="150"/>
          <w:marTop w:val="0"/>
          <w:marBottom w:val="0"/>
          <w:divBdr>
            <w:top w:val="none" w:sz="0" w:space="0" w:color="auto"/>
            <w:left w:val="none" w:sz="0" w:space="0" w:color="auto"/>
            <w:bottom w:val="none" w:sz="0" w:space="0" w:color="auto"/>
            <w:right w:val="none" w:sz="0" w:space="0" w:color="auto"/>
          </w:divBdr>
        </w:div>
      </w:divsChild>
    </w:div>
    <w:div w:id="1687629399">
      <w:marLeft w:val="0"/>
      <w:marRight w:val="0"/>
      <w:marTop w:val="0"/>
      <w:marBottom w:val="0"/>
      <w:divBdr>
        <w:top w:val="none" w:sz="0" w:space="0" w:color="auto"/>
        <w:left w:val="none" w:sz="0" w:space="0" w:color="auto"/>
        <w:bottom w:val="none" w:sz="0" w:space="0" w:color="auto"/>
        <w:right w:val="none" w:sz="0" w:space="0" w:color="auto"/>
      </w:divBdr>
    </w:div>
    <w:div w:id="1689288176">
      <w:marLeft w:val="0"/>
      <w:marRight w:val="0"/>
      <w:marTop w:val="0"/>
      <w:marBottom w:val="0"/>
      <w:divBdr>
        <w:top w:val="none" w:sz="0" w:space="0" w:color="auto"/>
        <w:left w:val="none" w:sz="0" w:space="0" w:color="auto"/>
        <w:bottom w:val="none" w:sz="0" w:space="0" w:color="auto"/>
        <w:right w:val="none" w:sz="0" w:space="0" w:color="auto"/>
      </w:divBdr>
    </w:div>
    <w:div w:id="1692337607">
      <w:bodyDiv w:val="1"/>
      <w:marLeft w:val="0"/>
      <w:marRight w:val="0"/>
      <w:marTop w:val="0"/>
      <w:marBottom w:val="0"/>
      <w:divBdr>
        <w:top w:val="none" w:sz="0" w:space="0" w:color="auto"/>
        <w:left w:val="none" w:sz="0" w:space="0" w:color="auto"/>
        <w:bottom w:val="none" w:sz="0" w:space="0" w:color="auto"/>
        <w:right w:val="none" w:sz="0" w:space="0" w:color="auto"/>
      </w:divBdr>
    </w:div>
    <w:div w:id="1694188709">
      <w:marLeft w:val="0"/>
      <w:marRight w:val="0"/>
      <w:marTop w:val="0"/>
      <w:marBottom w:val="0"/>
      <w:divBdr>
        <w:top w:val="none" w:sz="0" w:space="0" w:color="auto"/>
        <w:left w:val="none" w:sz="0" w:space="0" w:color="auto"/>
        <w:bottom w:val="none" w:sz="0" w:space="0" w:color="auto"/>
        <w:right w:val="none" w:sz="0" w:space="0" w:color="auto"/>
      </w:divBdr>
    </w:div>
    <w:div w:id="1695419475">
      <w:marLeft w:val="640"/>
      <w:marRight w:val="0"/>
      <w:marTop w:val="0"/>
      <w:marBottom w:val="0"/>
      <w:divBdr>
        <w:top w:val="none" w:sz="0" w:space="0" w:color="auto"/>
        <w:left w:val="none" w:sz="0" w:space="0" w:color="auto"/>
        <w:bottom w:val="none" w:sz="0" w:space="0" w:color="auto"/>
        <w:right w:val="none" w:sz="0" w:space="0" w:color="auto"/>
      </w:divBdr>
    </w:div>
    <w:div w:id="1695613142">
      <w:marLeft w:val="640"/>
      <w:marRight w:val="0"/>
      <w:marTop w:val="0"/>
      <w:marBottom w:val="0"/>
      <w:divBdr>
        <w:top w:val="none" w:sz="0" w:space="0" w:color="auto"/>
        <w:left w:val="none" w:sz="0" w:space="0" w:color="auto"/>
        <w:bottom w:val="none" w:sz="0" w:space="0" w:color="auto"/>
        <w:right w:val="none" w:sz="0" w:space="0" w:color="auto"/>
      </w:divBdr>
    </w:div>
    <w:div w:id="1695761949">
      <w:bodyDiv w:val="1"/>
      <w:marLeft w:val="0"/>
      <w:marRight w:val="0"/>
      <w:marTop w:val="0"/>
      <w:marBottom w:val="0"/>
      <w:divBdr>
        <w:top w:val="none" w:sz="0" w:space="0" w:color="auto"/>
        <w:left w:val="none" w:sz="0" w:space="0" w:color="auto"/>
        <w:bottom w:val="none" w:sz="0" w:space="0" w:color="auto"/>
        <w:right w:val="none" w:sz="0" w:space="0" w:color="auto"/>
      </w:divBdr>
    </w:div>
    <w:div w:id="1696225016">
      <w:marLeft w:val="0"/>
      <w:marRight w:val="0"/>
      <w:marTop w:val="0"/>
      <w:marBottom w:val="0"/>
      <w:divBdr>
        <w:top w:val="none" w:sz="0" w:space="0" w:color="auto"/>
        <w:left w:val="none" w:sz="0" w:space="0" w:color="auto"/>
        <w:bottom w:val="none" w:sz="0" w:space="0" w:color="auto"/>
        <w:right w:val="none" w:sz="0" w:space="0" w:color="auto"/>
      </w:divBdr>
    </w:div>
    <w:div w:id="1697193808">
      <w:bodyDiv w:val="1"/>
      <w:marLeft w:val="0"/>
      <w:marRight w:val="0"/>
      <w:marTop w:val="0"/>
      <w:marBottom w:val="0"/>
      <w:divBdr>
        <w:top w:val="none" w:sz="0" w:space="0" w:color="auto"/>
        <w:left w:val="none" w:sz="0" w:space="0" w:color="auto"/>
        <w:bottom w:val="none" w:sz="0" w:space="0" w:color="auto"/>
        <w:right w:val="none" w:sz="0" w:space="0" w:color="auto"/>
      </w:divBdr>
      <w:divsChild>
        <w:div w:id="186212866">
          <w:marLeft w:val="640"/>
          <w:marRight w:val="0"/>
          <w:marTop w:val="0"/>
          <w:marBottom w:val="0"/>
          <w:divBdr>
            <w:top w:val="none" w:sz="0" w:space="0" w:color="auto"/>
            <w:left w:val="none" w:sz="0" w:space="0" w:color="auto"/>
            <w:bottom w:val="none" w:sz="0" w:space="0" w:color="auto"/>
            <w:right w:val="none" w:sz="0" w:space="0" w:color="auto"/>
          </w:divBdr>
        </w:div>
        <w:div w:id="189146862">
          <w:marLeft w:val="640"/>
          <w:marRight w:val="0"/>
          <w:marTop w:val="0"/>
          <w:marBottom w:val="0"/>
          <w:divBdr>
            <w:top w:val="none" w:sz="0" w:space="0" w:color="auto"/>
            <w:left w:val="none" w:sz="0" w:space="0" w:color="auto"/>
            <w:bottom w:val="none" w:sz="0" w:space="0" w:color="auto"/>
            <w:right w:val="none" w:sz="0" w:space="0" w:color="auto"/>
          </w:divBdr>
        </w:div>
        <w:div w:id="532764720">
          <w:marLeft w:val="640"/>
          <w:marRight w:val="0"/>
          <w:marTop w:val="0"/>
          <w:marBottom w:val="0"/>
          <w:divBdr>
            <w:top w:val="none" w:sz="0" w:space="0" w:color="auto"/>
            <w:left w:val="none" w:sz="0" w:space="0" w:color="auto"/>
            <w:bottom w:val="none" w:sz="0" w:space="0" w:color="auto"/>
            <w:right w:val="none" w:sz="0" w:space="0" w:color="auto"/>
          </w:divBdr>
        </w:div>
        <w:div w:id="1029111927">
          <w:marLeft w:val="640"/>
          <w:marRight w:val="0"/>
          <w:marTop w:val="0"/>
          <w:marBottom w:val="0"/>
          <w:divBdr>
            <w:top w:val="none" w:sz="0" w:space="0" w:color="auto"/>
            <w:left w:val="none" w:sz="0" w:space="0" w:color="auto"/>
            <w:bottom w:val="none" w:sz="0" w:space="0" w:color="auto"/>
            <w:right w:val="none" w:sz="0" w:space="0" w:color="auto"/>
          </w:divBdr>
        </w:div>
        <w:div w:id="1094135265">
          <w:marLeft w:val="640"/>
          <w:marRight w:val="0"/>
          <w:marTop w:val="0"/>
          <w:marBottom w:val="0"/>
          <w:divBdr>
            <w:top w:val="none" w:sz="0" w:space="0" w:color="auto"/>
            <w:left w:val="none" w:sz="0" w:space="0" w:color="auto"/>
            <w:bottom w:val="none" w:sz="0" w:space="0" w:color="auto"/>
            <w:right w:val="none" w:sz="0" w:space="0" w:color="auto"/>
          </w:divBdr>
        </w:div>
        <w:div w:id="1188254497">
          <w:marLeft w:val="640"/>
          <w:marRight w:val="0"/>
          <w:marTop w:val="0"/>
          <w:marBottom w:val="0"/>
          <w:divBdr>
            <w:top w:val="none" w:sz="0" w:space="0" w:color="auto"/>
            <w:left w:val="none" w:sz="0" w:space="0" w:color="auto"/>
            <w:bottom w:val="none" w:sz="0" w:space="0" w:color="auto"/>
            <w:right w:val="none" w:sz="0" w:space="0" w:color="auto"/>
          </w:divBdr>
        </w:div>
        <w:div w:id="1491099336">
          <w:marLeft w:val="640"/>
          <w:marRight w:val="0"/>
          <w:marTop w:val="0"/>
          <w:marBottom w:val="0"/>
          <w:divBdr>
            <w:top w:val="none" w:sz="0" w:space="0" w:color="auto"/>
            <w:left w:val="none" w:sz="0" w:space="0" w:color="auto"/>
            <w:bottom w:val="none" w:sz="0" w:space="0" w:color="auto"/>
            <w:right w:val="none" w:sz="0" w:space="0" w:color="auto"/>
          </w:divBdr>
        </w:div>
        <w:div w:id="1832789806">
          <w:marLeft w:val="640"/>
          <w:marRight w:val="0"/>
          <w:marTop w:val="0"/>
          <w:marBottom w:val="0"/>
          <w:divBdr>
            <w:top w:val="none" w:sz="0" w:space="0" w:color="auto"/>
            <w:left w:val="none" w:sz="0" w:space="0" w:color="auto"/>
            <w:bottom w:val="none" w:sz="0" w:space="0" w:color="auto"/>
            <w:right w:val="none" w:sz="0" w:space="0" w:color="auto"/>
          </w:divBdr>
        </w:div>
        <w:div w:id="1857040440">
          <w:marLeft w:val="640"/>
          <w:marRight w:val="0"/>
          <w:marTop w:val="0"/>
          <w:marBottom w:val="0"/>
          <w:divBdr>
            <w:top w:val="none" w:sz="0" w:space="0" w:color="auto"/>
            <w:left w:val="none" w:sz="0" w:space="0" w:color="auto"/>
            <w:bottom w:val="none" w:sz="0" w:space="0" w:color="auto"/>
            <w:right w:val="none" w:sz="0" w:space="0" w:color="auto"/>
          </w:divBdr>
        </w:div>
      </w:divsChild>
    </w:div>
    <w:div w:id="1697386217">
      <w:marLeft w:val="640"/>
      <w:marRight w:val="0"/>
      <w:marTop w:val="0"/>
      <w:marBottom w:val="0"/>
      <w:divBdr>
        <w:top w:val="none" w:sz="0" w:space="0" w:color="auto"/>
        <w:left w:val="none" w:sz="0" w:space="0" w:color="auto"/>
        <w:bottom w:val="none" w:sz="0" w:space="0" w:color="auto"/>
        <w:right w:val="none" w:sz="0" w:space="0" w:color="auto"/>
      </w:divBdr>
    </w:div>
    <w:div w:id="1697467714">
      <w:marLeft w:val="0"/>
      <w:marRight w:val="0"/>
      <w:marTop w:val="0"/>
      <w:marBottom w:val="0"/>
      <w:divBdr>
        <w:top w:val="none" w:sz="0" w:space="0" w:color="auto"/>
        <w:left w:val="none" w:sz="0" w:space="0" w:color="auto"/>
        <w:bottom w:val="none" w:sz="0" w:space="0" w:color="auto"/>
        <w:right w:val="none" w:sz="0" w:space="0" w:color="auto"/>
      </w:divBdr>
    </w:div>
    <w:div w:id="1703434765">
      <w:marLeft w:val="640"/>
      <w:marRight w:val="0"/>
      <w:marTop w:val="0"/>
      <w:marBottom w:val="0"/>
      <w:divBdr>
        <w:top w:val="none" w:sz="0" w:space="0" w:color="auto"/>
        <w:left w:val="none" w:sz="0" w:space="0" w:color="auto"/>
        <w:bottom w:val="none" w:sz="0" w:space="0" w:color="auto"/>
        <w:right w:val="none" w:sz="0" w:space="0" w:color="auto"/>
      </w:divBdr>
    </w:div>
    <w:div w:id="1703437311">
      <w:marLeft w:val="640"/>
      <w:marRight w:val="0"/>
      <w:marTop w:val="0"/>
      <w:marBottom w:val="0"/>
      <w:divBdr>
        <w:top w:val="none" w:sz="0" w:space="0" w:color="auto"/>
        <w:left w:val="none" w:sz="0" w:space="0" w:color="auto"/>
        <w:bottom w:val="none" w:sz="0" w:space="0" w:color="auto"/>
        <w:right w:val="none" w:sz="0" w:space="0" w:color="auto"/>
      </w:divBdr>
    </w:div>
    <w:div w:id="1703942538">
      <w:marLeft w:val="0"/>
      <w:marRight w:val="0"/>
      <w:marTop w:val="0"/>
      <w:marBottom w:val="0"/>
      <w:divBdr>
        <w:top w:val="none" w:sz="0" w:space="0" w:color="auto"/>
        <w:left w:val="none" w:sz="0" w:space="0" w:color="auto"/>
        <w:bottom w:val="none" w:sz="0" w:space="0" w:color="auto"/>
        <w:right w:val="none" w:sz="0" w:space="0" w:color="auto"/>
      </w:divBdr>
    </w:div>
    <w:div w:id="1704161853">
      <w:marLeft w:val="640"/>
      <w:marRight w:val="0"/>
      <w:marTop w:val="0"/>
      <w:marBottom w:val="0"/>
      <w:divBdr>
        <w:top w:val="none" w:sz="0" w:space="0" w:color="auto"/>
        <w:left w:val="none" w:sz="0" w:space="0" w:color="auto"/>
        <w:bottom w:val="none" w:sz="0" w:space="0" w:color="auto"/>
        <w:right w:val="none" w:sz="0" w:space="0" w:color="auto"/>
      </w:divBdr>
    </w:div>
    <w:div w:id="1705449323">
      <w:marLeft w:val="0"/>
      <w:marRight w:val="0"/>
      <w:marTop w:val="0"/>
      <w:marBottom w:val="0"/>
      <w:divBdr>
        <w:top w:val="none" w:sz="0" w:space="0" w:color="auto"/>
        <w:left w:val="none" w:sz="0" w:space="0" w:color="auto"/>
        <w:bottom w:val="none" w:sz="0" w:space="0" w:color="auto"/>
        <w:right w:val="none" w:sz="0" w:space="0" w:color="auto"/>
      </w:divBdr>
    </w:div>
    <w:div w:id="1706249964">
      <w:marLeft w:val="0"/>
      <w:marRight w:val="0"/>
      <w:marTop w:val="0"/>
      <w:marBottom w:val="0"/>
      <w:divBdr>
        <w:top w:val="none" w:sz="0" w:space="0" w:color="auto"/>
        <w:left w:val="none" w:sz="0" w:space="0" w:color="auto"/>
        <w:bottom w:val="none" w:sz="0" w:space="0" w:color="auto"/>
        <w:right w:val="none" w:sz="0" w:space="0" w:color="auto"/>
      </w:divBdr>
    </w:div>
    <w:div w:id="1706372730">
      <w:marLeft w:val="640"/>
      <w:marRight w:val="0"/>
      <w:marTop w:val="0"/>
      <w:marBottom w:val="0"/>
      <w:divBdr>
        <w:top w:val="none" w:sz="0" w:space="0" w:color="auto"/>
        <w:left w:val="none" w:sz="0" w:space="0" w:color="auto"/>
        <w:bottom w:val="none" w:sz="0" w:space="0" w:color="auto"/>
        <w:right w:val="none" w:sz="0" w:space="0" w:color="auto"/>
      </w:divBdr>
    </w:div>
    <w:div w:id="1706980819">
      <w:marLeft w:val="640"/>
      <w:marRight w:val="0"/>
      <w:marTop w:val="0"/>
      <w:marBottom w:val="0"/>
      <w:divBdr>
        <w:top w:val="none" w:sz="0" w:space="0" w:color="auto"/>
        <w:left w:val="none" w:sz="0" w:space="0" w:color="auto"/>
        <w:bottom w:val="none" w:sz="0" w:space="0" w:color="auto"/>
        <w:right w:val="none" w:sz="0" w:space="0" w:color="auto"/>
      </w:divBdr>
    </w:div>
    <w:div w:id="1709060589">
      <w:marLeft w:val="0"/>
      <w:marRight w:val="0"/>
      <w:marTop w:val="0"/>
      <w:marBottom w:val="0"/>
      <w:divBdr>
        <w:top w:val="none" w:sz="0" w:space="0" w:color="auto"/>
        <w:left w:val="none" w:sz="0" w:space="0" w:color="auto"/>
        <w:bottom w:val="none" w:sz="0" w:space="0" w:color="auto"/>
        <w:right w:val="none" w:sz="0" w:space="0" w:color="auto"/>
      </w:divBdr>
    </w:div>
    <w:div w:id="1709184158">
      <w:marLeft w:val="0"/>
      <w:marRight w:val="0"/>
      <w:marTop w:val="0"/>
      <w:marBottom w:val="0"/>
      <w:divBdr>
        <w:top w:val="none" w:sz="0" w:space="0" w:color="auto"/>
        <w:left w:val="none" w:sz="0" w:space="0" w:color="auto"/>
        <w:bottom w:val="none" w:sz="0" w:space="0" w:color="auto"/>
        <w:right w:val="none" w:sz="0" w:space="0" w:color="auto"/>
      </w:divBdr>
    </w:div>
    <w:div w:id="1709332505">
      <w:marLeft w:val="640"/>
      <w:marRight w:val="0"/>
      <w:marTop w:val="0"/>
      <w:marBottom w:val="0"/>
      <w:divBdr>
        <w:top w:val="none" w:sz="0" w:space="0" w:color="auto"/>
        <w:left w:val="none" w:sz="0" w:space="0" w:color="auto"/>
        <w:bottom w:val="none" w:sz="0" w:space="0" w:color="auto"/>
        <w:right w:val="none" w:sz="0" w:space="0" w:color="auto"/>
      </w:divBdr>
    </w:div>
    <w:div w:id="1709990139">
      <w:marLeft w:val="640"/>
      <w:marRight w:val="0"/>
      <w:marTop w:val="0"/>
      <w:marBottom w:val="0"/>
      <w:divBdr>
        <w:top w:val="none" w:sz="0" w:space="0" w:color="auto"/>
        <w:left w:val="none" w:sz="0" w:space="0" w:color="auto"/>
        <w:bottom w:val="none" w:sz="0" w:space="0" w:color="auto"/>
        <w:right w:val="none" w:sz="0" w:space="0" w:color="auto"/>
      </w:divBdr>
    </w:div>
    <w:div w:id="1712266503">
      <w:bodyDiv w:val="1"/>
      <w:marLeft w:val="0"/>
      <w:marRight w:val="0"/>
      <w:marTop w:val="0"/>
      <w:marBottom w:val="0"/>
      <w:divBdr>
        <w:top w:val="none" w:sz="0" w:space="0" w:color="auto"/>
        <w:left w:val="none" w:sz="0" w:space="0" w:color="auto"/>
        <w:bottom w:val="none" w:sz="0" w:space="0" w:color="auto"/>
        <w:right w:val="none" w:sz="0" w:space="0" w:color="auto"/>
      </w:divBdr>
      <w:divsChild>
        <w:div w:id="241570885">
          <w:marLeft w:val="640"/>
          <w:marRight w:val="0"/>
          <w:marTop w:val="0"/>
          <w:marBottom w:val="0"/>
          <w:divBdr>
            <w:top w:val="none" w:sz="0" w:space="0" w:color="auto"/>
            <w:left w:val="none" w:sz="0" w:space="0" w:color="auto"/>
            <w:bottom w:val="none" w:sz="0" w:space="0" w:color="auto"/>
            <w:right w:val="none" w:sz="0" w:space="0" w:color="auto"/>
          </w:divBdr>
        </w:div>
        <w:div w:id="264652936">
          <w:marLeft w:val="640"/>
          <w:marRight w:val="0"/>
          <w:marTop w:val="0"/>
          <w:marBottom w:val="0"/>
          <w:divBdr>
            <w:top w:val="none" w:sz="0" w:space="0" w:color="auto"/>
            <w:left w:val="none" w:sz="0" w:space="0" w:color="auto"/>
            <w:bottom w:val="none" w:sz="0" w:space="0" w:color="auto"/>
            <w:right w:val="none" w:sz="0" w:space="0" w:color="auto"/>
          </w:divBdr>
        </w:div>
        <w:div w:id="288708426">
          <w:marLeft w:val="640"/>
          <w:marRight w:val="0"/>
          <w:marTop w:val="0"/>
          <w:marBottom w:val="0"/>
          <w:divBdr>
            <w:top w:val="none" w:sz="0" w:space="0" w:color="auto"/>
            <w:left w:val="none" w:sz="0" w:space="0" w:color="auto"/>
            <w:bottom w:val="none" w:sz="0" w:space="0" w:color="auto"/>
            <w:right w:val="none" w:sz="0" w:space="0" w:color="auto"/>
          </w:divBdr>
        </w:div>
        <w:div w:id="634532578">
          <w:marLeft w:val="640"/>
          <w:marRight w:val="0"/>
          <w:marTop w:val="0"/>
          <w:marBottom w:val="0"/>
          <w:divBdr>
            <w:top w:val="none" w:sz="0" w:space="0" w:color="auto"/>
            <w:left w:val="none" w:sz="0" w:space="0" w:color="auto"/>
            <w:bottom w:val="none" w:sz="0" w:space="0" w:color="auto"/>
            <w:right w:val="none" w:sz="0" w:space="0" w:color="auto"/>
          </w:divBdr>
        </w:div>
        <w:div w:id="639768319">
          <w:marLeft w:val="640"/>
          <w:marRight w:val="0"/>
          <w:marTop w:val="0"/>
          <w:marBottom w:val="0"/>
          <w:divBdr>
            <w:top w:val="none" w:sz="0" w:space="0" w:color="auto"/>
            <w:left w:val="none" w:sz="0" w:space="0" w:color="auto"/>
            <w:bottom w:val="none" w:sz="0" w:space="0" w:color="auto"/>
            <w:right w:val="none" w:sz="0" w:space="0" w:color="auto"/>
          </w:divBdr>
        </w:div>
        <w:div w:id="872811427">
          <w:marLeft w:val="640"/>
          <w:marRight w:val="0"/>
          <w:marTop w:val="0"/>
          <w:marBottom w:val="0"/>
          <w:divBdr>
            <w:top w:val="none" w:sz="0" w:space="0" w:color="auto"/>
            <w:left w:val="none" w:sz="0" w:space="0" w:color="auto"/>
            <w:bottom w:val="none" w:sz="0" w:space="0" w:color="auto"/>
            <w:right w:val="none" w:sz="0" w:space="0" w:color="auto"/>
          </w:divBdr>
        </w:div>
        <w:div w:id="1395741575">
          <w:marLeft w:val="640"/>
          <w:marRight w:val="0"/>
          <w:marTop w:val="0"/>
          <w:marBottom w:val="0"/>
          <w:divBdr>
            <w:top w:val="none" w:sz="0" w:space="0" w:color="auto"/>
            <w:left w:val="none" w:sz="0" w:space="0" w:color="auto"/>
            <w:bottom w:val="none" w:sz="0" w:space="0" w:color="auto"/>
            <w:right w:val="none" w:sz="0" w:space="0" w:color="auto"/>
          </w:divBdr>
        </w:div>
        <w:div w:id="1506674371">
          <w:marLeft w:val="640"/>
          <w:marRight w:val="0"/>
          <w:marTop w:val="0"/>
          <w:marBottom w:val="0"/>
          <w:divBdr>
            <w:top w:val="none" w:sz="0" w:space="0" w:color="auto"/>
            <w:left w:val="none" w:sz="0" w:space="0" w:color="auto"/>
            <w:bottom w:val="none" w:sz="0" w:space="0" w:color="auto"/>
            <w:right w:val="none" w:sz="0" w:space="0" w:color="auto"/>
          </w:divBdr>
        </w:div>
        <w:div w:id="1756433963">
          <w:marLeft w:val="640"/>
          <w:marRight w:val="0"/>
          <w:marTop w:val="0"/>
          <w:marBottom w:val="0"/>
          <w:divBdr>
            <w:top w:val="none" w:sz="0" w:space="0" w:color="auto"/>
            <w:left w:val="none" w:sz="0" w:space="0" w:color="auto"/>
            <w:bottom w:val="none" w:sz="0" w:space="0" w:color="auto"/>
            <w:right w:val="none" w:sz="0" w:space="0" w:color="auto"/>
          </w:divBdr>
        </w:div>
        <w:div w:id="1991901270">
          <w:marLeft w:val="640"/>
          <w:marRight w:val="0"/>
          <w:marTop w:val="0"/>
          <w:marBottom w:val="0"/>
          <w:divBdr>
            <w:top w:val="none" w:sz="0" w:space="0" w:color="auto"/>
            <w:left w:val="none" w:sz="0" w:space="0" w:color="auto"/>
            <w:bottom w:val="none" w:sz="0" w:space="0" w:color="auto"/>
            <w:right w:val="none" w:sz="0" w:space="0" w:color="auto"/>
          </w:divBdr>
        </w:div>
      </w:divsChild>
    </w:div>
    <w:div w:id="1712805422">
      <w:marLeft w:val="640"/>
      <w:marRight w:val="0"/>
      <w:marTop w:val="0"/>
      <w:marBottom w:val="0"/>
      <w:divBdr>
        <w:top w:val="none" w:sz="0" w:space="0" w:color="auto"/>
        <w:left w:val="none" w:sz="0" w:space="0" w:color="auto"/>
        <w:bottom w:val="none" w:sz="0" w:space="0" w:color="auto"/>
        <w:right w:val="none" w:sz="0" w:space="0" w:color="auto"/>
      </w:divBdr>
    </w:div>
    <w:div w:id="1713773247">
      <w:marLeft w:val="0"/>
      <w:marRight w:val="0"/>
      <w:marTop w:val="0"/>
      <w:marBottom w:val="0"/>
      <w:divBdr>
        <w:top w:val="none" w:sz="0" w:space="0" w:color="auto"/>
        <w:left w:val="none" w:sz="0" w:space="0" w:color="auto"/>
        <w:bottom w:val="none" w:sz="0" w:space="0" w:color="auto"/>
        <w:right w:val="none" w:sz="0" w:space="0" w:color="auto"/>
      </w:divBdr>
    </w:div>
    <w:div w:id="1714428592">
      <w:bodyDiv w:val="1"/>
      <w:marLeft w:val="0"/>
      <w:marRight w:val="0"/>
      <w:marTop w:val="0"/>
      <w:marBottom w:val="0"/>
      <w:divBdr>
        <w:top w:val="none" w:sz="0" w:space="0" w:color="auto"/>
        <w:left w:val="none" w:sz="0" w:space="0" w:color="auto"/>
        <w:bottom w:val="none" w:sz="0" w:space="0" w:color="auto"/>
        <w:right w:val="none" w:sz="0" w:space="0" w:color="auto"/>
      </w:divBdr>
    </w:div>
    <w:div w:id="1715276629">
      <w:bodyDiv w:val="1"/>
      <w:marLeft w:val="0"/>
      <w:marRight w:val="0"/>
      <w:marTop w:val="0"/>
      <w:marBottom w:val="0"/>
      <w:divBdr>
        <w:top w:val="none" w:sz="0" w:space="0" w:color="auto"/>
        <w:left w:val="none" w:sz="0" w:space="0" w:color="auto"/>
        <w:bottom w:val="none" w:sz="0" w:space="0" w:color="auto"/>
        <w:right w:val="none" w:sz="0" w:space="0" w:color="auto"/>
      </w:divBdr>
      <w:divsChild>
        <w:div w:id="133253896">
          <w:marLeft w:val="640"/>
          <w:marRight w:val="0"/>
          <w:marTop w:val="0"/>
          <w:marBottom w:val="0"/>
          <w:divBdr>
            <w:top w:val="none" w:sz="0" w:space="0" w:color="auto"/>
            <w:left w:val="none" w:sz="0" w:space="0" w:color="auto"/>
            <w:bottom w:val="none" w:sz="0" w:space="0" w:color="auto"/>
            <w:right w:val="none" w:sz="0" w:space="0" w:color="auto"/>
          </w:divBdr>
        </w:div>
        <w:div w:id="328213581">
          <w:marLeft w:val="640"/>
          <w:marRight w:val="0"/>
          <w:marTop w:val="0"/>
          <w:marBottom w:val="0"/>
          <w:divBdr>
            <w:top w:val="none" w:sz="0" w:space="0" w:color="auto"/>
            <w:left w:val="none" w:sz="0" w:space="0" w:color="auto"/>
            <w:bottom w:val="none" w:sz="0" w:space="0" w:color="auto"/>
            <w:right w:val="none" w:sz="0" w:space="0" w:color="auto"/>
          </w:divBdr>
        </w:div>
        <w:div w:id="348331638">
          <w:marLeft w:val="640"/>
          <w:marRight w:val="0"/>
          <w:marTop w:val="0"/>
          <w:marBottom w:val="0"/>
          <w:divBdr>
            <w:top w:val="none" w:sz="0" w:space="0" w:color="auto"/>
            <w:left w:val="none" w:sz="0" w:space="0" w:color="auto"/>
            <w:bottom w:val="none" w:sz="0" w:space="0" w:color="auto"/>
            <w:right w:val="none" w:sz="0" w:space="0" w:color="auto"/>
          </w:divBdr>
        </w:div>
        <w:div w:id="543172840">
          <w:marLeft w:val="640"/>
          <w:marRight w:val="0"/>
          <w:marTop w:val="0"/>
          <w:marBottom w:val="0"/>
          <w:divBdr>
            <w:top w:val="none" w:sz="0" w:space="0" w:color="auto"/>
            <w:left w:val="none" w:sz="0" w:space="0" w:color="auto"/>
            <w:bottom w:val="none" w:sz="0" w:space="0" w:color="auto"/>
            <w:right w:val="none" w:sz="0" w:space="0" w:color="auto"/>
          </w:divBdr>
        </w:div>
        <w:div w:id="981275589">
          <w:marLeft w:val="640"/>
          <w:marRight w:val="0"/>
          <w:marTop w:val="0"/>
          <w:marBottom w:val="0"/>
          <w:divBdr>
            <w:top w:val="none" w:sz="0" w:space="0" w:color="auto"/>
            <w:left w:val="none" w:sz="0" w:space="0" w:color="auto"/>
            <w:bottom w:val="none" w:sz="0" w:space="0" w:color="auto"/>
            <w:right w:val="none" w:sz="0" w:space="0" w:color="auto"/>
          </w:divBdr>
        </w:div>
        <w:div w:id="1369447586">
          <w:marLeft w:val="640"/>
          <w:marRight w:val="0"/>
          <w:marTop w:val="0"/>
          <w:marBottom w:val="0"/>
          <w:divBdr>
            <w:top w:val="none" w:sz="0" w:space="0" w:color="auto"/>
            <w:left w:val="none" w:sz="0" w:space="0" w:color="auto"/>
            <w:bottom w:val="none" w:sz="0" w:space="0" w:color="auto"/>
            <w:right w:val="none" w:sz="0" w:space="0" w:color="auto"/>
          </w:divBdr>
        </w:div>
        <w:div w:id="1493642534">
          <w:marLeft w:val="640"/>
          <w:marRight w:val="0"/>
          <w:marTop w:val="0"/>
          <w:marBottom w:val="0"/>
          <w:divBdr>
            <w:top w:val="none" w:sz="0" w:space="0" w:color="auto"/>
            <w:left w:val="none" w:sz="0" w:space="0" w:color="auto"/>
            <w:bottom w:val="none" w:sz="0" w:space="0" w:color="auto"/>
            <w:right w:val="none" w:sz="0" w:space="0" w:color="auto"/>
          </w:divBdr>
        </w:div>
        <w:div w:id="1864123846">
          <w:marLeft w:val="640"/>
          <w:marRight w:val="0"/>
          <w:marTop w:val="0"/>
          <w:marBottom w:val="0"/>
          <w:divBdr>
            <w:top w:val="none" w:sz="0" w:space="0" w:color="auto"/>
            <w:left w:val="none" w:sz="0" w:space="0" w:color="auto"/>
            <w:bottom w:val="none" w:sz="0" w:space="0" w:color="auto"/>
            <w:right w:val="none" w:sz="0" w:space="0" w:color="auto"/>
          </w:divBdr>
        </w:div>
      </w:divsChild>
    </w:div>
    <w:div w:id="1715886927">
      <w:marLeft w:val="640"/>
      <w:marRight w:val="0"/>
      <w:marTop w:val="0"/>
      <w:marBottom w:val="0"/>
      <w:divBdr>
        <w:top w:val="none" w:sz="0" w:space="0" w:color="auto"/>
        <w:left w:val="none" w:sz="0" w:space="0" w:color="auto"/>
        <w:bottom w:val="none" w:sz="0" w:space="0" w:color="auto"/>
        <w:right w:val="none" w:sz="0" w:space="0" w:color="auto"/>
      </w:divBdr>
    </w:div>
    <w:div w:id="1715889700">
      <w:marLeft w:val="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7780114">
      <w:marLeft w:val="640"/>
      <w:marRight w:val="0"/>
      <w:marTop w:val="0"/>
      <w:marBottom w:val="0"/>
      <w:divBdr>
        <w:top w:val="none" w:sz="0" w:space="0" w:color="auto"/>
        <w:left w:val="none" w:sz="0" w:space="0" w:color="auto"/>
        <w:bottom w:val="none" w:sz="0" w:space="0" w:color="auto"/>
        <w:right w:val="none" w:sz="0" w:space="0" w:color="auto"/>
      </w:divBdr>
    </w:div>
    <w:div w:id="1718161510">
      <w:marLeft w:val="0"/>
      <w:marRight w:val="0"/>
      <w:marTop w:val="0"/>
      <w:marBottom w:val="0"/>
      <w:divBdr>
        <w:top w:val="none" w:sz="0" w:space="0" w:color="auto"/>
        <w:left w:val="none" w:sz="0" w:space="0" w:color="auto"/>
        <w:bottom w:val="none" w:sz="0" w:space="0" w:color="auto"/>
        <w:right w:val="none" w:sz="0" w:space="0" w:color="auto"/>
      </w:divBdr>
    </w:div>
    <w:div w:id="1718581237">
      <w:bodyDiv w:val="1"/>
      <w:marLeft w:val="0"/>
      <w:marRight w:val="0"/>
      <w:marTop w:val="0"/>
      <w:marBottom w:val="0"/>
      <w:divBdr>
        <w:top w:val="none" w:sz="0" w:space="0" w:color="auto"/>
        <w:left w:val="none" w:sz="0" w:space="0" w:color="auto"/>
        <w:bottom w:val="none" w:sz="0" w:space="0" w:color="auto"/>
        <w:right w:val="none" w:sz="0" w:space="0" w:color="auto"/>
      </w:divBdr>
    </w:div>
    <w:div w:id="1718774714">
      <w:bodyDiv w:val="1"/>
      <w:marLeft w:val="0"/>
      <w:marRight w:val="0"/>
      <w:marTop w:val="0"/>
      <w:marBottom w:val="0"/>
      <w:divBdr>
        <w:top w:val="none" w:sz="0" w:space="0" w:color="auto"/>
        <w:left w:val="none" w:sz="0" w:space="0" w:color="auto"/>
        <w:bottom w:val="none" w:sz="0" w:space="0" w:color="auto"/>
        <w:right w:val="none" w:sz="0" w:space="0" w:color="auto"/>
      </w:divBdr>
    </w:div>
    <w:div w:id="1718968473">
      <w:marLeft w:val="640"/>
      <w:marRight w:val="0"/>
      <w:marTop w:val="0"/>
      <w:marBottom w:val="0"/>
      <w:divBdr>
        <w:top w:val="none" w:sz="0" w:space="0" w:color="auto"/>
        <w:left w:val="none" w:sz="0" w:space="0" w:color="auto"/>
        <w:bottom w:val="none" w:sz="0" w:space="0" w:color="auto"/>
        <w:right w:val="none" w:sz="0" w:space="0" w:color="auto"/>
      </w:divBdr>
    </w:div>
    <w:div w:id="1719235193">
      <w:marLeft w:val="0"/>
      <w:marRight w:val="0"/>
      <w:marTop w:val="0"/>
      <w:marBottom w:val="0"/>
      <w:divBdr>
        <w:top w:val="none" w:sz="0" w:space="0" w:color="auto"/>
        <w:left w:val="none" w:sz="0" w:space="0" w:color="auto"/>
        <w:bottom w:val="none" w:sz="0" w:space="0" w:color="auto"/>
        <w:right w:val="none" w:sz="0" w:space="0" w:color="auto"/>
      </w:divBdr>
    </w:div>
    <w:div w:id="1720587146">
      <w:marLeft w:val="640"/>
      <w:marRight w:val="0"/>
      <w:marTop w:val="0"/>
      <w:marBottom w:val="0"/>
      <w:divBdr>
        <w:top w:val="none" w:sz="0" w:space="0" w:color="auto"/>
        <w:left w:val="none" w:sz="0" w:space="0" w:color="auto"/>
        <w:bottom w:val="none" w:sz="0" w:space="0" w:color="auto"/>
        <w:right w:val="none" w:sz="0" w:space="0" w:color="auto"/>
      </w:divBdr>
    </w:div>
    <w:div w:id="1721007858">
      <w:marLeft w:val="0"/>
      <w:marRight w:val="0"/>
      <w:marTop w:val="0"/>
      <w:marBottom w:val="0"/>
      <w:divBdr>
        <w:top w:val="none" w:sz="0" w:space="0" w:color="auto"/>
        <w:left w:val="none" w:sz="0" w:space="0" w:color="auto"/>
        <w:bottom w:val="none" w:sz="0" w:space="0" w:color="auto"/>
        <w:right w:val="none" w:sz="0" w:space="0" w:color="auto"/>
      </w:divBdr>
    </w:div>
    <w:div w:id="1721710001">
      <w:bodyDiv w:val="1"/>
      <w:marLeft w:val="0"/>
      <w:marRight w:val="0"/>
      <w:marTop w:val="0"/>
      <w:marBottom w:val="0"/>
      <w:divBdr>
        <w:top w:val="none" w:sz="0" w:space="0" w:color="auto"/>
        <w:left w:val="none" w:sz="0" w:space="0" w:color="auto"/>
        <w:bottom w:val="none" w:sz="0" w:space="0" w:color="auto"/>
        <w:right w:val="none" w:sz="0" w:space="0" w:color="auto"/>
      </w:divBdr>
      <w:divsChild>
        <w:div w:id="106706729">
          <w:marLeft w:val="640"/>
          <w:marRight w:val="0"/>
          <w:marTop w:val="0"/>
          <w:marBottom w:val="0"/>
          <w:divBdr>
            <w:top w:val="none" w:sz="0" w:space="0" w:color="auto"/>
            <w:left w:val="none" w:sz="0" w:space="0" w:color="auto"/>
            <w:bottom w:val="none" w:sz="0" w:space="0" w:color="auto"/>
            <w:right w:val="none" w:sz="0" w:space="0" w:color="auto"/>
          </w:divBdr>
        </w:div>
        <w:div w:id="181433545">
          <w:marLeft w:val="640"/>
          <w:marRight w:val="0"/>
          <w:marTop w:val="0"/>
          <w:marBottom w:val="0"/>
          <w:divBdr>
            <w:top w:val="none" w:sz="0" w:space="0" w:color="auto"/>
            <w:left w:val="none" w:sz="0" w:space="0" w:color="auto"/>
            <w:bottom w:val="none" w:sz="0" w:space="0" w:color="auto"/>
            <w:right w:val="none" w:sz="0" w:space="0" w:color="auto"/>
          </w:divBdr>
        </w:div>
        <w:div w:id="345980494">
          <w:marLeft w:val="640"/>
          <w:marRight w:val="0"/>
          <w:marTop w:val="0"/>
          <w:marBottom w:val="0"/>
          <w:divBdr>
            <w:top w:val="none" w:sz="0" w:space="0" w:color="auto"/>
            <w:left w:val="none" w:sz="0" w:space="0" w:color="auto"/>
            <w:bottom w:val="none" w:sz="0" w:space="0" w:color="auto"/>
            <w:right w:val="none" w:sz="0" w:space="0" w:color="auto"/>
          </w:divBdr>
        </w:div>
        <w:div w:id="508108653">
          <w:marLeft w:val="640"/>
          <w:marRight w:val="0"/>
          <w:marTop w:val="0"/>
          <w:marBottom w:val="0"/>
          <w:divBdr>
            <w:top w:val="none" w:sz="0" w:space="0" w:color="auto"/>
            <w:left w:val="none" w:sz="0" w:space="0" w:color="auto"/>
            <w:bottom w:val="none" w:sz="0" w:space="0" w:color="auto"/>
            <w:right w:val="none" w:sz="0" w:space="0" w:color="auto"/>
          </w:divBdr>
        </w:div>
        <w:div w:id="586547917">
          <w:marLeft w:val="640"/>
          <w:marRight w:val="0"/>
          <w:marTop w:val="0"/>
          <w:marBottom w:val="0"/>
          <w:divBdr>
            <w:top w:val="none" w:sz="0" w:space="0" w:color="auto"/>
            <w:left w:val="none" w:sz="0" w:space="0" w:color="auto"/>
            <w:bottom w:val="none" w:sz="0" w:space="0" w:color="auto"/>
            <w:right w:val="none" w:sz="0" w:space="0" w:color="auto"/>
          </w:divBdr>
        </w:div>
        <w:div w:id="701437825">
          <w:marLeft w:val="640"/>
          <w:marRight w:val="0"/>
          <w:marTop w:val="0"/>
          <w:marBottom w:val="0"/>
          <w:divBdr>
            <w:top w:val="none" w:sz="0" w:space="0" w:color="auto"/>
            <w:left w:val="none" w:sz="0" w:space="0" w:color="auto"/>
            <w:bottom w:val="none" w:sz="0" w:space="0" w:color="auto"/>
            <w:right w:val="none" w:sz="0" w:space="0" w:color="auto"/>
          </w:divBdr>
        </w:div>
        <w:div w:id="1284992751">
          <w:marLeft w:val="640"/>
          <w:marRight w:val="0"/>
          <w:marTop w:val="0"/>
          <w:marBottom w:val="0"/>
          <w:divBdr>
            <w:top w:val="none" w:sz="0" w:space="0" w:color="auto"/>
            <w:left w:val="none" w:sz="0" w:space="0" w:color="auto"/>
            <w:bottom w:val="none" w:sz="0" w:space="0" w:color="auto"/>
            <w:right w:val="none" w:sz="0" w:space="0" w:color="auto"/>
          </w:divBdr>
        </w:div>
        <w:div w:id="1397968417">
          <w:marLeft w:val="640"/>
          <w:marRight w:val="0"/>
          <w:marTop w:val="0"/>
          <w:marBottom w:val="0"/>
          <w:divBdr>
            <w:top w:val="none" w:sz="0" w:space="0" w:color="auto"/>
            <w:left w:val="none" w:sz="0" w:space="0" w:color="auto"/>
            <w:bottom w:val="none" w:sz="0" w:space="0" w:color="auto"/>
            <w:right w:val="none" w:sz="0" w:space="0" w:color="auto"/>
          </w:divBdr>
        </w:div>
        <w:div w:id="1408918284">
          <w:marLeft w:val="640"/>
          <w:marRight w:val="0"/>
          <w:marTop w:val="0"/>
          <w:marBottom w:val="0"/>
          <w:divBdr>
            <w:top w:val="none" w:sz="0" w:space="0" w:color="auto"/>
            <w:left w:val="none" w:sz="0" w:space="0" w:color="auto"/>
            <w:bottom w:val="none" w:sz="0" w:space="0" w:color="auto"/>
            <w:right w:val="none" w:sz="0" w:space="0" w:color="auto"/>
          </w:divBdr>
        </w:div>
        <w:div w:id="1487362412">
          <w:marLeft w:val="640"/>
          <w:marRight w:val="0"/>
          <w:marTop w:val="0"/>
          <w:marBottom w:val="0"/>
          <w:divBdr>
            <w:top w:val="none" w:sz="0" w:space="0" w:color="auto"/>
            <w:left w:val="none" w:sz="0" w:space="0" w:color="auto"/>
            <w:bottom w:val="none" w:sz="0" w:space="0" w:color="auto"/>
            <w:right w:val="none" w:sz="0" w:space="0" w:color="auto"/>
          </w:divBdr>
        </w:div>
      </w:divsChild>
    </w:div>
    <w:div w:id="1723213770">
      <w:marLeft w:val="0"/>
      <w:marRight w:val="0"/>
      <w:marTop w:val="0"/>
      <w:marBottom w:val="0"/>
      <w:divBdr>
        <w:top w:val="none" w:sz="0" w:space="0" w:color="auto"/>
        <w:left w:val="none" w:sz="0" w:space="0" w:color="auto"/>
        <w:bottom w:val="none" w:sz="0" w:space="0" w:color="auto"/>
        <w:right w:val="none" w:sz="0" w:space="0" w:color="auto"/>
      </w:divBdr>
    </w:div>
    <w:div w:id="1723672341">
      <w:marLeft w:val="0"/>
      <w:marRight w:val="0"/>
      <w:marTop w:val="0"/>
      <w:marBottom w:val="0"/>
      <w:divBdr>
        <w:top w:val="none" w:sz="0" w:space="0" w:color="auto"/>
        <w:left w:val="none" w:sz="0" w:space="0" w:color="auto"/>
        <w:bottom w:val="none" w:sz="0" w:space="0" w:color="auto"/>
        <w:right w:val="none" w:sz="0" w:space="0" w:color="auto"/>
      </w:divBdr>
    </w:div>
    <w:div w:id="1726636365">
      <w:marLeft w:val="0"/>
      <w:marRight w:val="0"/>
      <w:marTop w:val="0"/>
      <w:marBottom w:val="0"/>
      <w:divBdr>
        <w:top w:val="none" w:sz="0" w:space="0" w:color="auto"/>
        <w:left w:val="none" w:sz="0" w:space="0" w:color="auto"/>
        <w:bottom w:val="none" w:sz="0" w:space="0" w:color="auto"/>
        <w:right w:val="none" w:sz="0" w:space="0" w:color="auto"/>
      </w:divBdr>
    </w:div>
    <w:div w:id="1726753699">
      <w:marLeft w:val="0"/>
      <w:marRight w:val="0"/>
      <w:marTop w:val="0"/>
      <w:marBottom w:val="0"/>
      <w:divBdr>
        <w:top w:val="none" w:sz="0" w:space="0" w:color="auto"/>
        <w:left w:val="none" w:sz="0" w:space="0" w:color="auto"/>
        <w:bottom w:val="none" w:sz="0" w:space="0" w:color="auto"/>
        <w:right w:val="none" w:sz="0" w:space="0" w:color="auto"/>
      </w:divBdr>
    </w:div>
    <w:div w:id="1726873946">
      <w:marLeft w:val="640"/>
      <w:marRight w:val="0"/>
      <w:marTop w:val="0"/>
      <w:marBottom w:val="0"/>
      <w:divBdr>
        <w:top w:val="none" w:sz="0" w:space="0" w:color="auto"/>
        <w:left w:val="none" w:sz="0" w:space="0" w:color="auto"/>
        <w:bottom w:val="none" w:sz="0" w:space="0" w:color="auto"/>
        <w:right w:val="none" w:sz="0" w:space="0" w:color="auto"/>
      </w:divBdr>
    </w:div>
    <w:div w:id="1726948612">
      <w:marLeft w:val="640"/>
      <w:marRight w:val="0"/>
      <w:marTop w:val="0"/>
      <w:marBottom w:val="0"/>
      <w:divBdr>
        <w:top w:val="none" w:sz="0" w:space="0" w:color="auto"/>
        <w:left w:val="none" w:sz="0" w:space="0" w:color="auto"/>
        <w:bottom w:val="none" w:sz="0" w:space="0" w:color="auto"/>
        <w:right w:val="none" w:sz="0" w:space="0" w:color="auto"/>
      </w:divBdr>
    </w:div>
    <w:div w:id="1726950252">
      <w:marLeft w:val="640"/>
      <w:marRight w:val="0"/>
      <w:marTop w:val="0"/>
      <w:marBottom w:val="0"/>
      <w:divBdr>
        <w:top w:val="none" w:sz="0" w:space="0" w:color="auto"/>
        <w:left w:val="none" w:sz="0" w:space="0" w:color="auto"/>
        <w:bottom w:val="none" w:sz="0" w:space="0" w:color="auto"/>
        <w:right w:val="none" w:sz="0" w:space="0" w:color="auto"/>
      </w:divBdr>
    </w:div>
    <w:div w:id="1727530528">
      <w:marLeft w:val="640"/>
      <w:marRight w:val="0"/>
      <w:marTop w:val="0"/>
      <w:marBottom w:val="0"/>
      <w:divBdr>
        <w:top w:val="none" w:sz="0" w:space="0" w:color="auto"/>
        <w:left w:val="none" w:sz="0" w:space="0" w:color="auto"/>
        <w:bottom w:val="none" w:sz="0" w:space="0" w:color="auto"/>
        <w:right w:val="none" w:sz="0" w:space="0" w:color="auto"/>
      </w:divBdr>
    </w:div>
    <w:div w:id="1727795357">
      <w:marLeft w:val="0"/>
      <w:marRight w:val="0"/>
      <w:marTop w:val="0"/>
      <w:marBottom w:val="0"/>
      <w:divBdr>
        <w:top w:val="none" w:sz="0" w:space="0" w:color="auto"/>
        <w:left w:val="none" w:sz="0" w:space="0" w:color="auto"/>
        <w:bottom w:val="none" w:sz="0" w:space="0" w:color="auto"/>
        <w:right w:val="none" w:sz="0" w:space="0" w:color="auto"/>
      </w:divBdr>
    </w:div>
    <w:div w:id="1728532691">
      <w:marLeft w:val="0"/>
      <w:marRight w:val="150"/>
      <w:marTop w:val="0"/>
      <w:marBottom w:val="0"/>
      <w:divBdr>
        <w:top w:val="none" w:sz="0" w:space="0" w:color="auto"/>
        <w:left w:val="none" w:sz="0" w:space="0" w:color="auto"/>
        <w:bottom w:val="none" w:sz="0" w:space="0" w:color="auto"/>
        <w:right w:val="none" w:sz="0" w:space="0" w:color="auto"/>
      </w:divBdr>
      <w:divsChild>
        <w:div w:id="1494446811">
          <w:marLeft w:val="0"/>
          <w:marRight w:val="150"/>
          <w:marTop w:val="0"/>
          <w:marBottom w:val="0"/>
          <w:divBdr>
            <w:top w:val="none" w:sz="0" w:space="0" w:color="auto"/>
            <w:left w:val="none" w:sz="0" w:space="0" w:color="auto"/>
            <w:bottom w:val="none" w:sz="0" w:space="0" w:color="auto"/>
            <w:right w:val="none" w:sz="0" w:space="0" w:color="auto"/>
          </w:divBdr>
        </w:div>
      </w:divsChild>
    </w:div>
    <w:div w:id="1728718785">
      <w:marLeft w:val="0"/>
      <w:marRight w:val="0"/>
      <w:marTop w:val="0"/>
      <w:marBottom w:val="0"/>
      <w:divBdr>
        <w:top w:val="none" w:sz="0" w:space="0" w:color="auto"/>
        <w:left w:val="none" w:sz="0" w:space="0" w:color="auto"/>
        <w:bottom w:val="none" w:sz="0" w:space="0" w:color="auto"/>
        <w:right w:val="none" w:sz="0" w:space="0" w:color="auto"/>
      </w:divBdr>
    </w:div>
    <w:div w:id="1728794512">
      <w:bodyDiv w:val="1"/>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sChild>
            <w:div w:id="648949145">
              <w:marLeft w:val="0"/>
              <w:marRight w:val="0"/>
              <w:marTop w:val="0"/>
              <w:marBottom w:val="0"/>
              <w:divBdr>
                <w:top w:val="none" w:sz="0" w:space="0" w:color="auto"/>
                <w:left w:val="none" w:sz="0" w:space="0" w:color="auto"/>
                <w:bottom w:val="none" w:sz="0" w:space="0" w:color="auto"/>
                <w:right w:val="none" w:sz="0" w:space="0" w:color="auto"/>
              </w:divBdr>
              <w:divsChild>
                <w:div w:id="1218127806">
                  <w:marLeft w:val="0"/>
                  <w:marRight w:val="0"/>
                  <w:marTop w:val="0"/>
                  <w:marBottom w:val="0"/>
                  <w:divBdr>
                    <w:top w:val="none" w:sz="0" w:space="0" w:color="auto"/>
                    <w:left w:val="none" w:sz="0" w:space="0" w:color="auto"/>
                    <w:bottom w:val="none" w:sz="0" w:space="0" w:color="auto"/>
                    <w:right w:val="none" w:sz="0" w:space="0" w:color="auto"/>
                  </w:divBdr>
                  <w:divsChild>
                    <w:div w:id="907617207">
                      <w:marLeft w:val="0"/>
                      <w:marRight w:val="0"/>
                      <w:marTop w:val="0"/>
                      <w:marBottom w:val="0"/>
                      <w:divBdr>
                        <w:top w:val="none" w:sz="0" w:space="0" w:color="auto"/>
                        <w:left w:val="none" w:sz="0" w:space="0" w:color="auto"/>
                        <w:bottom w:val="none" w:sz="0" w:space="0" w:color="auto"/>
                        <w:right w:val="none" w:sz="0" w:space="0" w:color="auto"/>
                      </w:divBdr>
                      <w:divsChild>
                        <w:div w:id="1817601953">
                          <w:marLeft w:val="0"/>
                          <w:marRight w:val="0"/>
                          <w:marTop w:val="0"/>
                          <w:marBottom w:val="0"/>
                          <w:divBdr>
                            <w:top w:val="none" w:sz="0" w:space="0" w:color="auto"/>
                            <w:left w:val="none" w:sz="0" w:space="0" w:color="auto"/>
                            <w:bottom w:val="none" w:sz="0" w:space="0" w:color="auto"/>
                            <w:right w:val="none" w:sz="0" w:space="0" w:color="auto"/>
                          </w:divBdr>
                          <w:divsChild>
                            <w:div w:id="2087072517">
                              <w:marLeft w:val="0"/>
                              <w:marRight w:val="0"/>
                              <w:marTop w:val="0"/>
                              <w:marBottom w:val="0"/>
                              <w:divBdr>
                                <w:top w:val="none" w:sz="0" w:space="0" w:color="auto"/>
                                <w:left w:val="none" w:sz="0" w:space="0" w:color="auto"/>
                                <w:bottom w:val="none" w:sz="0" w:space="0" w:color="auto"/>
                                <w:right w:val="none" w:sz="0" w:space="0" w:color="auto"/>
                              </w:divBdr>
                              <w:divsChild>
                                <w:div w:id="1019937535">
                                  <w:marLeft w:val="0"/>
                                  <w:marRight w:val="0"/>
                                  <w:marTop w:val="0"/>
                                  <w:marBottom w:val="0"/>
                                  <w:divBdr>
                                    <w:top w:val="none" w:sz="0" w:space="0" w:color="auto"/>
                                    <w:left w:val="none" w:sz="0" w:space="0" w:color="auto"/>
                                    <w:bottom w:val="none" w:sz="0" w:space="0" w:color="auto"/>
                                    <w:right w:val="none" w:sz="0" w:space="0" w:color="auto"/>
                                  </w:divBdr>
                                  <w:divsChild>
                                    <w:div w:id="4460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226977">
      <w:marLeft w:val="0"/>
      <w:marRight w:val="0"/>
      <w:marTop w:val="0"/>
      <w:marBottom w:val="0"/>
      <w:divBdr>
        <w:top w:val="none" w:sz="0" w:space="0" w:color="auto"/>
        <w:left w:val="none" w:sz="0" w:space="0" w:color="auto"/>
        <w:bottom w:val="none" w:sz="0" w:space="0" w:color="auto"/>
        <w:right w:val="none" w:sz="0" w:space="0" w:color="auto"/>
      </w:divBdr>
    </w:div>
    <w:div w:id="1730956963">
      <w:bodyDiv w:val="1"/>
      <w:marLeft w:val="0"/>
      <w:marRight w:val="0"/>
      <w:marTop w:val="0"/>
      <w:marBottom w:val="0"/>
      <w:divBdr>
        <w:top w:val="none" w:sz="0" w:space="0" w:color="auto"/>
        <w:left w:val="none" w:sz="0" w:space="0" w:color="auto"/>
        <w:bottom w:val="none" w:sz="0" w:space="0" w:color="auto"/>
        <w:right w:val="none" w:sz="0" w:space="0" w:color="auto"/>
      </w:divBdr>
    </w:div>
    <w:div w:id="1733458462">
      <w:marLeft w:val="0"/>
      <w:marRight w:val="0"/>
      <w:marTop w:val="0"/>
      <w:marBottom w:val="0"/>
      <w:divBdr>
        <w:top w:val="none" w:sz="0" w:space="0" w:color="auto"/>
        <w:left w:val="none" w:sz="0" w:space="0" w:color="auto"/>
        <w:bottom w:val="none" w:sz="0" w:space="0" w:color="auto"/>
        <w:right w:val="none" w:sz="0" w:space="0" w:color="auto"/>
      </w:divBdr>
    </w:div>
    <w:div w:id="1733842696">
      <w:marLeft w:val="0"/>
      <w:marRight w:val="0"/>
      <w:marTop w:val="0"/>
      <w:marBottom w:val="0"/>
      <w:divBdr>
        <w:top w:val="none" w:sz="0" w:space="0" w:color="auto"/>
        <w:left w:val="none" w:sz="0" w:space="0" w:color="auto"/>
        <w:bottom w:val="none" w:sz="0" w:space="0" w:color="auto"/>
        <w:right w:val="none" w:sz="0" w:space="0" w:color="auto"/>
      </w:divBdr>
    </w:div>
    <w:div w:id="1733966716">
      <w:bodyDiv w:val="1"/>
      <w:marLeft w:val="0"/>
      <w:marRight w:val="0"/>
      <w:marTop w:val="0"/>
      <w:marBottom w:val="0"/>
      <w:divBdr>
        <w:top w:val="none" w:sz="0" w:space="0" w:color="auto"/>
        <w:left w:val="none" w:sz="0" w:space="0" w:color="auto"/>
        <w:bottom w:val="none" w:sz="0" w:space="0" w:color="auto"/>
        <w:right w:val="none" w:sz="0" w:space="0" w:color="auto"/>
      </w:divBdr>
      <w:divsChild>
        <w:div w:id="132265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237337">
      <w:marLeft w:val="0"/>
      <w:marRight w:val="0"/>
      <w:marTop w:val="0"/>
      <w:marBottom w:val="0"/>
      <w:divBdr>
        <w:top w:val="none" w:sz="0" w:space="0" w:color="auto"/>
        <w:left w:val="none" w:sz="0" w:space="0" w:color="auto"/>
        <w:bottom w:val="none" w:sz="0" w:space="0" w:color="auto"/>
        <w:right w:val="none" w:sz="0" w:space="0" w:color="auto"/>
      </w:divBdr>
    </w:div>
    <w:div w:id="1736078555">
      <w:marLeft w:val="0"/>
      <w:marRight w:val="0"/>
      <w:marTop w:val="0"/>
      <w:marBottom w:val="0"/>
      <w:divBdr>
        <w:top w:val="none" w:sz="0" w:space="0" w:color="auto"/>
        <w:left w:val="none" w:sz="0" w:space="0" w:color="auto"/>
        <w:bottom w:val="none" w:sz="0" w:space="0" w:color="auto"/>
        <w:right w:val="none" w:sz="0" w:space="0" w:color="auto"/>
      </w:divBdr>
    </w:div>
    <w:div w:id="1737050034">
      <w:marLeft w:val="0"/>
      <w:marRight w:val="0"/>
      <w:marTop w:val="0"/>
      <w:marBottom w:val="0"/>
      <w:divBdr>
        <w:top w:val="none" w:sz="0" w:space="0" w:color="auto"/>
        <w:left w:val="none" w:sz="0" w:space="0" w:color="auto"/>
        <w:bottom w:val="none" w:sz="0" w:space="0" w:color="auto"/>
        <w:right w:val="none" w:sz="0" w:space="0" w:color="auto"/>
      </w:divBdr>
    </w:div>
    <w:div w:id="1737436460">
      <w:marLeft w:val="640"/>
      <w:marRight w:val="0"/>
      <w:marTop w:val="0"/>
      <w:marBottom w:val="0"/>
      <w:divBdr>
        <w:top w:val="none" w:sz="0" w:space="0" w:color="auto"/>
        <w:left w:val="none" w:sz="0" w:space="0" w:color="auto"/>
        <w:bottom w:val="none" w:sz="0" w:space="0" w:color="auto"/>
        <w:right w:val="none" w:sz="0" w:space="0" w:color="auto"/>
      </w:divBdr>
    </w:div>
    <w:div w:id="1737509324">
      <w:marLeft w:val="640"/>
      <w:marRight w:val="0"/>
      <w:marTop w:val="0"/>
      <w:marBottom w:val="0"/>
      <w:divBdr>
        <w:top w:val="none" w:sz="0" w:space="0" w:color="auto"/>
        <w:left w:val="none" w:sz="0" w:space="0" w:color="auto"/>
        <w:bottom w:val="none" w:sz="0" w:space="0" w:color="auto"/>
        <w:right w:val="none" w:sz="0" w:space="0" w:color="auto"/>
      </w:divBdr>
    </w:div>
    <w:div w:id="1737900625">
      <w:marLeft w:val="0"/>
      <w:marRight w:val="0"/>
      <w:marTop w:val="0"/>
      <w:marBottom w:val="0"/>
      <w:divBdr>
        <w:top w:val="none" w:sz="0" w:space="0" w:color="auto"/>
        <w:left w:val="none" w:sz="0" w:space="0" w:color="auto"/>
        <w:bottom w:val="none" w:sz="0" w:space="0" w:color="auto"/>
        <w:right w:val="none" w:sz="0" w:space="0" w:color="auto"/>
      </w:divBdr>
    </w:div>
    <w:div w:id="1738160804">
      <w:marLeft w:val="0"/>
      <w:marRight w:val="0"/>
      <w:marTop w:val="0"/>
      <w:marBottom w:val="0"/>
      <w:divBdr>
        <w:top w:val="none" w:sz="0" w:space="0" w:color="auto"/>
        <w:left w:val="none" w:sz="0" w:space="0" w:color="auto"/>
        <w:bottom w:val="none" w:sz="0" w:space="0" w:color="auto"/>
        <w:right w:val="none" w:sz="0" w:space="0" w:color="auto"/>
      </w:divBdr>
    </w:div>
    <w:div w:id="1738355704">
      <w:bodyDiv w:val="1"/>
      <w:marLeft w:val="0"/>
      <w:marRight w:val="0"/>
      <w:marTop w:val="0"/>
      <w:marBottom w:val="0"/>
      <w:divBdr>
        <w:top w:val="none" w:sz="0" w:space="0" w:color="auto"/>
        <w:left w:val="none" w:sz="0" w:space="0" w:color="auto"/>
        <w:bottom w:val="none" w:sz="0" w:space="0" w:color="auto"/>
        <w:right w:val="none" w:sz="0" w:space="0" w:color="auto"/>
      </w:divBdr>
    </w:div>
    <w:div w:id="1738740531">
      <w:marLeft w:val="0"/>
      <w:marRight w:val="0"/>
      <w:marTop w:val="0"/>
      <w:marBottom w:val="0"/>
      <w:divBdr>
        <w:top w:val="none" w:sz="0" w:space="0" w:color="auto"/>
        <w:left w:val="none" w:sz="0" w:space="0" w:color="auto"/>
        <w:bottom w:val="none" w:sz="0" w:space="0" w:color="auto"/>
        <w:right w:val="none" w:sz="0" w:space="0" w:color="auto"/>
      </w:divBdr>
    </w:div>
    <w:div w:id="1739981038">
      <w:marLeft w:val="640"/>
      <w:marRight w:val="0"/>
      <w:marTop w:val="0"/>
      <w:marBottom w:val="0"/>
      <w:divBdr>
        <w:top w:val="none" w:sz="0" w:space="0" w:color="auto"/>
        <w:left w:val="none" w:sz="0" w:space="0" w:color="auto"/>
        <w:bottom w:val="none" w:sz="0" w:space="0" w:color="auto"/>
        <w:right w:val="none" w:sz="0" w:space="0" w:color="auto"/>
      </w:divBdr>
    </w:div>
    <w:div w:id="1740401166">
      <w:marLeft w:val="0"/>
      <w:marRight w:val="0"/>
      <w:marTop w:val="0"/>
      <w:marBottom w:val="0"/>
      <w:divBdr>
        <w:top w:val="none" w:sz="0" w:space="0" w:color="auto"/>
        <w:left w:val="none" w:sz="0" w:space="0" w:color="auto"/>
        <w:bottom w:val="none" w:sz="0" w:space="0" w:color="auto"/>
        <w:right w:val="none" w:sz="0" w:space="0" w:color="auto"/>
      </w:divBdr>
    </w:div>
    <w:div w:id="1741555321">
      <w:marLeft w:val="0"/>
      <w:marRight w:val="150"/>
      <w:marTop w:val="0"/>
      <w:marBottom w:val="0"/>
      <w:divBdr>
        <w:top w:val="none" w:sz="0" w:space="0" w:color="auto"/>
        <w:left w:val="none" w:sz="0" w:space="0" w:color="auto"/>
        <w:bottom w:val="none" w:sz="0" w:space="0" w:color="auto"/>
        <w:right w:val="none" w:sz="0" w:space="0" w:color="auto"/>
      </w:divBdr>
      <w:divsChild>
        <w:div w:id="976453277">
          <w:marLeft w:val="0"/>
          <w:marRight w:val="150"/>
          <w:marTop w:val="0"/>
          <w:marBottom w:val="0"/>
          <w:divBdr>
            <w:top w:val="none" w:sz="0" w:space="0" w:color="auto"/>
            <w:left w:val="none" w:sz="0" w:space="0" w:color="auto"/>
            <w:bottom w:val="none" w:sz="0" w:space="0" w:color="auto"/>
            <w:right w:val="none" w:sz="0" w:space="0" w:color="auto"/>
          </w:divBdr>
        </w:div>
      </w:divsChild>
    </w:div>
    <w:div w:id="1742603699">
      <w:marLeft w:val="0"/>
      <w:marRight w:val="0"/>
      <w:marTop w:val="0"/>
      <w:marBottom w:val="0"/>
      <w:divBdr>
        <w:top w:val="none" w:sz="0" w:space="0" w:color="auto"/>
        <w:left w:val="none" w:sz="0" w:space="0" w:color="auto"/>
        <w:bottom w:val="none" w:sz="0" w:space="0" w:color="auto"/>
        <w:right w:val="none" w:sz="0" w:space="0" w:color="auto"/>
      </w:divBdr>
    </w:div>
    <w:div w:id="1744526300">
      <w:bodyDiv w:val="1"/>
      <w:marLeft w:val="0"/>
      <w:marRight w:val="0"/>
      <w:marTop w:val="0"/>
      <w:marBottom w:val="0"/>
      <w:divBdr>
        <w:top w:val="none" w:sz="0" w:space="0" w:color="auto"/>
        <w:left w:val="none" w:sz="0" w:space="0" w:color="auto"/>
        <w:bottom w:val="none" w:sz="0" w:space="0" w:color="auto"/>
        <w:right w:val="none" w:sz="0" w:space="0" w:color="auto"/>
      </w:divBdr>
    </w:div>
    <w:div w:id="1744914554">
      <w:marLeft w:val="0"/>
      <w:marRight w:val="0"/>
      <w:marTop w:val="0"/>
      <w:marBottom w:val="0"/>
      <w:divBdr>
        <w:top w:val="none" w:sz="0" w:space="0" w:color="auto"/>
        <w:left w:val="none" w:sz="0" w:space="0" w:color="auto"/>
        <w:bottom w:val="none" w:sz="0" w:space="0" w:color="auto"/>
        <w:right w:val="none" w:sz="0" w:space="0" w:color="auto"/>
      </w:divBdr>
    </w:div>
    <w:div w:id="1747141487">
      <w:marLeft w:val="640"/>
      <w:marRight w:val="0"/>
      <w:marTop w:val="0"/>
      <w:marBottom w:val="0"/>
      <w:divBdr>
        <w:top w:val="none" w:sz="0" w:space="0" w:color="auto"/>
        <w:left w:val="none" w:sz="0" w:space="0" w:color="auto"/>
        <w:bottom w:val="none" w:sz="0" w:space="0" w:color="auto"/>
        <w:right w:val="none" w:sz="0" w:space="0" w:color="auto"/>
      </w:divBdr>
    </w:div>
    <w:div w:id="1747260339">
      <w:marLeft w:val="640"/>
      <w:marRight w:val="0"/>
      <w:marTop w:val="0"/>
      <w:marBottom w:val="0"/>
      <w:divBdr>
        <w:top w:val="none" w:sz="0" w:space="0" w:color="auto"/>
        <w:left w:val="none" w:sz="0" w:space="0" w:color="auto"/>
        <w:bottom w:val="none" w:sz="0" w:space="0" w:color="auto"/>
        <w:right w:val="none" w:sz="0" w:space="0" w:color="auto"/>
      </w:divBdr>
    </w:div>
    <w:div w:id="1747873101">
      <w:marLeft w:val="0"/>
      <w:marRight w:val="0"/>
      <w:marTop w:val="0"/>
      <w:marBottom w:val="0"/>
      <w:divBdr>
        <w:top w:val="none" w:sz="0" w:space="0" w:color="auto"/>
        <w:left w:val="none" w:sz="0" w:space="0" w:color="auto"/>
        <w:bottom w:val="none" w:sz="0" w:space="0" w:color="auto"/>
        <w:right w:val="none" w:sz="0" w:space="0" w:color="auto"/>
      </w:divBdr>
    </w:div>
    <w:div w:id="1748309621">
      <w:marLeft w:val="0"/>
      <w:marRight w:val="0"/>
      <w:marTop w:val="0"/>
      <w:marBottom w:val="0"/>
      <w:divBdr>
        <w:top w:val="none" w:sz="0" w:space="0" w:color="auto"/>
        <w:left w:val="none" w:sz="0" w:space="0" w:color="auto"/>
        <w:bottom w:val="none" w:sz="0" w:space="0" w:color="auto"/>
        <w:right w:val="none" w:sz="0" w:space="0" w:color="auto"/>
      </w:divBdr>
    </w:div>
    <w:div w:id="1749376015">
      <w:marLeft w:val="0"/>
      <w:marRight w:val="0"/>
      <w:marTop w:val="0"/>
      <w:marBottom w:val="0"/>
      <w:divBdr>
        <w:top w:val="none" w:sz="0" w:space="0" w:color="auto"/>
        <w:left w:val="none" w:sz="0" w:space="0" w:color="auto"/>
        <w:bottom w:val="none" w:sz="0" w:space="0" w:color="auto"/>
        <w:right w:val="none" w:sz="0" w:space="0" w:color="auto"/>
      </w:divBdr>
    </w:div>
    <w:div w:id="1749840634">
      <w:marLeft w:val="640"/>
      <w:marRight w:val="0"/>
      <w:marTop w:val="0"/>
      <w:marBottom w:val="0"/>
      <w:divBdr>
        <w:top w:val="none" w:sz="0" w:space="0" w:color="auto"/>
        <w:left w:val="none" w:sz="0" w:space="0" w:color="auto"/>
        <w:bottom w:val="none" w:sz="0" w:space="0" w:color="auto"/>
        <w:right w:val="none" w:sz="0" w:space="0" w:color="auto"/>
      </w:divBdr>
    </w:div>
    <w:div w:id="1750540415">
      <w:marLeft w:val="0"/>
      <w:marRight w:val="0"/>
      <w:marTop w:val="0"/>
      <w:marBottom w:val="0"/>
      <w:divBdr>
        <w:top w:val="none" w:sz="0" w:space="0" w:color="auto"/>
        <w:left w:val="none" w:sz="0" w:space="0" w:color="auto"/>
        <w:bottom w:val="none" w:sz="0" w:space="0" w:color="auto"/>
        <w:right w:val="none" w:sz="0" w:space="0" w:color="auto"/>
      </w:divBdr>
    </w:div>
    <w:div w:id="1750620123">
      <w:marLeft w:val="0"/>
      <w:marRight w:val="0"/>
      <w:marTop w:val="0"/>
      <w:marBottom w:val="0"/>
      <w:divBdr>
        <w:top w:val="none" w:sz="0" w:space="0" w:color="auto"/>
        <w:left w:val="none" w:sz="0" w:space="0" w:color="auto"/>
        <w:bottom w:val="none" w:sz="0" w:space="0" w:color="auto"/>
        <w:right w:val="none" w:sz="0" w:space="0" w:color="auto"/>
      </w:divBdr>
    </w:div>
    <w:div w:id="1752845138">
      <w:marLeft w:val="640"/>
      <w:marRight w:val="0"/>
      <w:marTop w:val="0"/>
      <w:marBottom w:val="0"/>
      <w:divBdr>
        <w:top w:val="none" w:sz="0" w:space="0" w:color="auto"/>
        <w:left w:val="none" w:sz="0" w:space="0" w:color="auto"/>
        <w:bottom w:val="none" w:sz="0" w:space="0" w:color="auto"/>
        <w:right w:val="none" w:sz="0" w:space="0" w:color="auto"/>
      </w:divBdr>
    </w:div>
    <w:div w:id="1753433390">
      <w:marLeft w:val="0"/>
      <w:marRight w:val="0"/>
      <w:marTop w:val="0"/>
      <w:marBottom w:val="0"/>
      <w:divBdr>
        <w:top w:val="none" w:sz="0" w:space="0" w:color="auto"/>
        <w:left w:val="none" w:sz="0" w:space="0" w:color="auto"/>
        <w:bottom w:val="none" w:sz="0" w:space="0" w:color="auto"/>
        <w:right w:val="none" w:sz="0" w:space="0" w:color="auto"/>
      </w:divBdr>
    </w:div>
    <w:div w:id="1753891442">
      <w:marLeft w:val="640"/>
      <w:marRight w:val="0"/>
      <w:marTop w:val="0"/>
      <w:marBottom w:val="0"/>
      <w:divBdr>
        <w:top w:val="none" w:sz="0" w:space="0" w:color="auto"/>
        <w:left w:val="none" w:sz="0" w:space="0" w:color="auto"/>
        <w:bottom w:val="none" w:sz="0" w:space="0" w:color="auto"/>
        <w:right w:val="none" w:sz="0" w:space="0" w:color="auto"/>
      </w:divBdr>
    </w:div>
    <w:div w:id="1754350979">
      <w:marLeft w:val="0"/>
      <w:marRight w:val="0"/>
      <w:marTop w:val="0"/>
      <w:marBottom w:val="0"/>
      <w:divBdr>
        <w:top w:val="none" w:sz="0" w:space="0" w:color="auto"/>
        <w:left w:val="none" w:sz="0" w:space="0" w:color="auto"/>
        <w:bottom w:val="none" w:sz="0" w:space="0" w:color="auto"/>
        <w:right w:val="none" w:sz="0" w:space="0" w:color="auto"/>
      </w:divBdr>
    </w:div>
    <w:div w:id="1754399534">
      <w:marLeft w:val="0"/>
      <w:marRight w:val="150"/>
      <w:marTop w:val="0"/>
      <w:marBottom w:val="0"/>
      <w:divBdr>
        <w:top w:val="none" w:sz="0" w:space="0" w:color="auto"/>
        <w:left w:val="none" w:sz="0" w:space="0" w:color="auto"/>
        <w:bottom w:val="none" w:sz="0" w:space="0" w:color="auto"/>
        <w:right w:val="none" w:sz="0" w:space="0" w:color="auto"/>
      </w:divBdr>
      <w:divsChild>
        <w:div w:id="360668082">
          <w:marLeft w:val="0"/>
          <w:marRight w:val="150"/>
          <w:marTop w:val="0"/>
          <w:marBottom w:val="0"/>
          <w:divBdr>
            <w:top w:val="none" w:sz="0" w:space="0" w:color="auto"/>
            <w:left w:val="none" w:sz="0" w:space="0" w:color="auto"/>
            <w:bottom w:val="none" w:sz="0" w:space="0" w:color="auto"/>
            <w:right w:val="none" w:sz="0" w:space="0" w:color="auto"/>
          </w:divBdr>
        </w:div>
      </w:divsChild>
    </w:div>
    <w:div w:id="1758139135">
      <w:marLeft w:val="640"/>
      <w:marRight w:val="0"/>
      <w:marTop w:val="0"/>
      <w:marBottom w:val="0"/>
      <w:divBdr>
        <w:top w:val="none" w:sz="0" w:space="0" w:color="auto"/>
        <w:left w:val="none" w:sz="0" w:space="0" w:color="auto"/>
        <w:bottom w:val="none" w:sz="0" w:space="0" w:color="auto"/>
        <w:right w:val="none" w:sz="0" w:space="0" w:color="auto"/>
      </w:divBdr>
    </w:div>
    <w:div w:id="1758553961">
      <w:marLeft w:val="640"/>
      <w:marRight w:val="0"/>
      <w:marTop w:val="0"/>
      <w:marBottom w:val="0"/>
      <w:divBdr>
        <w:top w:val="none" w:sz="0" w:space="0" w:color="auto"/>
        <w:left w:val="none" w:sz="0" w:space="0" w:color="auto"/>
        <w:bottom w:val="none" w:sz="0" w:space="0" w:color="auto"/>
        <w:right w:val="none" w:sz="0" w:space="0" w:color="auto"/>
      </w:divBdr>
    </w:div>
    <w:div w:id="1759061762">
      <w:marLeft w:val="0"/>
      <w:marRight w:val="0"/>
      <w:marTop w:val="0"/>
      <w:marBottom w:val="0"/>
      <w:divBdr>
        <w:top w:val="none" w:sz="0" w:space="0" w:color="auto"/>
        <w:left w:val="none" w:sz="0" w:space="0" w:color="auto"/>
        <w:bottom w:val="none" w:sz="0" w:space="0" w:color="auto"/>
        <w:right w:val="none" w:sz="0" w:space="0" w:color="auto"/>
      </w:divBdr>
    </w:div>
    <w:div w:id="1759328115">
      <w:marLeft w:val="640"/>
      <w:marRight w:val="0"/>
      <w:marTop w:val="0"/>
      <w:marBottom w:val="0"/>
      <w:divBdr>
        <w:top w:val="none" w:sz="0" w:space="0" w:color="auto"/>
        <w:left w:val="none" w:sz="0" w:space="0" w:color="auto"/>
        <w:bottom w:val="none" w:sz="0" w:space="0" w:color="auto"/>
        <w:right w:val="none" w:sz="0" w:space="0" w:color="auto"/>
      </w:divBdr>
    </w:div>
    <w:div w:id="1759404138">
      <w:marLeft w:val="640"/>
      <w:marRight w:val="0"/>
      <w:marTop w:val="0"/>
      <w:marBottom w:val="0"/>
      <w:divBdr>
        <w:top w:val="none" w:sz="0" w:space="0" w:color="auto"/>
        <w:left w:val="none" w:sz="0" w:space="0" w:color="auto"/>
        <w:bottom w:val="none" w:sz="0" w:space="0" w:color="auto"/>
        <w:right w:val="none" w:sz="0" w:space="0" w:color="auto"/>
      </w:divBdr>
    </w:div>
    <w:div w:id="1759476084">
      <w:marLeft w:val="0"/>
      <w:marRight w:val="0"/>
      <w:marTop w:val="0"/>
      <w:marBottom w:val="0"/>
      <w:divBdr>
        <w:top w:val="none" w:sz="0" w:space="0" w:color="auto"/>
        <w:left w:val="none" w:sz="0" w:space="0" w:color="auto"/>
        <w:bottom w:val="none" w:sz="0" w:space="0" w:color="auto"/>
        <w:right w:val="none" w:sz="0" w:space="0" w:color="auto"/>
      </w:divBdr>
    </w:div>
    <w:div w:id="1759864866">
      <w:marLeft w:val="640"/>
      <w:marRight w:val="0"/>
      <w:marTop w:val="0"/>
      <w:marBottom w:val="0"/>
      <w:divBdr>
        <w:top w:val="none" w:sz="0" w:space="0" w:color="auto"/>
        <w:left w:val="none" w:sz="0" w:space="0" w:color="auto"/>
        <w:bottom w:val="none" w:sz="0" w:space="0" w:color="auto"/>
        <w:right w:val="none" w:sz="0" w:space="0" w:color="auto"/>
      </w:divBdr>
    </w:div>
    <w:div w:id="1759910085">
      <w:marLeft w:val="0"/>
      <w:marRight w:val="0"/>
      <w:marTop w:val="0"/>
      <w:marBottom w:val="0"/>
      <w:divBdr>
        <w:top w:val="none" w:sz="0" w:space="0" w:color="auto"/>
        <w:left w:val="none" w:sz="0" w:space="0" w:color="auto"/>
        <w:bottom w:val="none" w:sz="0" w:space="0" w:color="auto"/>
        <w:right w:val="none" w:sz="0" w:space="0" w:color="auto"/>
      </w:divBdr>
    </w:div>
    <w:div w:id="1760447209">
      <w:marLeft w:val="0"/>
      <w:marRight w:val="0"/>
      <w:marTop w:val="0"/>
      <w:marBottom w:val="0"/>
      <w:divBdr>
        <w:top w:val="none" w:sz="0" w:space="0" w:color="auto"/>
        <w:left w:val="none" w:sz="0" w:space="0" w:color="auto"/>
        <w:bottom w:val="none" w:sz="0" w:space="0" w:color="auto"/>
        <w:right w:val="none" w:sz="0" w:space="0" w:color="auto"/>
      </w:divBdr>
    </w:div>
    <w:div w:id="1762144682">
      <w:marLeft w:val="640"/>
      <w:marRight w:val="0"/>
      <w:marTop w:val="0"/>
      <w:marBottom w:val="0"/>
      <w:divBdr>
        <w:top w:val="none" w:sz="0" w:space="0" w:color="auto"/>
        <w:left w:val="none" w:sz="0" w:space="0" w:color="auto"/>
        <w:bottom w:val="none" w:sz="0" w:space="0" w:color="auto"/>
        <w:right w:val="none" w:sz="0" w:space="0" w:color="auto"/>
      </w:divBdr>
    </w:div>
    <w:div w:id="1763528649">
      <w:marLeft w:val="640"/>
      <w:marRight w:val="0"/>
      <w:marTop w:val="0"/>
      <w:marBottom w:val="0"/>
      <w:divBdr>
        <w:top w:val="none" w:sz="0" w:space="0" w:color="auto"/>
        <w:left w:val="none" w:sz="0" w:space="0" w:color="auto"/>
        <w:bottom w:val="none" w:sz="0" w:space="0" w:color="auto"/>
        <w:right w:val="none" w:sz="0" w:space="0" w:color="auto"/>
      </w:divBdr>
    </w:div>
    <w:div w:id="1764884917">
      <w:marLeft w:val="640"/>
      <w:marRight w:val="0"/>
      <w:marTop w:val="0"/>
      <w:marBottom w:val="0"/>
      <w:divBdr>
        <w:top w:val="none" w:sz="0" w:space="0" w:color="auto"/>
        <w:left w:val="none" w:sz="0" w:space="0" w:color="auto"/>
        <w:bottom w:val="none" w:sz="0" w:space="0" w:color="auto"/>
        <w:right w:val="none" w:sz="0" w:space="0" w:color="auto"/>
      </w:divBdr>
    </w:div>
    <w:div w:id="1765150447">
      <w:marLeft w:val="0"/>
      <w:marRight w:val="0"/>
      <w:marTop w:val="0"/>
      <w:marBottom w:val="0"/>
      <w:divBdr>
        <w:top w:val="none" w:sz="0" w:space="0" w:color="auto"/>
        <w:left w:val="none" w:sz="0" w:space="0" w:color="auto"/>
        <w:bottom w:val="none" w:sz="0" w:space="0" w:color="auto"/>
        <w:right w:val="none" w:sz="0" w:space="0" w:color="auto"/>
      </w:divBdr>
    </w:div>
    <w:div w:id="1767076594">
      <w:marLeft w:val="0"/>
      <w:marRight w:val="0"/>
      <w:marTop w:val="0"/>
      <w:marBottom w:val="0"/>
      <w:divBdr>
        <w:top w:val="none" w:sz="0" w:space="0" w:color="auto"/>
        <w:left w:val="none" w:sz="0" w:space="0" w:color="auto"/>
        <w:bottom w:val="none" w:sz="0" w:space="0" w:color="auto"/>
        <w:right w:val="none" w:sz="0" w:space="0" w:color="auto"/>
      </w:divBdr>
    </w:div>
    <w:div w:id="1767263718">
      <w:marLeft w:val="0"/>
      <w:marRight w:val="0"/>
      <w:marTop w:val="0"/>
      <w:marBottom w:val="0"/>
      <w:divBdr>
        <w:top w:val="none" w:sz="0" w:space="0" w:color="auto"/>
        <w:left w:val="none" w:sz="0" w:space="0" w:color="auto"/>
        <w:bottom w:val="none" w:sz="0" w:space="0" w:color="auto"/>
        <w:right w:val="none" w:sz="0" w:space="0" w:color="auto"/>
      </w:divBdr>
    </w:div>
    <w:div w:id="1768112217">
      <w:marLeft w:val="640"/>
      <w:marRight w:val="0"/>
      <w:marTop w:val="0"/>
      <w:marBottom w:val="0"/>
      <w:divBdr>
        <w:top w:val="none" w:sz="0" w:space="0" w:color="auto"/>
        <w:left w:val="none" w:sz="0" w:space="0" w:color="auto"/>
        <w:bottom w:val="none" w:sz="0" w:space="0" w:color="auto"/>
        <w:right w:val="none" w:sz="0" w:space="0" w:color="auto"/>
      </w:divBdr>
    </w:div>
    <w:div w:id="1771311438">
      <w:marLeft w:val="640"/>
      <w:marRight w:val="0"/>
      <w:marTop w:val="0"/>
      <w:marBottom w:val="0"/>
      <w:divBdr>
        <w:top w:val="none" w:sz="0" w:space="0" w:color="auto"/>
        <w:left w:val="none" w:sz="0" w:space="0" w:color="auto"/>
        <w:bottom w:val="none" w:sz="0" w:space="0" w:color="auto"/>
        <w:right w:val="none" w:sz="0" w:space="0" w:color="auto"/>
      </w:divBdr>
    </w:div>
    <w:div w:id="1771509316">
      <w:marLeft w:val="0"/>
      <w:marRight w:val="0"/>
      <w:marTop w:val="0"/>
      <w:marBottom w:val="0"/>
      <w:divBdr>
        <w:top w:val="none" w:sz="0" w:space="0" w:color="auto"/>
        <w:left w:val="none" w:sz="0" w:space="0" w:color="auto"/>
        <w:bottom w:val="none" w:sz="0" w:space="0" w:color="auto"/>
        <w:right w:val="none" w:sz="0" w:space="0" w:color="auto"/>
      </w:divBdr>
    </w:div>
    <w:div w:id="1772361199">
      <w:marLeft w:val="0"/>
      <w:marRight w:val="0"/>
      <w:marTop w:val="0"/>
      <w:marBottom w:val="0"/>
      <w:divBdr>
        <w:top w:val="none" w:sz="0" w:space="0" w:color="auto"/>
        <w:left w:val="none" w:sz="0" w:space="0" w:color="auto"/>
        <w:bottom w:val="none" w:sz="0" w:space="0" w:color="auto"/>
        <w:right w:val="none" w:sz="0" w:space="0" w:color="auto"/>
      </w:divBdr>
    </w:div>
    <w:div w:id="1772898161">
      <w:marLeft w:val="0"/>
      <w:marRight w:val="0"/>
      <w:marTop w:val="0"/>
      <w:marBottom w:val="0"/>
      <w:divBdr>
        <w:top w:val="none" w:sz="0" w:space="0" w:color="auto"/>
        <w:left w:val="none" w:sz="0" w:space="0" w:color="auto"/>
        <w:bottom w:val="none" w:sz="0" w:space="0" w:color="auto"/>
        <w:right w:val="none" w:sz="0" w:space="0" w:color="auto"/>
      </w:divBdr>
    </w:div>
    <w:div w:id="1773092433">
      <w:bodyDiv w:val="1"/>
      <w:marLeft w:val="0"/>
      <w:marRight w:val="0"/>
      <w:marTop w:val="0"/>
      <w:marBottom w:val="0"/>
      <w:divBdr>
        <w:top w:val="none" w:sz="0" w:space="0" w:color="auto"/>
        <w:left w:val="none" w:sz="0" w:space="0" w:color="auto"/>
        <w:bottom w:val="none" w:sz="0" w:space="0" w:color="auto"/>
        <w:right w:val="none" w:sz="0" w:space="0" w:color="auto"/>
      </w:divBdr>
      <w:divsChild>
        <w:div w:id="699428959">
          <w:marLeft w:val="640"/>
          <w:marRight w:val="0"/>
          <w:marTop w:val="0"/>
          <w:marBottom w:val="0"/>
          <w:divBdr>
            <w:top w:val="none" w:sz="0" w:space="0" w:color="auto"/>
            <w:left w:val="none" w:sz="0" w:space="0" w:color="auto"/>
            <w:bottom w:val="none" w:sz="0" w:space="0" w:color="auto"/>
            <w:right w:val="none" w:sz="0" w:space="0" w:color="auto"/>
          </w:divBdr>
        </w:div>
        <w:div w:id="1126892606">
          <w:marLeft w:val="640"/>
          <w:marRight w:val="0"/>
          <w:marTop w:val="0"/>
          <w:marBottom w:val="0"/>
          <w:divBdr>
            <w:top w:val="none" w:sz="0" w:space="0" w:color="auto"/>
            <w:left w:val="none" w:sz="0" w:space="0" w:color="auto"/>
            <w:bottom w:val="none" w:sz="0" w:space="0" w:color="auto"/>
            <w:right w:val="none" w:sz="0" w:space="0" w:color="auto"/>
          </w:divBdr>
        </w:div>
      </w:divsChild>
    </w:div>
    <w:div w:id="1773167328">
      <w:bodyDiv w:val="1"/>
      <w:marLeft w:val="0"/>
      <w:marRight w:val="0"/>
      <w:marTop w:val="0"/>
      <w:marBottom w:val="0"/>
      <w:divBdr>
        <w:top w:val="none" w:sz="0" w:space="0" w:color="auto"/>
        <w:left w:val="none" w:sz="0" w:space="0" w:color="auto"/>
        <w:bottom w:val="none" w:sz="0" w:space="0" w:color="auto"/>
        <w:right w:val="none" w:sz="0" w:space="0" w:color="auto"/>
      </w:divBdr>
    </w:div>
    <w:div w:id="1773240239">
      <w:bodyDiv w:val="1"/>
      <w:marLeft w:val="0"/>
      <w:marRight w:val="0"/>
      <w:marTop w:val="0"/>
      <w:marBottom w:val="0"/>
      <w:divBdr>
        <w:top w:val="none" w:sz="0" w:space="0" w:color="auto"/>
        <w:left w:val="none" w:sz="0" w:space="0" w:color="auto"/>
        <w:bottom w:val="none" w:sz="0" w:space="0" w:color="auto"/>
        <w:right w:val="none" w:sz="0" w:space="0" w:color="auto"/>
      </w:divBdr>
    </w:div>
    <w:div w:id="1774086031">
      <w:marLeft w:val="0"/>
      <w:marRight w:val="0"/>
      <w:marTop w:val="0"/>
      <w:marBottom w:val="0"/>
      <w:divBdr>
        <w:top w:val="none" w:sz="0" w:space="0" w:color="auto"/>
        <w:left w:val="none" w:sz="0" w:space="0" w:color="auto"/>
        <w:bottom w:val="none" w:sz="0" w:space="0" w:color="auto"/>
        <w:right w:val="none" w:sz="0" w:space="0" w:color="auto"/>
      </w:divBdr>
    </w:div>
    <w:div w:id="1774209773">
      <w:marLeft w:val="640"/>
      <w:marRight w:val="0"/>
      <w:marTop w:val="0"/>
      <w:marBottom w:val="0"/>
      <w:divBdr>
        <w:top w:val="none" w:sz="0" w:space="0" w:color="auto"/>
        <w:left w:val="none" w:sz="0" w:space="0" w:color="auto"/>
        <w:bottom w:val="none" w:sz="0" w:space="0" w:color="auto"/>
        <w:right w:val="none" w:sz="0" w:space="0" w:color="auto"/>
      </w:divBdr>
    </w:div>
    <w:div w:id="1775780324">
      <w:marLeft w:val="640"/>
      <w:marRight w:val="0"/>
      <w:marTop w:val="0"/>
      <w:marBottom w:val="0"/>
      <w:divBdr>
        <w:top w:val="none" w:sz="0" w:space="0" w:color="auto"/>
        <w:left w:val="none" w:sz="0" w:space="0" w:color="auto"/>
        <w:bottom w:val="none" w:sz="0" w:space="0" w:color="auto"/>
        <w:right w:val="none" w:sz="0" w:space="0" w:color="auto"/>
      </w:divBdr>
    </w:div>
    <w:div w:id="1776051531">
      <w:bodyDiv w:val="1"/>
      <w:marLeft w:val="0"/>
      <w:marRight w:val="0"/>
      <w:marTop w:val="0"/>
      <w:marBottom w:val="0"/>
      <w:divBdr>
        <w:top w:val="none" w:sz="0" w:space="0" w:color="auto"/>
        <w:left w:val="none" w:sz="0" w:space="0" w:color="auto"/>
        <w:bottom w:val="none" w:sz="0" w:space="0" w:color="auto"/>
        <w:right w:val="none" w:sz="0" w:space="0" w:color="auto"/>
      </w:divBdr>
    </w:div>
    <w:div w:id="1777553216">
      <w:marLeft w:val="0"/>
      <w:marRight w:val="0"/>
      <w:marTop w:val="0"/>
      <w:marBottom w:val="0"/>
      <w:divBdr>
        <w:top w:val="none" w:sz="0" w:space="0" w:color="auto"/>
        <w:left w:val="none" w:sz="0" w:space="0" w:color="auto"/>
        <w:bottom w:val="none" w:sz="0" w:space="0" w:color="auto"/>
        <w:right w:val="none" w:sz="0" w:space="0" w:color="auto"/>
      </w:divBdr>
    </w:div>
    <w:div w:id="1777554571">
      <w:marLeft w:val="0"/>
      <w:marRight w:val="0"/>
      <w:marTop w:val="0"/>
      <w:marBottom w:val="0"/>
      <w:divBdr>
        <w:top w:val="none" w:sz="0" w:space="0" w:color="auto"/>
        <w:left w:val="none" w:sz="0" w:space="0" w:color="auto"/>
        <w:bottom w:val="none" w:sz="0" w:space="0" w:color="auto"/>
        <w:right w:val="none" w:sz="0" w:space="0" w:color="auto"/>
      </w:divBdr>
    </w:div>
    <w:div w:id="1778282778">
      <w:bodyDiv w:val="1"/>
      <w:marLeft w:val="0"/>
      <w:marRight w:val="0"/>
      <w:marTop w:val="0"/>
      <w:marBottom w:val="0"/>
      <w:divBdr>
        <w:top w:val="none" w:sz="0" w:space="0" w:color="auto"/>
        <w:left w:val="none" w:sz="0" w:space="0" w:color="auto"/>
        <w:bottom w:val="none" w:sz="0" w:space="0" w:color="auto"/>
        <w:right w:val="none" w:sz="0" w:space="0" w:color="auto"/>
      </w:divBdr>
      <w:divsChild>
        <w:div w:id="121926257">
          <w:marLeft w:val="640"/>
          <w:marRight w:val="0"/>
          <w:marTop w:val="0"/>
          <w:marBottom w:val="0"/>
          <w:divBdr>
            <w:top w:val="none" w:sz="0" w:space="0" w:color="auto"/>
            <w:left w:val="none" w:sz="0" w:space="0" w:color="auto"/>
            <w:bottom w:val="none" w:sz="0" w:space="0" w:color="auto"/>
            <w:right w:val="none" w:sz="0" w:space="0" w:color="auto"/>
          </w:divBdr>
        </w:div>
        <w:div w:id="271018699">
          <w:marLeft w:val="640"/>
          <w:marRight w:val="0"/>
          <w:marTop w:val="0"/>
          <w:marBottom w:val="0"/>
          <w:divBdr>
            <w:top w:val="none" w:sz="0" w:space="0" w:color="auto"/>
            <w:left w:val="none" w:sz="0" w:space="0" w:color="auto"/>
            <w:bottom w:val="none" w:sz="0" w:space="0" w:color="auto"/>
            <w:right w:val="none" w:sz="0" w:space="0" w:color="auto"/>
          </w:divBdr>
        </w:div>
        <w:div w:id="318120824">
          <w:marLeft w:val="640"/>
          <w:marRight w:val="0"/>
          <w:marTop w:val="0"/>
          <w:marBottom w:val="0"/>
          <w:divBdr>
            <w:top w:val="none" w:sz="0" w:space="0" w:color="auto"/>
            <w:left w:val="none" w:sz="0" w:space="0" w:color="auto"/>
            <w:bottom w:val="none" w:sz="0" w:space="0" w:color="auto"/>
            <w:right w:val="none" w:sz="0" w:space="0" w:color="auto"/>
          </w:divBdr>
        </w:div>
        <w:div w:id="646324437">
          <w:marLeft w:val="640"/>
          <w:marRight w:val="0"/>
          <w:marTop w:val="0"/>
          <w:marBottom w:val="0"/>
          <w:divBdr>
            <w:top w:val="none" w:sz="0" w:space="0" w:color="auto"/>
            <w:left w:val="none" w:sz="0" w:space="0" w:color="auto"/>
            <w:bottom w:val="none" w:sz="0" w:space="0" w:color="auto"/>
            <w:right w:val="none" w:sz="0" w:space="0" w:color="auto"/>
          </w:divBdr>
        </w:div>
        <w:div w:id="797332690">
          <w:marLeft w:val="640"/>
          <w:marRight w:val="0"/>
          <w:marTop w:val="0"/>
          <w:marBottom w:val="0"/>
          <w:divBdr>
            <w:top w:val="none" w:sz="0" w:space="0" w:color="auto"/>
            <w:left w:val="none" w:sz="0" w:space="0" w:color="auto"/>
            <w:bottom w:val="none" w:sz="0" w:space="0" w:color="auto"/>
            <w:right w:val="none" w:sz="0" w:space="0" w:color="auto"/>
          </w:divBdr>
        </w:div>
        <w:div w:id="861553796">
          <w:marLeft w:val="640"/>
          <w:marRight w:val="0"/>
          <w:marTop w:val="0"/>
          <w:marBottom w:val="0"/>
          <w:divBdr>
            <w:top w:val="none" w:sz="0" w:space="0" w:color="auto"/>
            <w:left w:val="none" w:sz="0" w:space="0" w:color="auto"/>
            <w:bottom w:val="none" w:sz="0" w:space="0" w:color="auto"/>
            <w:right w:val="none" w:sz="0" w:space="0" w:color="auto"/>
          </w:divBdr>
        </w:div>
        <w:div w:id="1264924816">
          <w:marLeft w:val="640"/>
          <w:marRight w:val="0"/>
          <w:marTop w:val="0"/>
          <w:marBottom w:val="0"/>
          <w:divBdr>
            <w:top w:val="none" w:sz="0" w:space="0" w:color="auto"/>
            <w:left w:val="none" w:sz="0" w:space="0" w:color="auto"/>
            <w:bottom w:val="none" w:sz="0" w:space="0" w:color="auto"/>
            <w:right w:val="none" w:sz="0" w:space="0" w:color="auto"/>
          </w:divBdr>
        </w:div>
        <w:div w:id="1603613463">
          <w:marLeft w:val="640"/>
          <w:marRight w:val="0"/>
          <w:marTop w:val="0"/>
          <w:marBottom w:val="0"/>
          <w:divBdr>
            <w:top w:val="none" w:sz="0" w:space="0" w:color="auto"/>
            <w:left w:val="none" w:sz="0" w:space="0" w:color="auto"/>
            <w:bottom w:val="none" w:sz="0" w:space="0" w:color="auto"/>
            <w:right w:val="none" w:sz="0" w:space="0" w:color="auto"/>
          </w:divBdr>
        </w:div>
        <w:div w:id="1642075415">
          <w:marLeft w:val="640"/>
          <w:marRight w:val="0"/>
          <w:marTop w:val="0"/>
          <w:marBottom w:val="0"/>
          <w:divBdr>
            <w:top w:val="none" w:sz="0" w:space="0" w:color="auto"/>
            <w:left w:val="none" w:sz="0" w:space="0" w:color="auto"/>
            <w:bottom w:val="none" w:sz="0" w:space="0" w:color="auto"/>
            <w:right w:val="none" w:sz="0" w:space="0" w:color="auto"/>
          </w:divBdr>
        </w:div>
      </w:divsChild>
    </w:div>
    <w:div w:id="1778334757">
      <w:marLeft w:val="0"/>
      <w:marRight w:val="0"/>
      <w:marTop w:val="0"/>
      <w:marBottom w:val="0"/>
      <w:divBdr>
        <w:top w:val="none" w:sz="0" w:space="0" w:color="auto"/>
        <w:left w:val="none" w:sz="0" w:space="0" w:color="auto"/>
        <w:bottom w:val="none" w:sz="0" w:space="0" w:color="auto"/>
        <w:right w:val="none" w:sz="0" w:space="0" w:color="auto"/>
      </w:divBdr>
    </w:div>
    <w:div w:id="1778718485">
      <w:marLeft w:val="0"/>
      <w:marRight w:val="0"/>
      <w:marTop w:val="0"/>
      <w:marBottom w:val="0"/>
      <w:divBdr>
        <w:top w:val="none" w:sz="0" w:space="0" w:color="auto"/>
        <w:left w:val="none" w:sz="0" w:space="0" w:color="auto"/>
        <w:bottom w:val="none" w:sz="0" w:space="0" w:color="auto"/>
        <w:right w:val="none" w:sz="0" w:space="0" w:color="auto"/>
      </w:divBdr>
    </w:div>
    <w:div w:id="1779253649">
      <w:bodyDiv w:val="1"/>
      <w:marLeft w:val="0"/>
      <w:marRight w:val="0"/>
      <w:marTop w:val="0"/>
      <w:marBottom w:val="0"/>
      <w:divBdr>
        <w:top w:val="none" w:sz="0" w:space="0" w:color="auto"/>
        <w:left w:val="none" w:sz="0" w:space="0" w:color="auto"/>
        <w:bottom w:val="none" w:sz="0" w:space="0" w:color="auto"/>
        <w:right w:val="none" w:sz="0" w:space="0" w:color="auto"/>
      </w:divBdr>
    </w:div>
    <w:div w:id="1779446329">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1780835493">
      <w:bodyDiv w:val="1"/>
      <w:marLeft w:val="0"/>
      <w:marRight w:val="0"/>
      <w:marTop w:val="0"/>
      <w:marBottom w:val="0"/>
      <w:divBdr>
        <w:top w:val="none" w:sz="0" w:space="0" w:color="auto"/>
        <w:left w:val="none" w:sz="0" w:space="0" w:color="auto"/>
        <w:bottom w:val="none" w:sz="0" w:space="0" w:color="auto"/>
        <w:right w:val="none" w:sz="0" w:space="0" w:color="auto"/>
      </w:divBdr>
      <w:divsChild>
        <w:div w:id="505903118">
          <w:marLeft w:val="0"/>
          <w:marRight w:val="0"/>
          <w:marTop w:val="0"/>
          <w:marBottom w:val="0"/>
          <w:divBdr>
            <w:top w:val="none" w:sz="0" w:space="0" w:color="auto"/>
            <w:left w:val="none" w:sz="0" w:space="0" w:color="auto"/>
            <w:bottom w:val="none" w:sz="0" w:space="0" w:color="auto"/>
            <w:right w:val="none" w:sz="0" w:space="0" w:color="auto"/>
          </w:divBdr>
          <w:divsChild>
            <w:div w:id="246547821">
              <w:marLeft w:val="0"/>
              <w:marRight w:val="0"/>
              <w:marTop w:val="0"/>
              <w:marBottom w:val="0"/>
              <w:divBdr>
                <w:top w:val="none" w:sz="0" w:space="0" w:color="auto"/>
                <w:left w:val="none" w:sz="0" w:space="0" w:color="auto"/>
                <w:bottom w:val="none" w:sz="0" w:space="0" w:color="auto"/>
                <w:right w:val="none" w:sz="0" w:space="0" w:color="auto"/>
              </w:divBdr>
              <w:divsChild>
                <w:div w:id="204678364">
                  <w:marLeft w:val="0"/>
                  <w:marRight w:val="150"/>
                  <w:marTop w:val="0"/>
                  <w:marBottom w:val="0"/>
                  <w:divBdr>
                    <w:top w:val="none" w:sz="0" w:space="0" w:color="auto"/>
                    <w:left w:val="none" w:sz="0" w:space="0" w:color="auto"/>
                    <w:bottom w:val="none" w:sz="0" w:space="0" w:color="auto"/>
                    <w:right w:val="none" w:sz="0" w:space="0" w:color="auto"/>
                  </w:divBdr>
                  <w:divsChild>
                    <w:div w:id="14132840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6329">
      <w:marLeft w:val="0"/>
      <w:marRight w:val="0"/>
      <w:marTop w:val="0"/>
      <w:marBottom w:val="0"/>
      <w:divBdr>
        <w:top w:val="none" w:sz="0" w:space="0" w:color="auto"/>
        <w:left w:val="none" w:sz="0" w:space="0" w:color="auto"/>
        <w:bottom w:val="none" w:sz="0" w:space="0" w:color="auto"/>
        <w:right w:val="none" w:sz="0" w:space="0" w:color="auto"/>
      </w:divBdr>
    </w:div>
    <w:div w:id="1781072766">
      <w:marLeft w:val="640"/>
      <w:marRight w:val="0"/>
      <w:marTop w:val="0"/>
      <w:marBottom w:val="0"/>
      <w:divBdr>
        <w:top w:val="none" w:sz="0" w:space="0" w:color="auto"/>
        <w:left w:val="none" w:sz="0" w:space="0" w:color="auto"/>
        <w:bottom w:val="none" w:sz="0" w:space="0" w:color="auto"/>
        <w:right w:val="none" w:sz="0" w:space="0" w:color="auto"/>
      </w:divBdr>
    </w:div>
    <w:div w:id="1781101779">
      <w:bodyDiv w:val="1"/>
      <w:marLeft w:val="0"/>
      <w:marRight w:val="0"/>
      <w:marTop w:val="0"/>
      <w:marBottom w:val="0"/>
      <w:divBdr>
        <w:top w:val="none" w:sz="0" w:space="0" w:color="auto"/>
        <w:left w:val="none" w:sz="0" w:space="0" w:color="auto"/>
        <w:bottom w:val="none" w:sz="0" w:space="0" w:color="auto"/>
        <w:right w:val="none" w:sz="0" w:space="0" w:color="auto"/>
      </w:divBdr>
      <w:divsChild>
        <w:div w:id="109707772">
          <w:marLeft w:val="640"/>
          <w:marRight w:val="0"/>
          <w:marTop w:val="0"/>
          <w:marBottom w:val="0"/>
          <w:divBdr>
            <w:top w:val="none" w:sz="0" w:space="0" w:color="auto"/>
            <w:left w:val="none" w:sz="0" w:space="0" w:color="auto"/>
            <w:bottom w:val="none" w:sz="0" w:space="0" w:color="auto"/>
            <w:right w:val="none" w:sz="0" w:space="0" w:color="auto"/>
          </w:divBdr>
        </w:div>
        <w:div w:id="163056475">
          <w:marLeft w:val="640"/>
          <w:marRight w:val="0"/>
          <w:marTop w:val="0"/>
          <w:marBottom w:val="0"/>
          <w:divBdr>
            <w:top w:val="none" w:sz="0" w:space="0" w:color="auto"/>
            <w:left w:val="none" w:sz="0" w:space="0" w:color="auto"/>
            <w:bottom w:val="none" w:sz="0" w:space="0" w:color="auto"/>
            <w:right w:val="none" w:sz="0" w:space="0" w:color="auto"/>
          </w:divBdr>
        </w:div>
        <w:div w:id="166867592">
          <w:marLeft w:val="640"/>
          <w:marRight w:val="0"/>
          <w:marTop w:val="0"/>
          <w:marBottom w:val="0"/>
          <w:divBdr>
            <w:top w:val="none" w:sz="0" w:space="0" w:color="auto"/>
            <w:left w:val="none" w:sz="0" w:space="0" w:color="auto"/>
            <w:bottom w:val="none" w:sz="0" w:space="0" w:color="auto"/>
            <w:right w:val="none" w:sz="0" w:space="0" w:color="auto"/>
          </w:divBdr>
        </w:div>
        <w:div w:id="224687496">
          <w:marLeft w:val="640"/>
          <w:marRight w:val="0"/>
          <w:marTop w:val="0"/>
          <w:marBottom w:val="0"/>
          <w:divBdr>
            <w:top w:val="none" w:sz="0" w:space="0" w:color="auto"/>
            <w:left w:val="none" w:sz="0" w:space="0" w:color="auto"/>
            <w:bottom w:val="none" w:sz="0" w:space="0" w:color="auto"/>
            <w:right w:val="none" w:sz="0" w:space="0" w:color="auto"/>
          </w:divBdr>
        </w:div>
        <w:div w:id="267393158">
          <w:marLeft w:val="640"/>
          <w:marRight w:val="0"/>
          <w:marTop w:val="0"/>
          <w:marBottom w:val="0"/>
          <w:divBdr>
            <w:top w:val="none" w:sz="0" w:space="0" w:color="auto"/>
            <w:left w:val="none" w:sz="0" w:space="0" w:color="auto"/>
            <w:bottom w:val="none" w:sz="0" w:space="0" w:color="auto"/>
            <w:right w:val="none" w:sz="0" w:space="0" w:color="auto"/>
          </w:divBdr>
        </w:div>
        <w:div w:id="284968231">
          <w:marLeft w:val="640"/>
          <w:marRight w:val="0"/>
          <w:marTop w:val="0"/>
          <w:marBottom w:val="0"/>
          <w:divBdr>
            <w:top w:val="none" w:sz="0" w:space="0" w:color="auto"/>
            <w:left w:val="none" w:sz="0" w:space="0" w:color="auto"/>
            <w:bottom w:val="none" w:sz="0" w:space="0" w:color="auto"/>
            <w:right w:val="none" w:sz="0" w:space="0" w:color="auto"/>
          </w:divBdr>
        </w:div>
        <w:div w:id="450788527">
          <w:marLeft w:val="640"/>
          <w:marRight w:val="0"/>
          <w:marTop w:val="0"/>
          <w:marBottom w:val="0"/>
          <w:divBdr>
            <w:top w:val="none" w:sz="0" w:space="0" w:color="auto"/>
            <w:left w:val="none" w:sz="0" w:space="0" w:color="auto"/>
            <w:bottom w:val="none" w:sz="0" w:space="0" w:color="auto"/>
            <w:right w:val="none" w:sz="0" w:space="0" w:color="auto"/>
          </w:divBdr>
        </w:div>
        <w:div w:id="458956560">
          <w:marLeft w:val="640"/>
          <w:marRight w:val="0"/>
          <w:marTop w:val="0"/>
          <w:marBottom w:val="0"/>
          <w:divBdr>
            <w:top w:val="none" w:sz="0" w:space="0" w:color="auto"/>
            <w:left w:val="none" w:sz="0" w:space="0" w:color="auto"/>
            <w:bottom w:val="none" w:sz="0" w:space="0" w:color="auto"/>
            <w:right w:val="none" w:sz="0" w:space="0" w:color="auto"/>
          </w:divBdr>
        </w:div>
        <w:div w:id="459347277">
          <w:marLeft w:val="640"/>
          <w:marRight w:val="0"/>
          <w:marTop w:val="0"/>
          <w:marBottom w:val="0"/>
          <w:divBdr>
            <w:top w:val="none" w:sz="0" w:space="0" w:color="auto"/>
            <w:left w:val="none" w:sz="0" w:space="0" w:color="auto"/>
            <w:bottom w:val="none" w:sz="0" w:space="0" w:color="auto"/>
            <w:right w:val="none" w:sz="0" w:space="0" w:color="auto"/>
          </w:divBdr>
        </w:div>
        <w:div w:id="478041809">
          <w:marLeft w:val="640"/>
          <w:marRight w:val="0"/>
          <w:marTop w:val="0"/>
          <w:marBottom w:val="0"/>
          <w:divBdr>
            <w:top w:val="none" w:sz="0" w:space="0" w:color="auto"/>
            <w:left w:val="none" w:sz="0" w:space="0" w:color="auto"/>
            <w:bottom w:val="none" w:sz="0" w:space="0" w:color="auto"/>
            <w:right w:val="none" w:sz="0" w:space="0" w:color="auto"/>
          </w:divBdr>
        </w:div>
        <w:div w:id="509680447">
          <w:marLeft w:val="640"/>
          <w:marRight w:val="0"/>
          <w:marTop w:val="0"/>
          <w:marBottom w:val="0"/>
          <w:divBdr>
            <w:top w:val="none" w:sz="0" w:space="0" w:color="auto"/>
            <w:left w:val="none" w:sz="0" w:space="0" w:color="auto"/>
            <w:bottom w:val="none" w:sz="0" w:space="0" w:color="auto"/>
            <w:right w:val="none" w:sz="0" w:space="0" w:color="auto"/>
          </w:divBdr>
        </w:div>
        <w:div w:id="603341754">
          <w:marLeft w:val="640"/>
          <w:marRight w:val="0"/>
          <w:marTop w:val="0"/>
          <w:marBottom w:val="0"/>
          <w:divBdr>
            <w:top w:val="none" w:sz="0" w:space="0" w:color="auto"/>
            <w:left w:val="none" w:sz="0" w:space="0" w:color="auto"/>
            <w:bottom w:val="none" w:sz="0" w:space="0" w:color="auto"/>
            <w:right w:val="none" w:sz="0" w:space="0" w:color="auto"/>
          </w:divBdr>
        </w:div>
        <w:div w:id="648637091">
          <w:marLeft w:val="640"/>
          <w:marRight w:val="0"/>
          <w:marTop w:val="0"/>
          <w:marBottom w:val="0"/>
          <w:divBdr>
            <w:top w:val="none" w:sz="0" w:space="0" w:color="auto"/>
            <w:left w:val="none" w:sz="0" w:space="0" w:color="auto"/>
            <w:bottom w:val="none" w:sz="0" w:space="0" w:color="auto"/>
            <w:right w:val="none" w:sz="0" w:space="0" w:color="auto"/>
          </w:divBdr>
        </w:div>
        <w:div w:id="656567481">
          <w:marLeft w:val="640"/>
          <w:marRight w:val="0"/>
          <w:marTop w:val="0"/>
          <w:marBottom w:val="0"/>
          <w:divBdr>
            <w:top w:val="none" w:sz="0" w:space="0" w:color="auto"/>
            <w:left w:val="none" w:sz="0" w:space="0" w:color="auto"/>
            <w:bottom w:val="none" w:sz="0" w:space="0" w:color="auto"/>
            <w:right w:val="none" w:sz="0" w:space="0" w:color="auto"/>
          </w:divBdr>
        </w:div>
        <w:div w:id="853612872">
          <w:marLeft w:val="640"/>
          <w:marRight w:val="0"/>
          <w:marTop w:val="0"/>
          <w:marBottom w:val="0"/>
          <w:divBdr>
            <w:top w:val="none" w:sz="0" w:space="0" w:color="auto"/>
            <w:left w:val="none" w:sz="0" w:space="0" w:color="auto"/>
            <w:bottom w:val="none" w:sz="0" w:space="0" w:color="auto"/>
            <w:right w:val="none" w:sz="0" w:space="0" w:color="auto"/>
          </w:divBdr>
        </w:div>
        <w:div w:id="934368011">
          <w:marLeft w:val="640"/>
          <w:marRight w:val="0"/>
          <w:marTop w:val="0"/>
          <w:marBottom w:val="0"/>
          <w:divBdr>
            <w:top w:val="none" w:sz="0" w:space="0" w:color="auto"/>
            <w:left w:val="none" w:sz="0" w:space="0" w:color="auto"/>
            <w:bottom w:val="none" w:sz="0" w:space="0" w:color="auto"/>
            <w:right w:val="none" w:sz="0" w:space="0" w:color="auto"/>
          </w:divBdr>
        </w:div>
        <w:div w:id="948857658">
          <w:marLeft w:val="640"/>
          <w:marRight w:val="0"/>
          <w:marTop w:val="0"/>
          <w:marBottom w:val="0"/>
          <w:divBdr>
            <w:top w:val="none" w:sz="0" w:space="0" w:color="auto"/>
            <w:left w:val="none" w:sz="0" w:space="0" w:color="auto"/>
            <w:bottom w:val="none" w:sz="0" w:space="0" w:color="auto"/>
            <w:right w:val="none" w:sz="0" w:space="0" w:color="auto"/>
          </w:divBdr>
        </w:div>
        <w:div w:id="973753492">
          <w:marLeft w:val="640"/>
          <w:marRight w:val="0"/>
          <w:marTop w:val="0"/>
          <w:marBottom w:val="0"/>
          <w:divBdr>
            <w:top w:val="none" w:sz="0" w:space="0" w:color="auto"/>
            <w:left w:val="none" w:sz="0" w:space="0" w:color="auto"/>
            <w:bottom w:val="none" w:sz="0" w:space="0" w:color="auto"/>
            <w:right w:val="none" w:sz="0" w:space="0" w:color="auto"/>
          </w:divBdr>
        </w:div>
        <w:div w:id="982391381">
          <w:marLeft w:val="640"/>
          <w:marRight w:val="0"/>
          <w:marTop w:val="0"/>
          <w:marBottom w:val="0"/>
          <w:divBdr>
            <w:top w:val="none" w:sz="0" w:space="0" w:color="auto"/>
            <w:left w:val="none" w:sz="0" w:space="0" w:color="auto"/>
            <w:bottom w:val="none" w:sz="0" w:space="0" w:color="auto"/>
            <w:right w:val="none" w:sz="0" w:space="0" w:color="auto"/>
          </w:divBdr>
        </w:div>
        <w:div w:id="1224564401">
          <w:marLeft w:val="640"/>
          <w:marRight w:val="0"/>
          <w:marTop w:val="0"/>
          <w:marBottom w:val="0"/>
          <w:divBdr>
            <w:top w:val="none" w:sz="0" w:space="0" w:color="auto"/>
            <w:left w:val="none" w:sz="0" w:space="0" w:color="auto"/>
            <w:bottom w:val="none" w:sz="0" w:space="0" w:color="auto"/>
            <w:right w:val="none" w:sz="0" w:space="0" w:color="auto"/>
          </w:divBdr>
        </w:div>
        <w:div w:id="1263421260">
          <w:marLeft w:val="640"/>
          <w:marRight w:val="0"/>
          <w:marTop w:val="0"/>
          <w:marBottom w:val="0"/>
          <w:divBdr>
            <w:top w:val="none" w:sz="0" w:space="0" w:color="auto"/>
            <w:left w:val="none" w:sz="0" w:space="0" w:color="auto"/>
            <w:bottom w:val="none" w:sz="0" w:space="0" w:color="auto"/>
            <w:right w:val="none" w:sz="0" w:space="0" w:color="auto"/>
          </w:divBdr>
        </w:div>
        <w:div w:id="1429428760">
          <w:marLeft w:val="640"/>
          <w:marRight w:val="0"/>
          <w:marTop w:val="0"/>
          <w:marBottom w:val="0"/>
          <w:divBdr>
            <w:top w:val="none" w:sz="0" w:space="0" w:color="auto"/>
            <w:left w:val="none" w:sz="0" w:space="0" w:color="auto"/>
            <w:bottom w:val="none" w:sz="0" w:space="0" w:color="auto"/>
            <w:right w:val="none" w:sz="0" w:space="0" w:color="auto"/>
          </w:divBdr>
        </w:div>
        <w:div w:id="1461915760">
          <w:marLeft w:val="640"/>
          <w:marRight w:val="0"/>
          <w:marTop w:val="0"/>
          <w:marBottom w:val="0"/>
          <w:divBdr>
            <w:top w:val="none" w:sz="0" w:space="0" w:color="auto"/>
            <w:left w:val="none" w:sz="0" w:space="0" w:color="auto"/>
            <w:bottom w:val="none" w:sz="0" w:space="0" w:color="auto"/>
            <w:right w:val="none" w:sz="0" w:space="0" w:color="auto"/>
          </w:divBdr>
        </w:div>
        <w:div w:id="1522352221">
          <w:marLeft w:val="640"/>
          <w:marRight w:val="0"/>
          <w:marTop w:val="0"/>
          <w:marBottom w:val="0"/>
          <w:divBdr>
            <w:top w:val="none" w:sz="0" w:space="0" w:color="auto"/>
            <w:left w:val="none" w:sz="0" w:space="0" w:color="auto"/>
            <w:bottom w:val="none" w:sz="0" w:space="0" w:color="auto"/>
            <w:right w:val="none" w:sz="0" w:space="0" w:color="auto"/>
          </w:divBdr>
        </w:div>
        <w:div w:id="1606495988">
          <w:marLeft w:val="640"/>
          <w:marRight w:val="0"/>
          <w:marTop w:val="0"/>
          <w:marBottom w:val="0"/>
          <w:divBdr>
            <w:top w:val="none" w:sz="0" w:space="0" w:color="auto"/>
            <w:left w:val="none" w:sz="0" w:space="0" w:color="auto"/>
            <w:bottom w:val="none" w:sz="0" w:space="0" w:color="auto"/>
            <w:right w:val="none" w:sz="0" w:space="0" w:color="auto"/>
          </w:divBdr>
        </w:div>
        <w:div w:id="1629043392">
          <w:marLeft w:val="640"/>
          <w:marRight w:val="0"/>
          <w:marTop w:val="0"/>
          <w:marBottom w:val="0"/>
          <w:divBdr>
            <w:top w:val="none" w:sz="0" w:space="0" w:color="auto"/>
            <w:left w:val="none" w:sz="0" w:space="0" w:color="auto"/>
            <w:bottom w:val="none" w:sz="0" w:space="0" w:color="auto"/>
            <w:right w:val="none" w:sz="0" w:space="0" w:color="auto"/>
          </w:divBdr>
        </w:div>
        <w:div w:id="1634869603">
          <w:marLeft w:val="640"/>
          <w:marRight w:val="0"/>
          <w:marTop w:val="0"/>
          <w:marBottom w:val="0"/>
          <w:divBdr>
            <w:top w:val="none" w:sz="0" w:space="0" w:color="auto"/>
            <w:left w:val="none" w:sz="0" w:space="0" w:color="auto"/>
            <w:bottom w:val="none" w:sz="0" w:space="0" w:color="auto"/>
            <w:right w:val="none" w:sz="0" w:space="0" w:color="auto"/>
          </w:divBdr>
        </w:div>
        <w:div w:id="1678851524">
          <w:marLeft w:val="640"/>
          <w:marRight w:val="0"/>
          <w:marTop w:val="0"/>
          <w:marBottom w:val="0"/>
          <w:divBdr>
            <w:top w:val="none" w:sz="0" w:space="0" w:color="auto"/>
            <w:left w:val="none" w:sz="0" w:space="0" w:color="auto"/>
            <w:bottom w:val="none" w:sz="0" w:space="0" w:color="auto"/>
            <w:right w:val="none" w:sz="0" w:space="0" w:color="auto"/>
          </w:divBdr>
        </w:div>
        <w:div w:id="1735349627">
          <w:marLeft w:val="640"/>
          <w:marRight w:val="0"/>
          <w:marTop w:val="0"/>
          <w:marBottom w:val="0"/>
          <w:divBdr>
            <w:top w:val="none" w:sz="0" w:space="0" w:color="auto"/>
            <w:left w:val="none" w:sz="0" w:space="0" w:color="auto"/>
            <w:bottom w:val="none" w:sz="0" w:space="0" w:color="auto"/>
            <w:right w:val="none" w:sz="0" w:space="0" w:color="auto"/>
          </w:divBdr>
        </w:div>
        <w:div w:id="1906599667">
          <w:marLeft w:val="640"/>
          <w:marRight w:val="0"/>
          <w:marTop w:val="0"/>
          <w:marBottom w:val="0"/>
          <w:divBdr>
            <w:top w:val="none" w:sz="0" w:space="0" w:color="auto"/>
            <w:left w:val="none" w:sz="0" w:space="0" w:color="auto"/>
            <w:bottom w:val="none" w:sz="0" w:space="0" w:color="auto"/>
            <w:right w:val="none" w:sz="0" w:space="0" w:color="auto"/>
          </w:divBdr>
        </w:div>
        <w:div w:id="1933199912">
          <w:marLeft w:val="640"/>
          <w:marRight w:val="0"/>
          <w:marTop w:val="0"/>
          <w:marBottom w:val="0"/>
          <w:divBdr>
            <w:top w:val="none" w:sz="0" w:space="0" w:color="auto"/>
            <w:left w:val="none" w:sz="0" w:space="0" w:color="auto"/>
            <w:bottom w:val="none" w:sz="0" w:space="0" w:color="auto"/>
            <w:right w:val="none" w:sz="0" w:space="0" w:color="auto"/>
          </w:divBdr>
        </w:div>
        <w:div w:id="1943145041">
          <w:marLeft w:val="640"/>
          <w:marRight w:val="0"/>
          <w:marTop w:val="0"/>
          <w:marBottom w:val="0"/>
          <w:divBdr>
            <w:top w:val="none" w:sz="0" w:space="0" w:color="auto"/>
            <w:left w:val="none" w:sz="0" w:space="0" w:color="auto"/>
            <w:bottom w:val="none" w:sz="0" w:space="0" w:color="auto"/>
            <w:right w:val="none" w:sz="0" w:space="0" w:color="auto"/>
          </w:divBdr>
        </w:div>
        <w:div w:id="1974939935">
          <w:marLeft w:val="640"/>
          <w:marRight w:val="0"/>
          <w:marTop w:val="0"/>
          <w:marBottom w:val="0"/>
          <w:divBdr>
            <w:top w:val="none" w:sz="0" w:space="0" w:color="auto"/>
            <w:left w:val="none" w:sz="0" w:space="0" w:color="auto"/>
            <w:bottom w:val="none" w:sz="0" w:space="0" w:color="auto"/>
            <w:right w:val="none" w:sz="0" w:space="0" w:color="auto"/>
          </w:divBdr>
        </w:div>
        <w:div w:id="2138907249">
          <w:marLeft w:val="640"/>
          <w:marRight w:val="0"/>
          <w:marTop w:val="0"/>
          <w:marBottom w:val="0"/>
          <w:divBdr>
            <w:top w:val="none" w:sz="0" w:space="0" w:color="auto"/>
            <w:left w:val="none" w:sz="0" w:space="0" w:color="auto"/>
            <w:bottom w:val="none" w:sz="0" w:space="0" w:color="auto"/>
            <w:right w:val="none" w:sz="0" w:space="0" w:color="auto"/>
          </w:divBdr>
        </w:div>
      </w:divsChild>
    </w:div>
    <w:div w:id="1782259211">
      <w:marLeft w:val="640"/>
      <w:marRight w:val="0"/>
      <w:marTop w:val="0"/>
      <w:marBottom w:val="0"/>
      <w:divBdr>
        <w:top w:val="none" w:sz="0" w:space="0" w:color="auto"/>
        <w:left w:val="none" w:sz="0" w:space="0" w:color="auto"/>
        <w:bottom w:val="none" w:sz="0" w:space="0" w:color="auto"/>
        <w:right w:val="none" w:sz="0" w:space="0" w:color="auto"/>
      </w:divBdr>
    </w:div>
    <w:div w:id="1782652586">
      <w:bodyDiv w:val="1"/>
      <w:marLeft w:val="0"/>
      <w:marRight w:val="0"/>
      <w:marTop w:val="0"/>
      <w:marBottom w:val="0"/>
      <w:divBdr>
        <w:top w:val="none" w:sz="0" w:space="0" w:color="auto"/>
        <w:left w:val="none" w:sz="0" w:space="0" w:color="auto"/>
        <w:bottom w:val="none" w:sz="0" w:space="0" w:color="auto"/>
        <w:right w:val="none" w:sz="0" w:space="0" w:color="auto"/>
      </w:divBdr>
    </w:div>
    <w:div w:id="1784617714">
      <w:marLeft w:val="0"/>
      <w:marRight w:val="0"/>
      <w:marTop w:val="0"/>
      <w:marBottom w:val="0"/>
      <w:divBdr>
        <w:top w:val="none" w:sz="0" w:space="0" w:color="auto"/>
        <w:left w:val="none" w:sz="0" w:space="0" w:color="auto"/>
        <w:bottom w:val="none" w:sz="0" w:space="0" w:color="auto"/>
        <w:right w:val="none" w:sz="0" w:space="0" w:color="auto"/>
      </w:divBdr>
    </w:div>
    <w:div w:id="1784810281">
      <w:marLeft w:val="640"/>
      <w:marRight w:val="0"/>
      <w:marTop w:val="0"/>
      <w:marBottom w:val="0"/>
      <w:divBdr>
        <w:top w:val="none" w:sz="0" w:space="0" w:color="auto"/>
        <w:left w:val="none" w:sz="0" w:space="0" w:color="auto"/>
        <w:bottom w:val="none" w:sz="0" w:space="0" w:color="auto"/>
        <w:right w:val="none" w:sz="0" w:space="0" w:color="auto"/>
      </w:divBdr>
    </w:div>
    <w:div w:id="1785149981">
      <w:marLeft w:val="0"/>
      <w:marRight w:val="0"/>
      <w:marTop w:val="0"/>
      <w:marBottom w:val="0"/>
      <w:divBdr>
        <w:top w:val="none" w:sz="0" w:space="0" w:color="auto"/>
        <w:left w:val="none" w:sz="0" w:space="0" w:color="auto"/>
        <w:bottom w:val="none" w:sz="0" w:space="0" w:color="auto"/>
        <w:right w:val="none" w:sz="0" w:space="0" w:color="auto"/>
      </w:divBdr>
    </w:div>
    <w:div w:id="1785150701">
      <w:marLeft w:val="0"/>
      <w:marRight w:val="0"/>
      <w:marTop w:val="0"/>
      <w:marBottom w:val="0"/>
      <w:divBdr>
        <w:top w:val="none" w:sz="0" w:space="0" w:color="auto"/>
        <w:left w:val="none" w:sz="0" w:space="0" w:color="auto"/>
        <w:bottom w:val="none" w:sz="0" w:space="0" w:color="auto"/>
        <w:right w:val="none" w:sz="0" w:space="0" w:color="auto"/>
      </w:divBdr>
    </w:div>
    <w:div w:id="1785998401">
      <w:bodyDiv w:val="1"/>
      <w:marLeft w:val="0"/>
      <w:marRight w:val="0"/>
      <w:marTop w:val="0"/>
      <w:marBottom w:val="0"/>
      <w:divBdr>
        <w:top w:val="none" w:sz="0" w:space="0" w:color="auto"/>
        <w:left w:val="none" w:sz="0" w:space="0" w:color="auto"/>
        <w:bottom w:val="none" w:sz="0" w:space="0" w:color="auto"/>
        <w:right w:val="none" w:sz="0" w:space="0" w:color="auto"/>
      </w:divBdr>
    </w:div>
    <w:div w:id="1786577528">
      <w:marLeft w:val="640"/>
      <w:marRight w:val="0"/>
      <w:marTop w:val="0"/>
      <w:marBottom w:val="0"/>
      <w:divBdr>
        <w:top w:val="none" w:sz="0" w:space="0" w:color="auto"/>
        <w:left w:val="none" w:sz="0" w:space="0" w:color="auto"/>
        <w:bottom w:val="none" w:sz="0" w:space="0" w:color="auto"/>
        <w:right w:val="none" w:sz="0" w:space="0" w:color="auto"/>
      </w:divBdr>
    </w:div>
    <w:div w:id="1786579392">
      <w:marLeft w:val="0"/>
      <w:marRight w:val="0"/>
      <w:marTop w:val="0"/>
      <w:marBottom w:val="0"/>
      <w:divBdr>
        <w:top w:val="none" w:sz="0" w:space="0" w:color="auto"/>
        <w:left w:val="none" w:sz="0" w:space="0" w:color="auto"/>
        <w:bottom w:val="none" w:sz="0" w:space="0" w:color="auto"/>
        <w:right w:val="none" w:sz="0" w:space="0" w:color="auto"/>
      </w:divBdr>
    </w:div>
    <w:div w:id="1787235885">
      <w:marLeft w:val="0"/>
      <w:marRight w:val="0"/>
      <w:marTop w:val="0"/>
      <w:marBottom w:val="0"/>
      <w:divBdr>
        <w:top w:val="none" w:sz="0" w:space="0" w:color="auto"/>
        <w:left w:val="none" w:sz="0" w:space="0" w:color="auto"/>
        <w:bottom w:val="none" w:sz="0" w:space="0" w:color="auto"/>
        <w:right w:val="none" w:sz="0" w:space="0" w:color="auto"/>
      </w:divBdr>
    </w:div>
    <w:div w:id="1787650224">
      <w:bodyDiv w:val="1"/>
      <w:marLeft w:val="0"/>
      <w:marRight w:val="0"/>
      <w:marTop w:val="0"/>
      <w:marBottom w:val="0"/>
      <w:divBdr>
        <w:top w:val="none" w:sz="0" w:space="0" w:color="auto"/>
        <w:left w:val="none" w:sz="0" w:space="0" w:color="auto"/>
        <w:bottom w:val="none" w:sz="0" w:space="0" w:color="auto"/>
        <w:right w:val="none" w:sz="0" w:space="0" w:color="auto"/>
      </w:divBdr>
    </w:div>
    <w:div w:id="1787774605">
      <w:marLeft w:val="640"/>
      <w:marRight w:val="0"/>
      <w:marTop w:val="0"/>
      <w:marBottom w:val="0"/>
      <w:divBdr>
        <w:top w:val="none" w:sz="0" w:space="0" w:color="auto"/>
        <w:left w:val="none" w:sz="0" w:space="0" w:color="auto"/>
        <w:bottom w:val="none" w:sz="0" w:space="0" w:color="auto"/>
        <w:right w:val="none" w:sz="0" w:space="0" w:color="auto"/>
      </w:divBdr>
    </w:div>
    <w:div w:id="1788306013">
      <w:marLeft w:val="640"/>
      <w:marRight w:val="0"/>
      <w:marTop w:val="0"/>
      <w:marBottom w:val="0"/>
      <w:divBdr>
        <w:top w:val="none" w:sz="0" w:space="0" w:color="auto"/>
        <w:left w:val="none" w:sz="0" w:space="0" w:color="auto"/>
        <w:bottom w:val="none" w:sz="0" w:space="0" w:color="auto"/>
        <w:right w:val="none" w:sz="0" w:space="0" w:color="auto"/>
      </w:divBdr>
    </w:div>
    <w:div w:id="1788813562">
      <w:marLeft w:val="640"/>
      <w:marRight w:val="0"/>
      <w:marTop w:val="0"/>
      <w:marBottom w:val="0"/>
      <w:divBdr>
        <w:top w:val="none" w:sz="0" w:space="0" w:color="auto"/>
        <w:left w:val="none" w:sz="0" w:space="0" w:color="auto"/>
        <w:bottom w:val="none" w:sz="0" w:space="0" w:color="auto"/>
        <w:right w:val="none" w:sz="0" w:space="0" w:color="auto"/>
      </w:divBdr>
    </w:div>
    <w:div w:id="1788817916">
      <w:marLeft w:val="640"/>
      <w:marRight w:val="0"/>
      <w:marTop w:val="0"/>
      <w:marBottom w:val="0"/>
      <w:divBdr>
        <w:top w:val="none" w:sz="0" w:space="0" w:color="auto"/>
        <w:left w:val="none" w:sz="0" w:space="0" w:color="auto"/>
        <w:bottom w:val="none" w:sz="0" w:space="0" w:color="auto"/>
        <w:right w:val="none" w:sz="0" w:space="0" w:color="auto"/>
      </w:divBdr>
    </w:div>
    <w:div w:id="1789155826">
      <w:marLeft w:val="0"/>
      <w:marRight w:val="0"/>
      <w:marTop w:val="0"/>
      <w:marBottom w:val="0"/>
      <w:divBdr>
        <w:top w:val="none" w:sz="0" w:space="0" w:color="auto"/>
        <w:left w:val="none" w:sz="0" w:space="0" w:color="auto"/>
        <w:bottom w:val="none" w:sz="0" w:space="0" w:color="auto"/>
        <w:right w:val="none" w:sz="0" w:space="0" w:color="auto"/>
      </w:divBdr>
    </w:div>
    <w:div w:id="1789741472">
      <w:marLeft w:val="0"/>
      <w:marRight w:val="0"/>
      <w:marTop w:val="0"/>
      <w:marBottom w:val="0"/>
      <w:divBdr>
        <w:top w:val="none" w:sz="0" w:space="0" w:color="auto"/>
        <w:left w:val="none" w:sz="0" w:space="0" w:color="auto"/>
        <w:bottom w:val="none" w:sz="0" w:space="0" w:color="auto"/>
        <w:right w:val="none" w:sz="0" w:space="0" w:color="auto"/>
      </w:divBdr>
    </w:div>
    <w:div w:id="1790851568">
      <w:bodyDiv w:val="1"/>
      <w:marLeft w:val="0"/>
      <w:marRight w:val="0"/>
      <w:marTop w:val="0"/>
      <w:marBottom w:val="0"/>
      <w:divBdr>
        <w:top w:val="none" w:sz="0" w:space="0" w:color="auto"/>
        <w:left w:val="none" w:sz="0" w:space="0" w:color="auto"/>
        <w:bottom w:val="none" w:sz="0" w:space="0" w:color="auto"/>
        <w:right w:val="none" w:sz="0" w:space="0" w:color="auto"/>
      </w:divBdr>
      <w:divsChild>
        <w:div w:id="213335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211327">
      <w:marLeft w:val="0"/>
      <w:marRight w:val="0"/>
      <w:marTop w:val="0"/>
      <w:marBottom w:val="0"/>
      <w:divBdr>
        <w:top w:val="none" w:sz="0" w:space="0" w:color="auto"/>
        <w:left w:val="none" w:sz="0" w:space="0" w:color="auto"/>
        <w:bottom w:val="none" w:sz="0" w:space="0" w:color="auto"/>
        <w:right w:val="none" w:sz="0" w:space="0" w:color="auto"/>
      </w:divBdr>
    </w:div>
    <w:div w:id="1793672580">
      <w:marLeft w:val="640"/>
      <w:marRight w:val="0"/>
      <w:marTop w:val="0"/>
      <w:marBottom w:val="0"/>
      <w:divBdr>
        <w:top w:val="none" w:sz="0" w:space="0" w:color="auto"/>
        <w:left w:val="none" w:sz="0" w:space="0" w:color="auto"/>
        <w:bottom w:val="none" w:sz="0" w:space="0" w:color="auto"/>
        <w:right w:val="none" w:sz="0" w:space="0" w:color="auto"/>
      </w:divBdr>
    </w:div>
    <w:div w:id="1793789312">
      <w:marLeft w:val="640"/>
      <w:marRight w:val="0"/>
      <w:marTop w:val="0"/>
      <w:marBottom w:val="0"/>
      <w:divBdr>
        <w:top w:val="none" w:sz="0" w:space="0" w:color="auto"/>
        <w:left w:val="none" w:sz="0" w:space="0" w:color="auto"/>
        <w:bottom w:val="none" w:sz="0" w:space="0" w:color="auto"/>
        <w:right w:val="none" w:sz="0" w:space="0" w:color="auto"/>
      </w:divBdr>
    </w:div>
    <w:div w:id="1795636069">
      <w:bodyDiv w:val="1"/>
      <w:marLeft w:val="0"/>
      <w:marRight w:val="0"/>
      <w:marTop w:val="0"/>
      <w:marBottom w:val="0"/>
      <w:divBdr>
        <w:top w:val="none" w:sz="0" w:space="0" w:color="auto"/>
        <w:left w:val="none" w:sz="0" w:space="0" w:color="auto"/>
        <w:bottom w:val="none" w:sz="0" w:space="0" w:color="auto"/>
        <w:right w:val="none" w:sz="0" w:space="0" w:color="auto"/>
      </w:divBdr>
    </w:div>
    <w:div w:id="1795753520">
      <w:bodyDiv w:val="1"/>
      <w:marLeft w:val="0"/>
      <w:marRight w:val="0"/>
      <w:marTop w:val="0"/>
      <w:marBottom w:val="0"/>
      <w:divBdr>
        <w:top w:val="none" w:sz="0" w:space="0" w:color="auto"/>
        <w:left w:val="none" w:sz="0" w:space="0" w:color="auto"/>
        <w:bottom w:val="none" w:sz="0" w:space="0" w:color="auto"/>
        <w:right w:val="none" w:sz="0" w:space="0" w:color="auto"/>
      </w:divBdr>
    </w:div>
    <w:div w:id="1797025137">
      <w:marLeft w:val="640"/>
      <w:marRight w:val="0"/>
      <w:marTop w:val="0"/>
      <w:marBottom w:val="0"/>
      <w:divBdr>
        <w:top w:val="none" w:sz="0" w:space="0" w:color="auto"/>
        <w:left w:val="none" w:sz="0" w:space="0" w:color="auto"/>
        <w:bottom w:val="none" w:sz="0" w:space="0" w:color="auto"/>
        <w:right w:val="none" w:sz="0" w:space="0" w:color="auto"/>
      </w:divBdr>
    </w:div>
    <w:div w:id="1797408963">
      <w:marLeft w:val="0"/>
      <w:marRight w:val="0"/>
      <w:marTop w:val="0"/>
      <w:marBottom w:val="0"/>
      <w:divBdr>
        <w:top w:val="none" w:sz="0" w:space="0" w:color="auto"/>
        <w:left w:val="none" w:sz="0" w:space="0" w:color="auto"/>
        <w:bottom w:val="none" w:sz="0" w:space="0" w:color="auto"/>
        <w:right w:val="none" w:sz="0" w:space="0" w:color="auto"/>
      </w:divBdr>
    </w:div>
    <w:div w:id="1799489765">
      <w:marLeft w:val="0"/>
      <w:marRight w:val="0"/>
      <w:marTop w:val="0"/>
      <w:marBottom w:val="0"/>
      <w:divBdr>
        <w:top w:val="none" w:sz="0" w:space="0" w:color="auto"/>
        <w:left w:val="none" w:sz="0" w:space="0" w:color="auto"/>
        <w:bottom w:val="none" w:sz="0" w:space="0" w:color="auto"/>
        <w:right w:val="none" w:sz="0" w:space="0" w:color="auto"/>
      </w:divBdr>
    </w:div>
    <w:div w:id="1799492745">
      <w:bodyDiv w:val="1"/>
      <w:marLeft w:val="0"/>
      <w:marRight w:val="0"/>
      <w:marTop w:val="0"/>
      <w:marBottom w:val="0"/>
      <w:divBdr>
        <w:top w:val="none" w:sz="0" w:space="0" w:color="auto"/>
        <w:left w:val="none" w:sz="0" w:space="0" w:color="auto"/>
        <w:bottom w:val="none" w:sz="0" w:space="0" w:color="auto"/>
        <w:right w:val="none" w:sz="0" w:space="0" w:color="auto"/>
      </w:divBdr>
      <w:divsChild>
        <w:div w:id="213505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687269">
      <w:marLeft w:val="640"/>
      <w:marRight w:val="0"/>
      <w:marTop w:val="0"/>
      <w:marBottom w:val="0"/>
      <w:divBdr>
        <w:top w:val="none" w:sz="0" w:space="0" w:color="auto"/>
        <w:left w:val="none" w:sz="0" w:space="0" w:color="auto"/>
        <w:bottom w:val="none" w:sz="0" w:space="0" w:color="auto"/>
        <w:right w:val="none" w:sz="0" w:space="0" w:color="auto"/>
      </w:divBdr>
    </w:div>
    <w:div w:id="1799953495">
      <w:bodyDiv w:val="1"/>
      <w:marLeft w:val="0"/>
      <w:marRight w:val="0"/>
      <w:marTop w:val="0"/>
      <w:marBottom w:val="0"/>
      <w:divBdr>
        <w:top w:val="none" w:sz="0" w:space="0" w:color="auto"/>
        <w:left w:val="none" w:sz="0" w:space="0" w:color="auto"/>
        <w:bottom w:val="none" w:sz="0" w:space="0" w:color="auto"/>
        <w:right w:val="none" w:sz="0" w:space="0" w:color="auto"/>
      </w:divBdr>
    </w:div>
    <w:div w:id="1800293787">
      <w:marLeft w:val="640"/>
      <w:marRight w:val="0"/>
      <w:marTop w:val="0"/>
      <w:marBottom w:val="0"/>
      <w:divBdr>
        <w:top w:val="none" w:sz="0" w:space="0" w:color="auto"/>
        <w:left w:val="none" w:sz="0" w:space="0" w:color="auto"/>
        <w:bottom w:val="none" w:sz="0" w:space="0" w:color="auto"/>
        <w:right w:val="none" w:sz="0" w:space="0" w:color="auto"/>
      </w:divBdr>
    </w:div>
    <w:div w:id="1800999635">
      <w:marLeft w:val="0"/>
      <w:marRight w:val="0"/>
      <w:marTop w:val="0"/>
      <w:marBottom w:val="0"/>
      <w:divBdr>
        <w:top w:val="none" w:sz="0" w:space="0" w:color="auto"/>
        <w:left w:val="none" w:sz="0" w:space="0" w:color="auto"/>
        <w:bottom w:val="none" w:sz="0" w:space="0" w:color="auto"/>
        <w:right w:val="none" w:sz="0" w:space="0" w:color="auto"/>
      </w:divBdr>
    </w:div>
    <w:div w:id="1801222687">
      <w:marLeft w:val="0"/>
      <w:marRight w:val="0"/>
      <w:marTop w:val="0"/>
      <w:marBottom w:val="0"/>
      <w:divBdr>
        <w:top w:val="none" w:sz="0" w:space="0" w:color="auto"/>
        <w:left w:val="none" w:sz="0" w:space="0" w:color="auto"/>
        <w:bottom w:val="none" w:sz="0" w:space="0" w:color="auto"/>
        <w:right w:val="none" w:sz="0" w:space="0" w:color="auto"/>
      </w:divBdr>
    </w:div>
    <w:div w:id="1801459788">
      <w:marLeft w:val="0"/>
      <w:marRight w:val="0"/>
      <w:marTop w:val="0"/>
      <w:marBottom w:val="0"/>
      <w:divBdr>
        <w:top w:val="none" w:sz="0" w:space="0" w:color="auto"/>
        <w:left w:val="none" w:sz="0" w:space="0" w:color="auto"/>
        <w:bottom w:val="none" w:sz="0" w:space="0" w:color="auto"/>
        <w:right w:val="none" w:sz="0" w:space="0" w:color="auto"/>
      </w:divBdr>
    </w:div>
    <w:div w:id="1801797325">
      <w:marLeft w:val="640"/>
      <w:marRight w:val="0"/>
      <w:marTop w:val="0"/>
      <w:marBottom w:val="0"/>
      <w:divBdr>
        <w:top w:val="none" w:sz="0" w:space="0" w:color="auto"/>
        <w:left w:val="none" w:sz="0" w:space="0" w:color="auto"/>
        <w:bottom w:val="none" w:sz="0" w:space="0" w:color="auto"/>
        <w:right w:val="none" w:sz="0" w:space="0" w:color="auto"/>
      </w:divBdr>
    </w:div>
    <w:div w:id="1802381086">
      <w:marLeft w:val="640"/>
      <w:marRight w:val="0"/>
      <w:marTop w:val="0"/>
      <w:marBottom w:val="0"/>
      <w:divBdr>
        <w:top w:val="none" w:sz="0" w:space="0" w:color="auto"/>
        <w:left w:val="none" w:sz="0" w:space="0" w:color="auto"/>
        <w:bottom w:val="none" w:sz="0" w:space="0" w:color="auto"/>
        <w:right w:val="none" w:sz="0" w:space="0" w:color="auto"/>
      </w:divBdr>
    </w:div>
    <w:div w:id="1803228473">
      <w:marLeft w:val="0"/>
      <w:marRight w:val="0"/>
      <w:marTop w:val="0"/>
      <w:marBottom w:val="0"/>
      <w:divBdr>
        <w:top w:val="none" w:sz="0" w:space="0" w:color="auto"/>
        <w:left w:val="none" w:sz="0" w:space="0" w:color="auto"/>
        <w:bottom w:val="none" w:sz="0" w:space="0" w:color="auto"/>
        <w:right w:val="none" w:sz="0" w:space="0" w:color="auto"/>
      </w:divBdr>
    </w:div>
    <w:div w:id="1803303733">
      <w:bodyDiv w:val="1"/>
      <w:marLeft w:val="0"/>
      <w:marRight w:val="0"/>
      <w:marTop w:val="0"/>
      <w:marBottom w:val="0"/>
      <w:divBdr>
        <w:top w:val="none" w:sz="0" w:space="0" w:color="auto"/>
        <w:left w:val="none" w:sz="0" w:space="0" w:color="auto"/>
        <w:bottom w:val="none" w:sz="0" w:space="0" w:color="auto"/>
        <w:right w:val="none" w:sz="0" w:space="0" w:color="auto"/>
      </w:divBdr>
    </w:div>
    <w:div w:id="1804350745">
      <w:bodyDiv w:val="1"/>
      <w:marLeft w:val="0"/>
      <w:marRight w:val="0"/>
      <w:marTop w:val="0"/>
      <w:marBottom w:val="0"/>
      <w:divBdr>
        <w:top w:val="none" w:sz="0" w:space="0" w:color="auto"/>
        <w:left w:val="none" w:sz="0" w:space="0" w:color="auto"/>
        <w:bottom w:val="none" w:sz="0" w:space="0" w:color="auto"/>
        <w:right w:val="none" w:sz="0" w:space="0" w:color="auto"/>
      </w:divBdr>
      <w:divsChild>
        <w:div w:id="183333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99005">
      <w:marLeft w:val="0"/>
      <w:marRight w:val="0"/>
      <w:marTop w:val="0"/>
      <w:marBottom w:val="0"/>
      <w:divBdr>
        <w:top w:val="none" w:sz="0" w:space="0" w:color="auto"/>
        <w:left w:val="none" w:sz="0" w:space="0" w:color="auto"/>
        <w:bottom w:val="none" w:sz="0" w:space="0" w:color="auto"/>
        <w:right w:val="none" w:sz="0" w:space="0" w:color="auto"/>
      </w:divBdr>
    </w:div>
    <w:div w:id="1807047363">
      <w:marLeft w:val="0"/>
      <w:marRight w:val="0"/>
      <w:marTop w:val="0"/>
      <w:marBottom w:val="0"/>
      <w:divBdr>
        <w:top w:val="none" w:sz="0" w:space="0" w:color="auto"/>
        <w:left w:val="none" w:sz="0" w:space="0" w:color="auto"/>
        <w:bottom w:val="none" w:sz="0" w:space="0" w:color="auto"/>
        <w:right w:val="none" w:sz="0" w:space="0" w:color="auto"/>
      </w:divBdr>
    </w:div>
    <w:div w:id="1810128910">
      <w:marLeft w:val="0"/>
      <w:marRight w:val="150"/>
      <w:marTop w:val="0"/>
      <w:marBottom w:val="0"/>
      <w:divBdr>
        <w:top w:val="none" w:sz="0" w:space="0" w:color="auto"/>
        <w:left w:val="none" w:sz="0" w:space="0" w:color="auto"/>
        <w:bottom w:val="none" w:sz="0" w:space="0" w:color="auto"/>
        <w:right w:val="none" w:sz="0" w:space="0" w:color="auto"/>
      </w:divBdr>
    </w:div>
    <w:div w:id="1811288079">
      <w:marLeft w:val="0"/>
      <w:marRight w:val="0"/>
      <w:marTop w:val="0"/>
      <w:marBottom w:val="0"/>
      <w:divBdr>
        <w:top w:val="none" w:sz="0" w:space="0" w:color="auto"/>
        <w:left w:val="none" w:sz="0" w:space="0" w:color="auto"/>
        <w:bottom w:val="none" w:sz="0" w:space="0" w:color="auto"/>
        <w:right w:val="none" w:sz="0" w:space="0" w:color="auto"/>
      </w:divBdr>
    </w:div>
    <w:div w:id="1811747598">
      <w:marLeft w:val="0"/>
      <w:marRight w:val="0"/>
      <w:marTop w:val="0"/>
      <w:marBottom w:val="0"/>
      <w:divBdr>
        <w:top w:val="none" w:sz="0" w:space="0" w:color="auto"/>
        <w:left w:val="none" w:sz="0" w:space="0" w:color="auto"/>
        <w:bottom w:val="none" w:sz="0" w:space="0" w:color="auto"/>
        <w:right w:val="none" w:sz="0" w:space="0" w:color="auto"/>
      </w:divBdr>
    </w:div>
    <w:div w:id="1812363856">
      <w:marLeft w:val="0"/>
      <w:marRight w:val="0"/>
      <w:marTop w:val="0"/>
      <w:marBottom w:val="0"/>
      <w:divBdr>
        <w:top w:val="none" w:sz="0" w:space="0" w:color="auto"/>
        <w:left w:val="none" w:sz="0" w:space="0" w:color="auto"/>
        <w:bottom w:val="none" w:sz="0" w:space="0" w:color="auto"/>
        <w:right w:val="none" w:sz="0" w:space="0" w:color="auto"/>
      </w:divBdr>
    </w:div>
    <w:div w:id="1814055896">
      <w:bodyDiv w:val="1"/>
      <w:marLeft w:val="0"/>
      <w:marRight w:val="0"/>
      <w:marTop w:val="0"/>
      <w:marBottom w:val="0"/>
      <w:divBdr>
        <w:top w:val="none" w:sz="0" w:space="0" w:color="auto"/>
        <w:left w:val="none" w:sz="0" w:space="0" w:color="auto"/>
        <w:bottom w:val="none" w:sz="0" w:space="0" w:color="auto"/>
        <w:right w:val="none" w:sz="0" w:space="0" w:color="auto"/>
      </w:divBdr>
    </w:div>
    <w:div w:id="1814173105">
      <w:marLeft w:val="0"/>
      <w:marRight w:val="0"/>
      <w:marTop w:val="0"/>
      <w:marBottom w:val="0"/>
      <w:divBdr>
        <w:top w:val="none" w:sz="0" w:space="0" w:color="auto"/>
        <w:left w:val="none" w:sz="0" w:space="0" w:color="auto"/>
        <w:bottom w:val="none" w:sz="0" w:space="0" w:color="auto"/>
        <w:right w:val="none" w:sz="0" w:space="0" w:color="auto"/>
      </w:divBdr>
    </w:div>
    <w:div w:id="1814249413">
      <w:marLeft w:val="640"/>
      <w:marRight w:val="0"/>
      <w:marTop w:val="0"/>
      <w:marBottom w:val="0"/>
      <w:divBdr>
        <w:top w:val="none" w:sz="0" w:space="0" w:color="auto"/>
        <w:left w:val="none" w:sz="0" w:space="0" w:color="auto"/>
        <w:bottom w:val="none" w:sz="0" w:space="0" w:color="auto"/>
        <w:right w:val="none" w:sz="0" w:space="0" w:color="auto"/>
      </w:divBdr>
    </w:div>
    <w:div w:id="1814760844">
      <w:bodyDiv w:val="1"/>
      <w:marLeft w:val="0"/>
      <w:marRight w:val="0"/>
      <w:marTop w:val="0"/>
      <w:marBottom w:val="0"/>
      <w:divBdr>
        <w:top w:val="none" w:sz="0" w:space="0" w:color="auto"/>
        <w:left w:val="none" w:sz="0" w:space="0" w:color="auto"/>
        <w:bottom w:val="none" w:sz="0" w:space="0" w:color="auto"/>
        <w:right w:val="none" w:sz="0" w:space="0" w:color="auto"/>
      </w:divBdr>
    </w:div>
    <w:div w:id="1815754050">
      <w:bodyDiv w:val="1"/>
      <w:marLeft w:val="0"/>
      <w:marRight w:val="0"/>
      <w:marTop w:val="0"/>
      <w:marBottom w:val="0"/>
      <w:divBdr>
        <w:top w:val="none" w:sz="0" w:space="0" w:color="auto"/>
        <w:left w:val="none" w:sz="0" w:space="0" w:color="auto"/>
        <w:bottom w:val="none" w:sz="0" w:space="0" w:color="auto"/>
        <w:right w:val="none" w:sz="0" w:space="0" w:color="auto"/>
      </w:divBdr>
    </w:div>
    <w:div w:id="1816339601">
      <w:marLeft w:val="640"/>
      <w:marRight w:val="0"/>
      <w:marTop w:val="0"/>
      <w:marBottom w:val="0"/>
      <w:divBdr>
        <w:top w:val="none" w:sz="0" w:space="0" w:color="auto"/>
        <w:left w:val="none" w:sz="0" w:space="0" w:color="auto"/>
        <w:bottom w:val="none" w:sz="0" w:space="0" w:color="auto"/>
        <w:right w:val="none" w:sz="0" w:space="0" w:color="auto"/>
      </w:divBdr>
    </w:div>
    <w:div w:id="1816876558">
      <w:marLeft w:val="0"/>
      <w:marRight w:val="0"/>
      <w:marTop w:val="0"/>
      <w:marBottom w:val="0"/>
      <w:divBdr>
        <w:top w:val="none" w:sz="0" w:space="0" w:color="auto"/>
        <w:left w:val="none" w:sz="0" w:space="0" w:color="auto"/>
        <w:bottom w:val="none" w:sz="0" w:space="0" w:color="auto"/>
        <w:right w:val="none" w:sz="0" w:space="0" w:color="auto"/>
      </w:divBdr>
    </w:div>
    <w:div w:id="1816946576">
      <w:marLeft w:val="0"/>
      <w:marRight w:val="0"/>
      <w:marTop w:val="0"/>
      <w:marBottom w:val="0"/>
      <w:divBdr>
        <w:top w:val="none" w:sz="0" w:space="0" w:color="auto"/>
        <w:left w:val="none" w:sz="0" w:space="0" w:color="auto"/>
        <w:bottom w:val="none" w:sz="0" w:space="0" w:color="auto"/>
        <w:right w:val="none" w:sz="0" w:space="0" w:color="auto"/>
      </w:divBdr>
      <w:divsChild>
        <w:div w:id="2091005892">
          <w:marLeft w:val="0"/>
          <w:marRight w:val="0"/>
          <w:marTop w:val="0"/>
          <w:marBottom w:val="0"/>
          <w:divBdr>
            <w:top w:val="none" w:sz="0" w:space="0" w:color="auto"/>
            <w:left w:val="none" w:sz="0" w:space="0" w:color="auto"/>
            <w:bottom w:val="none" w:sz="0" w:space="0" w:color="auto"/>
            <w:right w:val="none" w:sz="0" w:space="0" w:color="auto"/>
          </w:divBdr>
          <w:divsChild>
            <w:div w:id="937449261">
              <w:marLeft w:val="0"/>
              <w:marRight w:val="150"/>
              <w:marTop w:val="0"/>
              <w:marBottom w:val="0"/>
              <w:divBdr>
                <w:top w:val="none" w:sz="0" w:space="0" w:color="auto"/>
                <w:left w:val="none" w:sz="0" w:space="0" w:color="auto"/>
                <w:bottom w:val="none" w:sz="0" w:space="0" w:color="auto"/>
                <w:right w:val="none" w:sz="0" w:space="0" w:color="auto"/>
              </w:divBdr>
              <w:divsChild>
                <w:div w:id="6849413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16947794">
      <w:bodyDiv w:val="1"/>
      <w:marLeft w:val="0"/>
      <w:marRight w:val="0"/>
      <w:marTop w:val="0"/>
      <w:marBottom w:val="0"/>
      <w:divBdr>
        <w:top w:val="none" w:sz="0" w:space="0" w:color="auto"/>
        <w:left w:val="none" w:sz="0" w:space="0" w:color="auto"/>
        <w:bottom w:val="none" w:sz="0" w:space="0" w:color="auto"/>
        <w:right w:val="none" w:sz="0" w:space="0" w:color="auto"/>
      </w:divBdr>
    </w:div>
    <w:div w:id="1817184861">
      <w:marLeft w:val="0"/>
      <w:marRight w:val="0"/>
      <w:marTop w:val="0"/>
      <w:marBottom w:val="0"/>
      <w:divBdr>
        <w:top w:val="none" w:sz="0" w:space="0" w:color="auto"/>
        <w:left w:val="none" w:sz="0" w:space="0" w:color="auto"/>
        <w:bottom w:val="none" w:sz="0" w:space="0" w:color="auto"/>
        <w:right w:val="none" w:sz="0" w:space="0" w:color="auto"/>
      </w:divBdr>
    </w:div>
    <w:div w:id="1818261839">
      <w:bodyDiv w:val="1"/>
      <w:marLeft w:val="0"/>
      <w:marRight w:val="0"/>
      <w:marTop w:val="0"/>
      <w:marBottom w:val="0"/>
      <w:divBdr>
        <w:top w:val="none" w:sz="0" w:space="0" w:color="auto"/>
        <w:left w:val="none" w:sz="0" w:space="0" w:color="auto"/>
        <w:bottom w:val="none" w:sz="0" w:space="0" w:color="auto"/>
        <w:right w:val="none" w:sz="0" w:space="0" w:color="auto"/>
      </w:divBdr>
    </w:div>
    <w:div w:id="1819490692">
      <w:marLeft w:val="0"/>
      <w:marRight w:val="0"/>
      <w:marTop w:val="0"/>
      <w:marBottom w:val="0"/>
      <w:divBdr>
        <w:top w:val="none" w:sz="0" w:space="0" w:color="auto"/>
        <w:left w:val="none" w:sz="0" w:space="0" w:color="auto"/>
        <w:bottom w:val="none" w:sz="0" w:space="0" w:color="auto"/>
        <w:right w:val="none" w:sz="0" w:space="0" w:color="auto"/>
      </w:divBdr>
    </w:div>
    <w:div w:id="1819878046">
      <w:marLeft w:val="0"/>
      <w:marRight w:val="0"/>
      <w:marTop w:val="0"/>
      <w:marBottom w:val="0"/>
      <w:divBdr>
        <w:top w:val="none" w:sz="0" w:space="0" w:color="auto"/>
        <w:left w:val="none" w:sz="0" w:space="0" w:color="auto"/>
        <w:bottom w:val="none" w:sz="0" w:space="0" w:color="auto"/>
        <w:right w:val="none" w:sz="0" w:space="0" w:color="auto"/>
      </w:divBdr>
    </w:div>
    <w:div w:id="1820223427">
      <w:marLeft w:val="640"/>
      <w:marRight w:val="0"/>
      <w:marTop w:val="0"/>
      <w:marBottom w:val="0"/>
      <w:divBdr>
        <w:top w:val="none" w:sz="0" w:space="0" w:color="auto"/>
        <w:left w:val="none" w:sz="0" w:space="0" w:color="auto"/>
        <w:bottom w:val="none" w:sz="0" w:space="0" w:color="auto"/>
        <w:right w:val="none" w:sz="0" w:space="0" w:color="auto"/>
      </w:divBdr>
    </w:div>
    <w:div w:id="1820489471">
      <w:marLeft w:val="640"/>
      <w:marRight w:val="0"/>
      <w:marTop w:val="0"/>
      <w:marBottom w:val="0"/>
      <w:divBdr>
        <w:top w:val="none" w:sz="0" w:space="0" w:color="auto"/>
        <w:left w:val="none" w:sz="0" w:space="0" w:color="auto"/>
        <w:bottom w:val="none" w:sz="0" w:space="0" w:color="auto"/>
        <w:right w:val="none" w:sz="0" w:space="0" w:color="auto"/>
      </w:divBdr>
    </w:div>
    <w:div w:id="1820917828">
      <w:bodyDiv w:val="1"/>
      <w:marLeft w:val="0"/>
      <w:marRight w:val="0"/>
      <w:marTop w:val="0"/>
      <w:marBottom w:val="0"/>
      <w:divBdr>
        <w:top w:val="none" w:sz="0" w:space="0" w:color="auto"/>
        <w:left w:val="none" w:sz="0" w:space="0" w:color="auto"/>
        <w:bottom w:val="none" w:sz="0" w:space="0" w:color="auto"/>
        <w:right w:val="none" w:sz="0" w:space="0" w:color="auto"/>
      </w:divBdr>
      <w:divsChild>
        <w:div w:id="79959206">
          <w:marLeft w:val="640"/>
          <w:marRight w:val="0"/>
          <w:marTop w:val="0"/>
          <w:marBottom w:val="0"/>
          <w:divBdr>
            <w:top w:val="none" w:sz="0" w:space="0" w:color="auto"/>
            <w:left w:val="none" w:sz="0" w:space="0" w:color="auto"/>
            <w:bottom w:val="none" w:sz="0" w:space="0" w:color="auto"/>
            <w:right w:val="none" w:sz="0" w:space="0" w:color="auto"/>
          </w:divBdr>
        </w:div>
        <w:div w:id="85079173">
          <w:marLeft w:val="640"/>
          <w:marRight w:val="0"/>
          <w:marTop w:val="0"/>
          <w:marBottom w:val="0"/>
          <w:divBdr>
            <w:top w:val="none" w:sz="0" w:space="0" w:color="auto"/>
            <w:left w:val="none" w:sz="0" w:space="0" w:color="auto"/>
            <w:bottom w:val="none" w:sz="0" w:space="0" w:color="auto"/>
            <w:right w:val="none" w:sz="0" w:space="0" w:color="auto"/>
          </w:divBdr>
        </w:div>
        <w:div w:id="96023606">
          <w:marLeft w:val="640"/>
          <w:marRight w:val="0"/>
          <w:marTop w:val="0"/>
          <w:marBottom w:val="0"/>
          <w:divBdr>
            <w:top w:val="none" w:sz="0" w:space="0" w:color="auto"/>
            <w:left w:val="none" w:sz="0" w:space="0" w:color="auto"/>
            <w:bottom w:val="none" w:sz="0" w:space="0" w:color="auto"/>
            <w:right w:val="none" w:sz="0" w:space="0" w:color="auto"/>
          </w:divBdr>
        </w:div>
        <w:div w:id="129053675">
          <w:marLeft w:val="640"/>
          <w:marRight w:val="0"/>
          <w:marTop w:val="0"/>
          <w:marBottom w:val="0"/>
          <w:divBdr>
            <w:top w:val="none" w:sz="0" w:space="0" w:color="auto"/>
            <w:left w:val="none" w:sz="0" w:space="0" w:color="auto"/>
            <w:bottom w:val="none" w:sz="0" w:space="0" w:color="auto"/>
            <w:right w:val="none" w:sz="0" w:space="0" w:color="auto"/>
          </w:divBdr>
        </w:div>
        <w:div w:id="131824840">
          <w:marLeft w:val="640"/>
          <w:marRight w:val="0"/>
          <w:marTop w:val="0"/>
          <w:marBottom w:val="0"/>
          <w:divBdr>
            <w:top w:val="none" w:sz="0" w:space="0" w:color="auto"/>
            <w:left w:val="none" w:sz="0" w:space="0" w:color="auto"/>
            <w:bottom w:val="none" w:sz="0" w:space="0" w:color="auto"/>
            <w:right w:val="none" w:sz="0" w:space="0" w:color="auto"/>
          </w:divBdr>
        </w:div>
        <w:div w:id="164050275">
          <w:marLeft w:val="640"/>
          <w:marRight w:val="0"/>
          <w:marTop w:val="0"/>
          <w:marBottom w:val="0"/>
          <w:divBdr>
            <w:top w:val="none" w:sz="0" w:space="0" w:color="auto"/>
            <w:left w:val="none" w:sz="0" w:space="0" w:color="auto"/>
            <w:bottom w:val="none" w:sz="0" w:space="0" w:color="auto"/>
            <w:right w:val="none" w:sz="0" w:space="0" w:color="auto"/>
          </w:divBdr>
        </w:div>
        <w:div w:id="226036140">
          <w:marLeft w:val="640"/>
          <w:marRight w:val="0"/>
          <w:marTop w:val="0"/>
          <w:marBottom w:val="0"/>
          <w:divBdr>
            <w:top w:val="none" w:sz="0" w:space="0" w:color="auto"/>
            <w:left w:val="none" w:sz="0" w:space="0" w:color="auto"/>
            <w:bottom w:val="none" w:sz="0" w:space="0" w:color="auto"/>
            <w:right w:val="none" w:sz="0" w:space="0" w:color="auto"/>
          </w:divBdr>
        </w:div>
        <w:div w:id="240068723">
          <w:marLeft w:val="640"/>
          <w:marRight w:val="0"/>
          <w:marTop w:val="0"/>
          <w:marBottom w:val="0"/>
          <w:divBdr>
            <w:top w:val="none" w:sz="0" w:space="0" w:color="auto"/>
            <w:left w:val="none" w:sz="0" w:space="0" w:color="auto"/>
            <w:bottom w:val="none" w:sz="0" w:space="0" w:color="auto"/>
            <w:right w:val="none" w:sz="0" w:space="0" w:color="auto"/>
          </w:divBdr>
        </w:div>
        <w:div w:id="280501445">
          <w:marLeft w:val="640"/>
          <w:marRight w:val="0"/>
          <w:marTop w:val="0"/>
          <w:marBottom w:val="0"/>
          <w:divBdr>
            <w:top w:val="none" w:sz="0" w:space="0" w:color="auto"/>
            <w:left w:val="none" w:sz="0" w:space="0" w:color="auto"/>
            <w:bottom w:val="none" w:sz="0" w:space="0" w:color="auto"/>
            <w:right w:val="none" w:sz="0" w:space="0" w:color="auto"/>
          </w:divBdr>
        </w:div>
        <w:div w:id="284581050">
          <w:marLeft w:val="640"/>
          <w:marRight w:val="0"/>
          <w:marTop w:val="0"/>
          <w:marBottom w:val="0"/>
          <w:divBdr>
            <w:top w:val="none" w:sz="0" w:space="0" w:color="auto"/>
            <w:left w:val="none" w:sz="0" w:space="0" w:color="auto"/>
            <w:bottom w:val="none" w:sz="0" w:space="0" w:color="auto"/>
            <w:right w:val="none" w:sz="0" w:space="0" w:color="auto"/>
          </w:divBdr>
        </w:div>
        <w:div w:id="358749122">
          <w:marLeft w:val="640"/>
          <w:marRight w:val="0"/>
          <w:marTop w:val="0"/>
          <w:marBottom w:val="0"/>
          <w:divBdr>
            <w:top w:val="none" w:sz="0" w:space="0" w:color="auto"/>
            <w:left w:val="none" w:sz="0" w:space="0" w:color="auto"/>
            <w:bottom w:val="none" w:sz="0" w:space="0" w:color="auto"/>
            <w:right w:val="none" w:sz="0" w:space="0" w:color="auto"/>
          </w:divBdr>
        </w:div>
        <w:div w:id="435489542">
          <w:marLeft w:val="640"/>
          <w:marRight w:val="0"/>
          <w:marTop w:val="0"/>
          <w:marBottom w:val="0"/>
          <w:divBdr>
            <w:top w:val="none" w:sz="0" w:space="0" w:color="auto"/>
            <w:left w:val="none" w:sz="0" w:space="0" w:color="auto"/>
            <w:bottom w:val="none" w:sz="0" w:space="0" w:color="auto"/>
            <w:right w:val="none" w:sz="0" w:space="0" w:color="auto"/>
          </w:divBdr>
        </w:div>
        <w:div w:id="485708865">
          <w:marLeft w:val="640"/>
          <w:marRight w:val="0"/>
          <w:marTop w:val="0"/>
          <w:marBottom w:val="0"/>
          <w:divBdr>
            <w:top w:val="none" w:sz="0" w:space="0" w:color="auto"/>
            <w:left w:val="none" w:sz="0" w:space="0" w:color="auto"/>
            <w:bottom w:val="none" w:sz="0" w:space="0" w:color="auto"/>
            <w:right w:val="none" w:sz="0" w:space="0" w:color="auto"/>
          </w:divBdr>
        </w:div>
        <w:div w:id="604267079">
          <w:marLeft w:val="640"/>
          <w:marRight w:val="0"/>
          <w:marTop w:val="0"/>
          <w:marBottom w:val="0"/>
          <w:divBdr>
            <w:top w:val="none" w:sz="0" w:space="0" w:color="auto"/>
            <w:left w:val="none" w:sz="0" w:space="0" w:color="auto"/>
            <w:bottom w:val="none" w:sz="0" w:space="0" w:color="auto"/>
            <w:right w:val="none" w:sz="0" w:space="0" w:color="auto"/>
          </w:divBdr>
        </w:div>
        <w:div w:id="649359195">
          <w:marLeft w:val="640"/>
          <w:marRight w:val="0"/>
          <w:marTop w:val="0"/>
          <w:marBottom w:val="0"/>
          <w:divBdr>
            <w:top w:val="none" w:sz="0" w:space="0" w:color="auto"/>
            <w:left w:val="none" w:sz="0" w:space="0" w:color="auto"/>
            <w:bottom w:val="none" w:sz="0" w:space="0" w:color="auto"/>
            <w:right w:val="none" w:sz="0" w:space="0" w:color="auto"/>
          </w:divBdr>
        </w:div>
        <w:div w:id="723532001">
          <w:marLeft w:val="640"/>
          <w:marRight w:val="0"/>
          <w:marTop w:val="0"/>
          <w:marBottom w:val="0"/>
          <w:divBdr>
            <w:top w:val="none" w:sz="0" w:space="0" w:color="auto"/>
            <w:left w:val="none" w:sz="0" w:space="0" w:color="auto"/>
            <w:bottom w:val="none" w:sz="0" w:space="0" w:color="auto"/>
            <w:right w:val="none" w:sz="0" w:space="0" w:color="auto"/>
          </w:divBdr>
        </w:div>
        <w:div w:id="723918004">
          <w:marLeft w:val="640"/>
          <w:marRight w:val="0"/>
          <w:marTop w:val="0"/>
          <w:marBottom w:val="0"/>
          <w:divBdr>
            <w:top w:val="none" w:sz="0" w:space="0" w:color="auto"/>
            <w:left w:val="none" w:sz="0" w:space="0" w:color="auto"/>
            <w:bottom w:val="none" w:sz="0" w:space="0" w:color="auto"/>
            <w:right w:val="none" w:sz="0" w:space="0" w:color="auto"/>
          </w:divBdr>
        </w:div>
        <w:div w:id="726995320">
          <w:marLeft w:val="640"/>
          <w:marRight w:val="0"/>
          <w:marTop w:val="0"/>
          <w:marBottom w:val="0"/>
          <w:divBdr>
            <w:top w:val="none" w:sz="0" w:space="0" w:color="auto"/>
            <w:left w:val="none" w:sz="0" w:space="0" w:color="auto"/>
            <w:bottom w:val="none" w:sz="0" w:space="0" w:color="auto"/>
            <w:right w:val="none" w:sz="0" w:space="0" w:color="auto"/>
          </w:divBdr>
        </w:div>
        <w:div w:id="868378585">
          <w:marLeft w:val="640"/>
          <w:marRight w:val="0"/>
          <w:marTop w:val="0"/>
          <w:marBottom w:val="0"/>
          <w:divBdr>
            <w:top w:val="none" w:sz="0" w:space="0" w:color="auto"/>
            <w:left w:val="none" w:sz="0" w:space="0" w:color="auto"/>
            <w:bottom w:val="none" w:sz="0" w:space="0" w:color="auto"/>
            <w:right w:val="none" w:sz="0" w:space="0" w:color="auto"/>
          </w:divBdr>
        </w:div>
        <w:div w:id="890194824">
          <w:marLeft w:val="640"/>
          <w:marRight w:val="0"/>
          <w:marTop w:val="0"/>
          <w:marBottom w:val="0"/>
          <w:divBdr>
            <w:top w:val="none" w:sz="0" w:space="0" w:color="auto"/>
            <w:left w:val="none" w:sz="0" w:space="0" w:color="auto"/>
            <w:bottom w:val="none" w:sz="0" w:space="0" w:color="auto"/>
            <w:right w:val="none" w:sz="0" w:space="0" w:color="auto"/>
          </w:divBdr>
        </w:div>
        <w:div w:id="934098340">
          <w:marLeft w:val="640"/>
          <w:marRight w:val="0"/>
          <w:marTop w:val="0"/>
          <w:marBottom w:val="0"/>
          <w:divBdr>
            <w:top w:val="none" w:sz="0" w:space="0" w:color="auto"/>
            <w:left w:val="none" w:sz="0" w:space="0" w:color="auto"/>
            <w:bottom w:val="none" w:sz="0" w:space="0" w:color="auto"/>
            <w:right w:val="none" w:sz="0" w:space="0" w:color="auto"/>
          </w:divBdr>
        </w:div>
        <w:div w:id="964777901">
          <w:marLeft w:val="640"/>
          <w:marRight w:val="0"/>
          <w:marTop w:val="0"/>
          <w:marBottom w:val="0"/>
          <w:divBdr>
            <w:top w:val="none" w:sz="0" w:space="0" w:color="auto"/>
            <w:left w:val="none" w:sz="0" w:space="0" w:color="auto"/>
            <w:bottom w:val="none" w:sz="0" w:space="0" w:color="auto"/>
            <w:right w:val="none" w:sz="0" w:space="0" w:color="auto"/>
          </w:divBdr>
        </w:div>
        <w:div w:id="1139107802">
          <w:marLeft w:val="640"/>
          <w:marRight w:val="0"/>
          <w:marTop w:val="0"/>
          <w:marBottom w:val="0"/>
          <w:divBdr>
            <w:top w:val="none" w:sz="0" w:space="0" w:color="auto"/>
            <w:left w:val="none" w:sz="0" w:space="0" w:color="auto"/>
            <w:bottom w:val="none" w:sz="0" w:space="0" w:color="auto"/>
            <w:right w:val="none" w:sz="0" w:space="0" w:color="auto"/>
          </w:divBdr>
        </w:div>
        <w:div w:id="1174687834">
          <w:marLeft w:val="640"/>
          <w:marRight w:val="0"/>
          <w:marTop w:val="0"/>
          <w:marBottom w:val="0"/>
          <w:divBdr>
            <w:top w:val="none" w:sz="0" w:space="0" w:color="auto"/>
            <w:left w:val="none" w:sz="0" w:space="0" w:color="auto"/>
            <w:bottom w:val="none" w:sz="0" w:space="0" w:color="auto"/>
            <w:right w:val="none" w:sz="0" w:space="0" w:color="auto"/>
          </w:divBdr>
        </w:div>
        <w:div w:id="1195076540">
          <w:marLeft w:val="640"/>
          <w:marRight w:val="0"/>
          <w:marTop w:val="0"/>
          <w:marBottom w:val="0"/>
          <w:divBdr>
            <w:top w:val="none" w:sz="0" w:space="0" w:color="auto"/>
            <w:left w:val="none" w:sz="0" w:space="0" w:color="auto"/>
            <w:bottom w:val="none" w:sz="0" w:space="0" w:color="auto"/>
            <w:right w:val="none" w:sz="0" w:space="0" w:color="auto"/>
          </w:divBdr>
        </w:div>
        <w:div w:id="1209301846">
          <w:marLeft w:val="640"/>
          <w:marRight w:val="0"/>
          <w:marTop w:val="0"/>
          <w:marBottom w:val="0"/>
          <w:divBdr>
            <w:top w:val="none" w:sz="0" w:space="0" w:color="auto"/>
            <w:left w:val="none" w:sz="0" w:space="0" w:color="auto"/>
            <w:bottom w:val="none" w:sz="0" w:space="0" w:color="auto"/>
            <w:right w:val="none" w:sz="0" w:space="0" w:color="auto"/>
          </w:divBdr>
        </w:div>
        <w:div w:id="1213268376">
          <w:marLeft w:val="640"/>
          <w:marRight w:val="0"/>
          <w:marTop w:val="0"/>
          <w:marBottom w:val="0"/>
          <w:divBdr>
            <w:top w:val="none" w:sz="0" w:space="0" w:color="auto"/>
            <w:left w:val="none" w:sz="0" w:space="0" w:color="auto"/>
            <w:bottom w:val="none" w:sz="0" w:space="0" w:color="auto"/>
            <w:right w:val="none" w:sz="0" w:space="0" w:color="auto"/>
          </w:divBdr>
        </w:div>
        <w:div w:id="1252856195">
          <w:marLeft w:val="640"/>
          <w:marRight w:val="0"/>
          <w:marTop w:val="0"/>
          <w:marBottom w:val="0"/>
          <w:divBdr>
            <w:top w:val="none" w:sz="0" w:space="0" w:color="auto"/>
            <w:left w:val="none" w:sz="0" w:space="0" w:color="auto"/>
            <w:bottom w:val="none" w:sz="0" w:space="0" w:color="auto"/>
            <w:right w:val="none" w:sz="0" w:space="0" w:color="auto"/>
          </w:divBdr>
        </w:div>
        <w:div w:id="1264068909">
          <w:marLeft w:val="640"/>
          <w:marRight w:val="0"/>
          <w:marTop w:val="0"/>
          <w:marBottom w:val="0"/>
          <w:divBdr>
            <w:top w:val="none" w:sz="0" w:space="0" w:color="auto"/>
            <w:left w:val="none" w:sz="0" w:space="0" w:color="auto"/>
            <w:bottom w:val="none" w:sz="0" w:space="0" w:color="auto"/>
            <w:right w:val="none" w:sz="0" w:space="0" w:color="auto"/>
          </w:divBdr>
        </w:div>
        <w:div w:id="1421877041">
          <w:marLeft w:val="640"/>
          <w:marRight w:val="0"/>
          <w:marTop w:val="0"/>
          <w:marBottom w:val="0"/>
          <w:divBdr>
            <w:top w:val="none" w:sz="0" w:space="0" w:color="auto"/>
            <w:left w:val="none" w:sz="0" w:space="0" w:color="auto"/>
            <w:bottom w:val="none" w:sz="0" w:space="0" w:color="auto"/>
            <w:right w:val="none" w:sz="0" w:space="0" w:color="auto"/>
          </w:divBdr>
        </w:div>
        <w:div w:id="1473017879">
          <w:marLeft w:val="640"/>
          <w:marRight w:val="0"/>
          <w:marTop w:val="0"/>
          <w:marBottom w:val="0"/>
          <w:divBdr>
            <w:top w:val="none" w:sz="0" w:space="0" w:color="auto"/>
            <w:left w:val="none" w:sz="0" w:space="0" w:color="auto"/>
            <w:bottom w:val="none" w:sz="0" w:space="0" w:color="auto"/>
            <w:right w:val="none" w:sz="0" w:space="0" w:color="auto"/>
          </w:divBdr>
        </w:div>
        <w:div w:id="1664510505">
          <w:marLeft w:val="640"/>
          <w:marRight w:val="0"/>
          <w:marTop w:val="0"/>
          <w:marBottom w:val="0"/>
          <w:divBdr>
            <w:top w:val="none" w:sz="0" w:space="0" w:color="auto"/>
            <w:left w:val="none" w:sz="0" w:space="0" w:color="auto"/>
            <w:bottom w:val="none" w:sz="0" w:space="0" w:color="auto"/>
            <w:right w:val="none" w:sz="0" w:space="0" w:color="auto"/>
          </w:divBdr>
        </w:div>
        <w:div w:id="1723402079">
          <w:marLeft w:val="640"/>
          <w:marRight w:val="0"/>
          <w:marTop w:val="0"/>
          <w:marBottom w:val="0"/>
          <w:divBdr>
            <w:top w:val="none" w:sz="0" w:space="0" w:color="auto"/>
            <w:left w:val="none" w:sz="0" w:space="0" w:color="auto"/>
            <w:bottom w:val="none" w:sz="0" w:space="0" w:color="auto"/>
            <w:right w:val="none" w:sz="0" w:space="0" w:color="auto"/>
          </w:divBdr>
        </w:div>
        <w:div w:id="1739746278">
          <w:marLeft w:val="640"/>
          <w:marRight w:val="0"/>
          <w:marTop w:val="0"/>
          <w:marBottom w:val="0"/>
          <w:divBdr>
            <w:top w:val="none" w:sz="0" w:space="0" w:color="auto"/>
            <w:left w:val="none" w:sz="0" w:space="0" w:color="auto"/>
            <w:bottom w:val="none" w:sz="0" w:space="0" w:color="auto"/>
            <w:right w:val="none" w:sz="0" w:space="0" w:color="auto"/>
          </w:divBdr>
        </w:div>
        <w:div w:id="1754281007">
          <w:marLeft w:val="640"/>
          <w:marRight w:val="0"/>
          <w:marTop w:val="0"/>
          <w:marBottom w:val="0"/>
          <w:divBdr>
            <w:top w:val="none" w:sz="0" w:space="0" w:color="auto"/>
            <w:left w:val="none" w:sz="0" w:space="0" w:color="auto"/>
            <w:bottom w:val="none" w:sz="0" w:space="0" w:color="auto"/>
            <w:right w:val="none" w:sz="0" w:space="0" w:color="auto"/>
          </w:divBdr>
        </w:div>
        <w:div w:id="1764258761">
          <w:marLeft w:val="640"/>
          <w:marRight w:val="0"/>
          <w:marTop w:val="0"/>
          <w:marBottom w:val="0"/>
          <w:divBdr>
            <w:top w:val="none" w:sz="0" w:space="0" w:color="auto"/>
            <w:left w:val="none" w:sz="0" w:space="0" w:color="auto"/>
            <w:bottom w:val="none" w:sz="0" w:space="0" w:color="auto"/>
            <w:right w:val="none" w:sz="0" w:space="0" w:color="auto"/>
          </w:divBdr>
        </w:div>
        <w:div w:id="1832985258">
          <w:marLeft w:val="640"/>
          <w:marRight w:val="0"/>
          <w:marTop w:val="0"/>
          <w:marBottom w:val="0"/>
          <w:divBdr>
            <w:top w:val="none" w:sz="0" w:space="0" w:color="auto"/>
            <w:left w:val="none" w:sz="0" w:space="0" w:color="auto"/>
            <w:bottom w:val="none" w:sz="0" w:space="0" w:color="auto"/>
            <w:right w:val="none" w:sz="0" w:space="0" w:color="auto"/>
          </w:divBdr>
        </w:div>
        <w:div w:id="1853489482">
          <w:marLeft w:val="640"/>
          <w:marRight w:val="0"/>
          <w:marTop w:val="0"/>
          <w:marBottom w:val="0"/>
          <w:divBdr>
            <w:top w:val="none" w:sz="0" w:space="0" w:color="auto"/>
            <w:left w:val="none" w:sz="0" w:space="0" w:color="auto"/>
            <w:bottom w:val="none" w:sz="0" w:space="0" w:color="auto"/>
            <w:right w:val="none" w:sz="0" w:space="0" w:color="auto"/>
          </w:divBdr>
        </w:div>
        <w:div w:id="1956327396">
          <w:marLeft w:val="640"/>
          <w:marRight w:val="0"/>
          <w:marTop w:val="0"/>
          <w:marBottom w:val="0"/>
          <w:divBdr>
            <w:top w:val="none" w:sz="0" w:space="0" w:color="auto"/>
            <w:left w:val="none" w:sz="0" w:space="0" w:color="auto"/>
            <w:bottom w:val="none" w:sz="0" w:space="0" w:color="auto"/>
            <w:right w:val="none" w:sz="0" w:space="0" w:color="auto"/>
          </w:divBdr>
        </w:div>
        <w:div w:id="2104034010">
          <w:marLeft w:val="640"/>
          <w:marRight w:val="0"/>
          <w:marTop w:val="0"/>
          <w:marBottom w:val="0"/>
          <w:divBdr>
            <w:top w:val="none" w:sz="0" w:space="0" w:color="auto"/>
            <w:left w:val="none" w:sz="0" w:space="0" w:color="auto"/>
            <w:bottom w:val="none" w:sz="0" w:space="0" w:color="auto"/>
            <w:right w:val="none" w:sz="0" w:space="0" w:color="auto"/>
          </w:divBdr>
        </w:div>
      </w:divsChild>
    </w:div>
    <w:div w:id="1821725854">
      <w:marLeft w:val="0"/>
      <w:marRight w:val="0"/>
      <w:marTop w:val="0"/>
      <w:marBottom w:val="0"/>
      <w:divBdr>
        <w:top w:val="none" w:sz="0" w:space="0" w:color="auto"/>
        <w:left w:val="none" w:sz="0" w:space="0" w:color="auto"/>
        <w:bottom w:val="none" w:sz="0" w:space="0" w:color="auto"/>
        <w:right w:val="none" w:sz="0" w:space="0" w:color="auto"/>
      </w:divBdr>
    </w:div>
    <w:div w:id="1822650292">
      <w:marLeft w:val="640"/>
      <w:marRight w:val="0"/>
      <w:marTop w:val="0"/>
      <w:marBottom w:val="0"/>
      <w:divBdr>
        <w:top w:val="none" w:sz="0" w:space="0" w:color="auto"/>
        <w:left w:val="none" w:sz="0" w:space="0" w:color="auto"/>
        <w:bottom w:val="none" w:sz="0" w:space="0" w:color="auto"/>
        <w:right w:val="none" w:sz="0" w:space="0" w:color="auto"/>
      </w:divBdr>
    </w:div>
    <w:div w:id="1823695265">
      <w:marLeft w:val="640"/>
      <w:marRight w:val="0"/>
      <w:marTop w:val="0"/>
      <w:marBottom w:val="0"/>
      <w:divBdr>
        <w:top w:val="none" w:sz="0" w:space="0" w:color="auto"/>
        <w:left w:val="none" w:sz="0" w:space="0" w:color="auto"/>
        <w:bottom w:val="none" w:sz="0" w:space="0" w:color="auto"/>
        <w:right w:val="none" w:sz="0" w:space="0" w:color="auto"/>
      </w:divBdr>
    </w:div>
    <w:div w:id="1824152816">
      <w:marLeft w:val="0"/>
      <w:marRight w:val="0"/>
      <w:marTop w:val="0"/>
      <w:marBottom w:val="0"/>
      <w:divBdr>
        <w:top w:val="none" w:sz="0" w:space="0" w:color="auto"/>
        <w:left w:val="none" w:sz="0" w:space="0" w:color="auto"/>
        <w:bottom w:val="none" w:sz="0" w:space="0" w:color="auto"/>
        <w:right w:val="none" w:sz="0" w:space="0" w:color="auto"/>
      </w:divBdr>
    </w:div>
    <w:div w:id="1825464589">
      <w:marLeft w:val="640"/>
      <w:marRight w:val="0"/>
      <w:marTop w:val="0"/>
      <w:marBottom w:val="0"/>
      <w:divBdr>
        <w:top w:val="none" w:sz="0" w:space="0" w:color="auto"/>
        <w:left w:val="none" w:sz="0" w:space="0" w:color="auto"/>
        <w:bottom w:val="none" w:sz="0" w:space="0" w:color="auto"/>
        <w:right w:val="none" w:sz="0" w:space="0" w:color="auto"/>
      </w:divBdr>
    </w:div>
    <w:div w:id="1826586222">
      <w:marLeft w:val="0"/>
      <w:marRight w:val="0"/>
      <w:marTop w:val="0"/>
      <w:marBottom w:val="0"/>
      <w:divBdr>
        <w:top w:val="none" w:sz="0" w:space="0" w:color="auto"/>
        <w:left w:val="none" w:sz="0" w:space="0" w:color="auto"/>
        <w:bottom w:val="none" w:sz="0" w:space="0" w:color="auto"/>
        <w:right w:val="none" w:sz="0" w:space="0" w:color="auto"/>
      </w:divBdr>
    </w:div>
    <w:div w:id="1827893972">
      <w:marLeft w:val="640"/>
      <w:marRight w:val="0"/>
      <w:marTop w:val="0"/>
      <w:marBottom w:val="0"/>
      <w:divBdr>
        <w:top w:val="none" w:sz="0" w:space="0" w:color="auto"/>
        <w:left w:val="none" w:sz="0" w:space="0" w:color="auto"/>
        <w:bottom w:val="none" w:sz="0" w:space="0" w:color="auto"/>
        <w:right w:val="none" w:sz="0" w:space="0" w:color="auto"/>
      </w:divBdr>
    </w:div>
    <w:div w:id="1828090116">
      <w:bodyDiv w:val="1"/>
      <w:marLeft w:val="0"/>
      <w:marRight w:val="0"/>
      <w:marTop w:val="0"/>
      <w:marBottom w:val="0"/>
      <w:divBdr>
        <w:top w:val="none" w:sz="0" w:space="0" w:color="auto"/>
        <w:left w:val="none" w:sz="0" w:space="0" w:color="auto"/>
        <w:bottom w:val="none" w:sz="0" w:space="0" w:color="auto"/>
        <w:right w:val="none" w:sz="0" w:space="0" w:color="auto"/>
      </w:divBdr>
    </w:div>
    <w:div w:id="1830437993">
      <w:marLeft w:val="0"/>
      <w:marRight w:val="0"/>
      <w:marTop w:val="0"/>
      <w:marBottom w:val="0"/>
      <w:divBdr>
        <w:top w:val="none" w:sz="0" w:space="0" w:color="auto"/>
        <w:left w:val="none" w:sz="0" w:space="0" w:color="auto"/>
        <w:bottom w:val="none" w:sz="0" w:space="0" w:color="auto"/>
        <w:right w:val="none" w:sz="0" w:space="0" w:color="auto"/>
      </w:divBdr>
    </w:div>
    <w:div w:id="1831093253">
      <w:marLeft w:val="640"/>
      <w:marRight w:val="0"/>
      <w:marTop w:val="0"/>
      <w:marBottom w:val="0"/>
      <w:divBdr>
        <w:top w:val="none" w:sz="0" w:space="0" w:color="auto"/>
        <w:left w:val="none" w:sz="0" w:space="0" w:color="auto"/>
        <w:bottom w:val="none" w:sz="0" w:space="0" w:color="auto"/>
        <w:right w:val="none" w:sz="0" w:space="0" w:color="auto"/>
      </w:divBdr>
    </w:div>
    <w:div w:id="1832216916">
      <w:marLeft w:val="0"/>
      <w:marRight w:val="0"/>
      <w:marTop w:val="0"/>
      <w:marBottom w:val="0"/>
      <w:divBdr>
        <w:top w:val="none" w:sz="0" w:space="0" w:color="auto"/>
        <w:left w:val="none" w:sz="0" w:space="0" w:color="auto"/>
        <w:bottom w:val="none" w:sz="0" w:space="0" w:color="auto"/>
        <w:right w:val="none" w:sz="0" w:space="0" w:color="auto"/>
      </w:divBdr>
    </w:div>
    <w:div w:id="1832523014">
      <w:bodyDiv w:val="1"/>
      <w:marLeft w:val="0"/>
      <w:marRight w:val="0"/>
      <w:marTop w:val="0"/>
      <w:marBottom w:val="0"/>
      <w:divBdr>
        <w:top w:val="none" w:sz="0" w:space="0" w:color="auto"/>
        <w:left w:val="none" w:sz="0" w:space="0" w:color="auto"/>
        <w:bottom w:val="none" w:sz="0" w:space="0" w:color="auto"/>
        <w:right w:val="none" w:sz="0" w:space="0" w:color="auto"/>
      </w:divBdr>
    </w:div>
    <w:div w:id="1833178276">
      <w:bodyDiv w:val="1"/>
      <w:marLeft w:val="0"/>
      <w:marRight w:val="0"/>
      <w:marTop w:val="0"/>
      <w:marBottom w:val="0"/>
      <w:divBdr>
        <w:top w:val="none" w:sz="0" w:space="0" w:color="auto"/>
        <w:left w:val="none" w:sz="0" w:space="0" w:color="auto"/>
        <w:bottom w:val="none" w:sz="0" w:space="0" w:color="auto"/>
        <w:right w:val="none" w:sz="0" w:space="0" w:color="auto"/>
      </w:divBdr>
      <w:divsChild>
        <w:div w:id="970138469">
          <w:marLeft w:val="0"/>
          <w:marRight w:val="0"/>
          <w:marTop w:val="0"/>
          <w:marBottom w:val="0"/>
          <w:divBdr>
            <w:top w:val="none" w:sz="0" w:space="0" w:color="auto"/>
            <w:left w:val="none" w:sz="0" w:space="0" w:color="auto"/>
            <w:bottom w:val="none" w:sz="0" w:space="0" w:color="auto"/>
            <w:right w:val="none" w:sz="0" w:space="0" w:color="auto"/>
          </w:divBdr>
          <w:divsChild>
            <w:div w:id="2004777123">
              <w:marLeft w:val="0"/>
              <w:marRight w:val="0"/>
              <w:marTop w:val="0"/>
              <w:marBottom w:val="0"/>
              <w:divBdr>
                <w:top w:val="none" w:sz="0" w:space="0" w:color="auto"/>
                <w:left w:val="none" w:sz="0" w:space="0" w:color="auto"/>
                <w:bottom w:val="none" w:sz="0" w:space="0" w:color="auto"/>
                <w:right w:val="none" w:sz="0" w:space="0" w:color="auto"/>
              </w:divBdr>
              <w:divsChild>
                <w:div w:id="1933202014">
                  <w:marLeft w:val="0"/>
                  <w:marRight w:val="0"/>
                  <w:marTop w:val="0"/>
                  <w:marBottom w:val="0"/>
                  <w:divBdr>
                    <w:top w:val="none" w:sz="0" w:space="0" w:color="auto"/>
                    <w:left w:val="none" w:sz="0" w:space="0" w:color="auto"/>
                    <w:bottom w:val="none" w:sz="0" w:space="0" w:color="auto"/>
                    <w:right w:val="none" w:sz="0" w:space="0" w:color="auto"/>
                  </w:divBdr>
                  <w:divsChild>
                    <w:div w:id="21711173">
                      <w:marLeft w:val="0"/>
                      <w:marRight w:val="0"/>
                      <w:marTop w:val="0"/>
                      <w:marBottom w:val="0"/>
                      <w:divBdr>
                        <w:top w:val="none" w:sz="0" w:space="0" w:color="auto"/>
                        <w:left w:val="none" w:sz="0" w:space="0" w:color="auto"/>
                        <w:bottom w:val="none" w:sz="0" w:space="0" w:color="auto"/>
                        <w:right w:val="none" w:sz="0" w:space="0" w:color="auto"/>
                      </w:divBdr>
                      <w:divsChild>
                        <w:div w:id="1988389005">
                          <w:marLeft w:val="0"/>
                          <w:marRight w:val="0"/>
                          <w:marTop w:val="0"/>
                          <w:marBottom w:val="0"/>
                          <w:divBdr>
                            <w:top w:val="none" w:sz="0" w:space="0" w:color="auto"/>
                            <w:left w:val="none" w:sz="0" w:space="0" w:color="auto"/>
                            <w:bottom w:val="none" w:sz="0" w:space="0" w:color="auto"/>
                            <w:right w:val="none" w:sz="0" w:space="0" w:color="auto"/>
                          </w:divBdr>
                          <w:divsChild>
                            <w:div w:id="325088057">
                              <w:marLeft w:val="0"/>
                              <w:marRight w:val="0"/>
                              <w:marTop w:val="0"/>
                              <w:marBottom w:val="0"/>
                              <w:divBdr>
                                <w:top w:val="none" w:sz="0" w:space="0" w:color="auto"/>
                                <w:left w:val="none" w:sz="0" w:space="0" w:color="auto"/>
                                <w:bottom w:val="none" w:sz="0" w:space="0" w:color="auto"/>
                                <w:right w:val="none" w:sz="0" w:space="0" w:color="auto"/>
                              </w:divBdr>
                              <w:divsChild>
                                <w:div w:id="852301372">
                                  <w:marLeft w:val="0"/>
                                  <w:marRight w:val="0"/>
                                  <w:marTop w:val="0"/>
                                  <w:marBottom w:val="0"/>
                                  <w:divBdr>
                                    <w:top w:val="none" w:sz="0" w:space="0" w:color="auto"/>
                                    <w:left w:val="none" w:sz="0" w:space="0" w:color="auto"/>
                                    <w:bottom w:val="none" w:sz="0" w:space="0" w:color="auto"/>
                                    <w:right w:val="none" w:sz="0" w:space="0" w:color="auto"/>
                                  </w:divBdr>
                                  <w:divsChild>
                                    <w:div w:id="14202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329342">
      <w:marLeft w:val="0"/>
      <w:marRight w:val="0"/>
      <w:marTop w:val="0"/>
      <w:marBottom w:val="0"/>
      <w:divBdr>
        <w:top w:val="none" w:sz="0" w:space="0" w:color="auto"/>
        <w:left w:val="none" w:sz="0" w:space="0" w:color="auto"/>
        <w:bottom w:val="none" w:sz="0" w:space="0" w:color="auto"/>
        <w:right w:val="none" w:sz="0" w:space="0" w:color="auto"/>
      </w:divBdr>
    </w:div>
    <w:div w:id="1834488485">
      <w:marLeft w:val="0"/>
      <w:marRight w:val="0"/>
      <w:marTop w:val="0"/>
      <w:marBottom w:val="0"/>
      <w:divBdr>
        <w:top w:val="none" w:sz="0" w:space="0" w:color="auto"/>
        <w:left w:val="none" w:sz="0" w:space="0" w:color="auto"/>
        <w:bottom w:val="none" w:sz="0" w:space="0" w:color="auto"/>
        <w:right w:val="none" w:sz="0" w:space="0" w:color="auto"/>
      </w:divBdr>
    </w:div>
    <w:div w:id="1835996880">
      <w:marLeft w:val="640"/>
      <w:marRight w:val="0"/>
      <w:marTop w:val="0"/>
      <w:marBottom w:val="0"/>
      <w:divBdr>
        <w:top w:val="none" w:sz="0" w:space="0" w:color="auto"/>
        <w:left w:val="none" w:sz="0" w:space="0" w:color="auto"/>
        <w:bottom w:val="none" w:sz="0" w:space="0" w:color="auto"/>
        <w:right w:val="none" w:sz="0" w:space="0" w:color="auto"/>
      </w:divBdr>
    </w:div>
    <w:div w:id="1837768099">
      <w:bodyDiv w:val="1"/>
      <w:marLeft w:val="0"/>
      <w:marRight w:val="0"/>
      <w:marTop w:val="0"/>
      <w:marBottom w:val="0"/>
      <w:divBdr>
        <w:top w:val="none" w:sz="0" w:space="0" w:color="auto"/>
        <w:left w:val="none" w:sz="0" w:space="0" w:color="auto"/>
        <w:bottom w:val="none" w:sz="0" w:space="0" w:color="auto"/>
        <w:right w:val="none" w:sz="0" w:space="0" w:color="auto"/>
      </w:divBdr>
    </w:div>
    <w:div w:id="1837921459">
      <w:bodyDiv w:val="1"/>
      <w:marLeft w:val="0"/>
      <w:marRight w:val="0"/>
      <w:marTop w:val="0"/>
      <w:marBottom w:val="0"/>
      <w:divBdr>
        <w:top w:val="none" w:sz="0" w:space="0" w:color="auto"/>
        <w:left w:val="none" w:sz="0" w:space="0" w:color="auto"/>
        <w:bottom w:val="none" w:sz="0" w:space="0" w:color="auto"/>
        <w:right w:val="none" w:sz="0" w:space="0" w:color="auto"/>
      </w:divBdr>
      <w:divsChild>
        <w:div w:id="98263782">
          <w:marLeft w:val="640"/>
          <w:marRight w:val="0"/>
          <w:marTop w:val="0"/>
          <w:marBottom w:val="0"/>
          <w:divBdr>
            <w:top w:val="none" w:sz="0" w:space="0" w:color="auto"/>
            <w:left w:val="none" w:sz="0" w:space="0" w:color="auto"/>
            <w:bottom w:val="none" w:sz="0" w:space="0" w:color="auto"/>
            <w:right w:val="none" w:sz="0" w:space="0" w:color="auto"/>
          </w:divBdr>
        </w:div>
        <w:div w:id="115218724">
          <w:marLeft w:val="640"/>
          <w:marRight w:val="0"/>
          <w:marTop w:val="0"/>
          <w:marBottom w:val="0"/>
          <w:divBdr>
            <w:top w:val="none" w:sz="0" w:space="0" w:color="auto"/>
            <w:left w:val="none" w:sz="0" w:space="0" w:color="auto"/>
            <w:bottom w:val="none" w:sz="0" w:space="0" w:color="auto"/>
            <w:right w:val="none" w:sz="0" w:space="0" w:color="auto"/>
          </w:divBdr>
        </w:div>
        <w:div w:id="605842938">
          <w:marLeft w:val="640"/>
          <w:marRight w:val="0"/>
          <w:marTop w:val="0"/>
          <w:marBottom w:val="0"/>
          <w:divBdr>
            <w:top w:val="none" w:sz="0" w:space="0" w:color="auto"/>
            <w:left w:val="none" w:sz="0" w:space="0" w:color="auto"/>
            <w:bottom w:val="none" w:sz="0" w:space="0" w:color="auto"/>
            <w:right w:val="none" w:sz="0" w:space="0" w:color="auto"/>
          </w:divBdr>
        </w:div>
        <w:div w:id="756363097">
          <w:marLeft w:val="640"/>
          <w:marRight w:val="0"/>
          <w:marTop w:val="0"/>
          <w:marBottom w:val="0"/>
          <w:divBdr>
            <w:top w:val="none" w:sz="0" w:space="0" w:color="auto"/>
            <w:left w:val="none" w:sz="0" w:space="0" w:color="auto"/>
            <w:bottom w:val="none" w:sz="0" w:space="0" w:color="auto"/>
            <w:right w:val="none" w:sz="0" w:space="0" w:color="auto"/>
          </w:divBdr>
        </w:div>
        <w:div w:id="1074352893">
          <w:marLeft w:val="640"/>
          <w:marRight w:val="0"/>
          <w:marTop w:val="0"/>
          <w:marBottom w:val="0"/>
          <w:divBdr>
            <w:top w:val="none" w:sz="0" w:space="0" w:color="auto"/>
            <w:left w:val="none" w:sz="0" w:space="0" w:color="auto"/>
            <w:bottom w:val="none" w:sz="0" w:space="0" w:color="auto"/>
            <w:right w:val="none" w:sz="0" w:space="0" w:color="auto"/>
          </w:divBdr>
        </w:div>
        <w:div w:id="1151554003">
          <w:marLeft w:val="640"/>
          <w:marRight w:val="0"/>
          <w:marTop w:val="0"/>
          <w:marBottom w:val="0"/>
          <w:divBdr>
            <w:top w:val="none" w:sz="0" w:space="0" w:color="auto"/>
            <w:left w:val="none" w:sz="0" w:space="0" w:color="auto"/>
            <w:bottom w:val="none" w:sz="0" w:space="0" w:color="auto"/>
            <w:right w:val="none" w:sz="0" w:space="0" w:color="auto"/>
          </w:divBdr>
        </w:div>
        <w:div w:id="1323660180">
          <w:marLeft w:val="640"/>
          <w:marRight w:val="0"/>
          <w:marTop w:val="0"/>
          <w:marBottom w:val="0"/>
          <w:divBdr>
            <w:top w:val="none" w:sz="0" w:space="0" w:color="auto"/>
            <w:left w:val="none" w:sz="0" w:space="0" w:color="auto"/>
            <w:bottom w:val="none" w:sz="0" w:space="0" w:color="auto"/>
            <w:right w:val="none" w:sz="0" w:space="0" w:color="auto"/>
          </w:divBdr>
        </w:div>
        <w:div w:id="1325204374">
          <w:marLeft w:val="640"/>
          <w:marRight w:val="0"/>
          <w:marTop w:val="0"/>
          <w:marBottom w:val="0"/>
          <w:divBdr>
            <w:top w:val="none" w:sz="0" w:space="0" w:color="auto"/>
            <w:left w:val="none" w:sz="0" w:space="0" w:color="auto"/>
            <w:bottom w:val="none" w:sz="0" w:space="0" w:color="auto"/>
            <w:right w:val="none" w:sz="0" w:space="0" w:color="auto"/>
          </w:divBdr>
        </w:div>
        <w:div w:id="1349722321">
          <w:marLeft w:val="640"/>
          <w:marRight w:val="0"/>
          <w:marTop w:val="0"/>
          <w:marBottom w:val="0"/>
          <w:divBdr>
            <w:top w:val="none" w:sz="0" w:space="0" w:color="auto"/>
            <w:left w:val="none" w:sz="0" w:space="0" w:color="auto"/>
            <w:bottom w:val="none" w:sz="0" w:space="0" w:color="auto"/>
            <w:right w:val="none" w:sz="0" w:space="0" w:color="auto"/>
          </w:divBdr>
        </w:div>
        <w:div w:id="1410419064">
          <w:marLeft w:val="640"/>
          <w:marRight w:val="0"/>
          <w:marTop w:val="0"/>
          <w:marBottom w:val="0"/>
          <w:divBdr>
            <w:top w:val="none" w:sz="0" w:space="0" w:color="auto"/>
            <w:left w:val="none" w:sz="0" w:space="0" w:color="auto"/>
            <w:bottom w:val="none" w:sz="0" w:space="0" w:color="auto"/>
            <w:right w:val="none" w:sz="0" w:space="0" w:color="auto"/>
          </w:divBdr>
        </w:div>
        <w:div w:id="1592157685">
          <w:marLeft w:val="640"/>
          <w:marRight w:val="0"/>
          <w:marTop w:val="0"/>
          <w:marBottom w:val="0"/>
          <w:divBdr>
            <w:top w:val="none" w:sz="0" w:space="0" w:color="auto"/>
            <w:left w:val="none" w:sz="0" w:space="0" w:color="auto"/>
            <w:bottom w:val="none" w:sz="0" w:space="0" w:color="auto"/>
            <w:right w:val="none" w:sz="0" w:space="0" w:color="auto"/>
          </w:divBdr>
        </w:div>
        <w:div w:id="1628117894">
          <w:marLeft w:val="640"/>
          <w:marRight w:val="0"/>
          <w:marTop w:val="0"/>
          <w:marBottom w:val="0"/>
          <w:divBdr>
            <w:top w:val="none" w:sz="0" w:space="0" w:color="auto"/>
            <w:left w:val="none" w:sz="0" w:space="0" w:color="auto"/>
            <w:bottom w:val="none" w:sz="0" w:space="0" w:color="auto"/>
            <w:right w:val="none" w:sz="0" w:space="0" w:color="auto"/>
          </w:divBdr>
        </w:div>
        <w:div w:id="1639262246">
          <w:marLeft w:val="640"/>
          <w:marRight w:val="0"/>
          <w:marTop w:val="0"/>
          <w:marBottom w:val="0"/>
          <w:divBdr>
            <w:top w:val="none" w:sz="0" w:space="0" w:color="auto"/>
            <w:left w:val="none" w:sz="0" w:space="0" w:color="auto"/>
            <w:bottom w:val="none" w:sz="0" w:space="0" w:color="auto"/>
            <w:right w:val="none" w:sz="0" w:space="0" w:color="auto"/>
          </w:divBdr>
        </w:div>
        <w:div w:id="1699966151">
          <w:marLeft w:val="640"/>
          <w:marRight w:val="0"/>
          <w:marTop w:val="0"/>
          <w:marBottom w:val="0"/>
          <w:divBdr>
            <w:top w:val="none" w:sz="0" w:space="0" w:color="auto"/>
            <w:left w:val="none" w:sz="0" w:space="0" w:color="auto"/>
            <w:bottom w:val="none" w:sz="0" w:space="0" w:color="auto"/>
            <w:right w:val="none" w:sz="0" w:space="0" w:color="auto"/>
          </w:divBdr>
        </w:div>
        <w:div w:id="1929970456">
          <w:marLeft w:val="640"/>
          <w:marRight w:val="0"/>
          <w:marTop w:val="0"/>
          <w:marBottom w:val="0"/>
          <w:divBdr>
            <w:top w:val="none" w:sz="0" w:space="0" w:color="auto"/>
            <w:left w:val="none" w:sz="0" w:space="0" w:color="auto"/>
            <w:bottom w:val="none" w:sz="0" w:space="0" w:color="auto"/>
            <w:right w:val="none" w:sz="0" w:space="0" w:color="auto"/>
          </w:divBdr>
        </w:div>
      </w:divsChild>
    </w:div>
    <w:div w:id="1838224210">
      <w:marLeft w:val="0"/>
      <w:marRight w:val="150"/>
      <w:marTop w:val="0"/>
      <w:marBottom w:val="0"/>
      <w:divBdr>
        <w:top w:val="none" w:sz="0" w:space="0" w:color="auto"/>
        <w:left w:val="none" w:sz="0" w:space="0" w:color="auto"/>
        <w:bottom w:val="none" w:sz="0" w:space="0" w:color="auto"/>
        <w:right w:val="none" w:sz="0" w:space="0" w:color="auto"/>
      </w:divBdr>
    </w:div>
    <w:div w:id="1838882722">
      <w:marLeft w:val="0"/>
      <w:marRight w:val="0"/>
      <w:marTop w:val="0"/>
      <w:marBottom w:val="0"/>
      <w:divBdr>
        <w:top w:val="none" w:sz="0" w:space="0" w:color="auto"/>
        <w:left w:val="none" w:sz="0" w:space="0" w:color="auto"/>
        <w:bottom w:val="none" w:sz="0" w:space="0" w:color="auto"/>
        <w:right w:val="none" w:sz="0" w:space="0" w:color="auto"/>
      </w:divBdr>
    </w:div>
    <w:div w:id="1842314556">
      <w:marLeft w:val="640"/>
      <w:marRight w:val="0"/>
      <w:marTop w:val="0"/>
      <w:marBottom w:val="0"/>
      <w:divBdr>
        <w:top w:val="none" w:sz="0" w:space="0" w:color="auto"/>
        <w:left w:val="none" w:sz="0" w:space="0" w:color="auto"/>
        <w:bottom w:val="none" w:sz="0" w:space="0" w:color="auto"/>
        <w:right w:val="none" w:sz="0" w:space="0" w:color="auto"/>
      </w:divBdr>
    </w:div>
    <w:div w:id="1842701938">
      <w:marLeft w:val="0"/>
      <w:marRight w:val="0"/>
      <w:marTop w:val="0"/>
      <w:marBottom w:val="0"/>
      <w:divBdr>
        <w:top w:val="none" w:sz="0" w:space="0" w:color="auto"/>
        <w:left w:val="none" w:sz="0" w:space="0" w:color="auto"/>
        <w:bottom w:val="none" w:sz="0" w:space="0" w:color="auto"/>
        <w:right w:val="none" w:sz="0" w:space="0" w:color="auto"/>
      </w:divBdr>
    </w:div>
    <w:div w:id="1846481273">
      <w:marLeft w:val="0"/>
      <w:marRight w:val="0"/>
      <w:marTop w:val="0"/>
      <w:marBottom w:val="0"/>
      <w:divBdr>
        <w:top w:val="none" w:sz="0" w:space="0" w:color="auto"/>
        <w:left w:val="none" w:sz="0" w:space="0" w:color="auto"/>
        <w:bottom w:val="none" w:sz="0" w:space="0" w:color="auto"/>
        <w:right w:val="none" w:sz="0" w:space="0" w:color="auto"/>
      </w:divBdr>
    </w:div>
    <w:div w:id="1847741691">
      <w:marLeft w:val="0"/>
      <w:marRight w:val="0"/>
      <w:marTop w:val="0"/>
      <w:marBottom w:val="0"/>
      <w:divBdr>
        <w:top w:val="none" w:sz="0" w:space="0" w:color="auto"/>
        <w:left w:val="none" w:sz="0" w:space="0" w:color="auto"/>
        <w:bottom w:val="none" w:sz="0" w:space="0" w:color="auto"/>
        <w:right w:val="none" w:sz="0" w:space="0" w:color="auto"/>
      </w:divBdr>
    </w:div>
    <w:div w:id="1848130362">
      <w:marLeft w:val="0"/>
      <w:marRight w:val="0"/>
      <w:marTop w:val="0"/>
      <w:marBottom w:val="0"/>
      <w:divBdr>
        <w:top w:val="none" w:sz="0" w:space="0" w:color="auto"/>
        <w:left w:val="none" w:sz="0" w:space="0" w:color="auto"/>
        <w:bottom w:val="none" w:sz="0" w:space="0" w:color="auto"/>
        <w:right w:val="none" w:sz="0" w:space="0" w:color="auto"/>
      </w:divBdr>
    </w:div>
    <w:div w:id="1848327575">
      <w:bodyDiv w:val="1"/>
      <w:marLeft w:val="0"/>
      <w:marRight w:val="0"/>
      <w:marTop w:val="0"/>
      <w:marBottom w:val="0"/>
      <w:divBdr>
        <w:top w:val="none" w:sz="0" w:space="0" w:color="auto"/>
        <w:left w:val="none" w:sz="0" w:space="0" w:color="auto"/>
        <w:bottom w:val="none" w:sz="0" w:space="0" w:color="auto"/>
        <w:right w:val="none" w:sz="0" w:space="0" w:color="auto"/>
      </w:divBdr>
      <w:divsChild>
        <w:div w:id="498498280">
          <w:marLeft w:val="640"/>
          <w:marRight w:val="0"/>
          <w:marTop w:val="0"/>
          <w:marBottom w:val="0"/>
          <w:divBdr>
            <w:top w:val="none" w:sz="0" w:space="0" w:color="auto"/>
            <w:left w:val="none" w:sz="0" w:space="0" w:color="auto"/>
            <w:bottom w:val="none" w:sz="0" w:space="0" w:color="auto"/>
            <w:right w:val="none" w:sz="0" w:space="0" w:color="auto"/>
          </w:divBdr>
        </w:div>
        <w:div w:id="1411273620">
          <w:marLeft w:val="640"/>
          <w:marRight w:val="0"/>
          <w:marTop w:val="0"/>
          <w:marBottom w:val="0"/>
          <w:divBdr>
            <w:top w:val="none" w:sz="0" w:space="0" w:color="auto"/>
            <w:left w:val="none" w:sz="0" w:space="0" w:color="auto"/>
            <w:bottom w:val="none" w:sz="0" w:space="0" w:color="auto"/>
            <w:right w:val="none" w:sz="0" w:space="0" w:color="auto"/>
          </w:divBdr>
        </w:div>
      </w:divsChild>
    </w:div>
    <w:div w:id="1848595010">
      <w:marLeft w:val="0"/>
      <w:marRight w:val="150"/>
      <w:marTop w:val="0"/>
      <w:marBottom w:val="0"/>
      <w:divBdr>
        <w:top w:val="none" w:sz="0" w:space="0" w:color="auto"/>
        <w:left w:val="none" w:sz="0" w:space="0" w:color="auto"/>
        <w:bottom w:val="none" w:sz="0" w:space="0" w:color="auto"/>
        <w:right w:val="none" w:sz="0" w:space="0" w:color="auto"/>
      </w:divBdr>
      <w:divsChild>
        <w:div w:id="818183426">
          <w:marLeft w:val="0"/>
          <w:marRight w:val="150"/>
          <w:marTop w:val="0"/>
          <w:marBottom w:val="0"/>
          <w:divBdr>
            <w:top w:val="none" w:sz="0" w:space="0" w:color="auto"/>
            <w:left w:val="none" w:sz="0" w:space="0" w:color="auto"/>
            <w:bottom w:val="none" w:sz="0" w:space="0" w:color="auto"/>
            <w:right w:val="none" w:sz="0" w:space="0" w:color="auto"/>
          </w:divBdr>
        </w:div>
      </w:divsChild>
    </w:div>
    <w:div w:id="1853303368">
      <w:marLeft w:val="640"/>
      <w:marRight w:val="0"/>
      <w:marTop w:val="0"/>
      <w:marBottom w:val="0"/>
      <w:divBdr>
        <w:top w:val="none" w:sz="0" w:space="0" w:color="auto"/>
        <w:left w:val="none" w:sz="0" w:space="0" w:color="auto"/>
        <w:bottom w:val="none" w:sz="0" w:space="0" w:color="auto"/>
        <w:right w:val="none" w:sz="0" w:space="0" w:color="auto"/>
      </w:divBdr>
    </w:div>
    <w:div w:id="1854613633">
      <w:bodyDiv w:val="1"/>
      <w:marLeft w:val="0"/>
      <w:marRight w:val="0"/>
      <w:marTop w:val="0"/>
      <w:marBottom w:val="0"/>
      <w:divBdr>
        <w:top w:val="none" w:sz="0" w:space="0" w:color="auto"/>
        <w:left w:val="none" w:sz="0" w:space="0" w:color="auto"/>
        <w:bottom w:val="none" w:sz="0" w:space="0" w:color="auto"/>
        <w:right w:val="none" w:sz="0" w:space="0" w:color="auto"/>
      </w:divBdr>
      <w:divsChild>
        <w:div w:id="575283796">
          <w:marLeft w:val="640"/>
          <w:marRight w:val="0"/>
          <w:marTop w:val="0"/>
          <w:marBottom w:val="0"/>
          <w:divBdr>
            <w:top w:val="none" w:sz="0" w:space="0" w:color="auto"/>
            <w:left w:val="none" w:sz="0" w:space="0" w:color="auto"/>
            <w:bottom w:val="none" w:sz="0" w:space="0" w:color="auto"/>
            <w:right w:val="none" w:sz="0" w:space="0" w:color="auto"/>
          </w:divBdr>
        </w:div>
      </w:divsChild>
    </w:div>
    <w:div w:id="1854802050">
      <w:bodyDiv w:val="1"/>
      <w:marLeft w:val="0"/>
      <w:marRight w:val="0"/>
      <w:marTop w:val="0"/>
      <w:marBottom w:val="0"/>
      <w:divBdr>
        <w:top w:val="none" w:sz="0" w:space="0" w:color="auto"/>
        <w:left w:val="none" w:sz="0" w:space="0" w:color="auto"/>
        <w:bottom w:val="none" w:sz="0" w:space="0" w:color="auto"/>
        <w:right w:val="none" w:sz="0" w:space="0" w:color="auto"/>
      </w:divBdr>
    </w:div>
    <w:div w:id="1855606276">
      <w:marLeft w:val="640"/>
      <w:marRight w:val="0"/>
      <w:marTop w:val="0"/>
      <w:marBottom w:val="0"/>
      <w:divBdr>
        <w:top w:val="none" w:sz="0" w:space="0" w:color="auto"/>
        <w:left w:val="none" w:sz="0" w:space="0" w:color="auto"/>
        <w:bottom w:val="none" w:sz="0" w:space="0" w:color="auto"/>
        <w:right w:val="none" w:sz="0" w:space="0" w:color="auto"/>
      </w:divBdr>
    </w:div>
    <w:div w:id="1855920292">
      <w:marLeft w:val="0"/>
      <w:marRight w:val="0"/>
      <w:marTop w:val="0"/>
      <w:marBottom w:val="0"/>
      <w:divBdr>
        <w:top w:val="none" w:sz="0" w:space="0" w:color="auto"/>
        <w:left w:val="none" w:sz="0" w:space="0" w:color="auto"/>
        <w:bottom w:val="none" w:sz="0" w:space="0" w:color="auto"/>
        <w:right w:val="none" w:sz="0" w:space="0" w:color="auto"/>
      </w:divBdr>
    </w:div>
    <w:div w:id="1856845756">
      <w:marLeft w:val="0"/>
      <w:marRight w:val="0"/>
      <w:marTop w:val="0"/>
      <w:marBottom w:val="0"/>
      <w:divBdr>
        <w:top w:val="none" w:sz="0" w:space="0" w:color="auto"/>
        <w:left w:val="none" w:sz="0" w:space="0" w:color="auto"/>
        <w:bottom w:val="none" w:sz="0" w:space="0" w:color="auto"/>
        <w:right w:val="none" w:sz="0" w:space="0" w:color="auto"/>
      </w:divBdr>
    </w:div>
    <w:div w:id="1856924364">
      <w:marLeft w:val="0"/>
      <w:marRight w:val="0"/>
      <w:marTop w:val="0"/>
      <w:marBottom w:val="0"/>
      <w:divBdr>
        <w:top w:val="none" w:sz="0" w:space="0" w:color="auto"/>
        <w:left w:val="none" w:sz="0" w:space="0" w:color="auto"/>
        <w:bottom w:val="none" w:sz="0" w:space="0" w:color="auto"/>
        <w:right w:val="none" w:sz="0" w:space="0" w:color="auto"/>
      </w:divBdr>
    </w:div>
    <w:div w:id="1857960603">
      <w:marLeft w:val="0"/>
      <w:marRight w:val="0"/>
      <w:marTop w:val="0"/>
      <w:marBottom w:val="0"/>
      <w:divBdr>
        <w:top w:val="none" w:sz="0" w:space="0" w:color="auto"/>
        <w:left w:val="none" w:sz="0" w:space="0" w:color="auto"/>
        <w:bottom w:val="none" w:sz="0" w:space="0" w:color="auto"/>
        <w:right w:val="none" w:sz="0" w:space="0" w:color="auto"/>
      </w:divBdr>
    </w:div>
    <w:div w:id="1858230992">
      <w:marLeft w:val="0"/>
      <w:marRight w:val="0"/>
      <w:marTop w:val="0"/>
      <w:marBottom w:val="0"/>
      <w:divBdr>
        <w:top w:val="none" w:sz="0" w:space="0" w:color="auto"/>
        <w:left w:val="none" w:sz="0" w:space="0" w:color="auto"/>
        <w:bottom w:val="none" w:sz="0" w:space="0" w:color="auto"/>
        <w:right w:val="none" w:sz="0" w:space="0" w:color="auto"/>
      </w:divBdr>
    </w:div>
    <w:div w:id="1858612090">
      <w:marLeft w:val="0"/>
      <w:marRight w:val="0"/>
      <w:marTop w:val="0"/>
      <w:marBottom w:val="0"/>
      <w:divBdr>
        <w:top w:val="none" w:sz="0" w:space="0" w:color="auto"/>
        <w:left w:val="none" w:sz="0" w:space="0" w:color="auto"/>
        <w:bottom w:val="none" w:sz="0" w:space="0" w:color="auto"/>
        <w:right w:val="none" w:sz="0" w:space="0" w:color="auto"/>
      </w:divBdr>
    </w:div>
    <w:div w:id="1860776947">
      <w:marLeft w:val="0"/>
      <w:marRight w:val="0"/>
      <w:marTop w:val="0"/>
      <w:marBottom w:val="0"/>
      <w:divBdr>
        <w:top w:val="none" w:sz="0" w:space="0" w:color="auto"/>
        <w:left w:val="none" w:sz="0" w:space="0" w:color="auto"/>
        <w:bottom w:val="none" w:sz="0" w:space="0" w:color="auto"/>
        <w:right w:val="none" w:sz="0" w:space="0" w:color="auto"/>
      </w:divBdr>
    </w:div>
    <w:div w:id="1860966547">
      <w:bodyDiv w:val="1"/>
      <w:marLeft w:val="0"/>
      <w:marRight w:val="0"/>
      <w:marTop w:val="0"/>
      <w:marBottom w:val="0"/>
      <w:divBdr>
        <w:top w:val="none" w:sz="0" w:space="0" w:color="auto"/>
        <w:left w:val="none" w:sz="0" w:space="0" w:color="auto"/>
        <w:bottom w:val="none" w:sz="0" w:space="0" w:color="auto"/>
        <w:right w:val="none" w:sz="0" w:space="0" w:color="auto"/>
      </w:divBdr>
    </w:div>
    <w:div w:id="1861501925">
      <w:bodyDiv w:val="1"/>
      <w:marLeft w:val="0"/>
      <w:marRight w:val="0"/>
      <w:marTop w:val="0"/>
      <w:marBottom w:val="0"/>
      <w:divBdr>
        <w:top w:val="none" w:sz="0" w:space="0" w:color="auto"/>
        <w:left w:val="none" w:sz="0" w:space="0" w:color="auto"/>
        <w:bottom w:val="none" w:sz="0" w:space="0" w:color="auto"/>
        <w:right w:val="none" w:sz="0" w:space="0" w:color="auto"/>
      </w:divBdr>
    </w:div>
    <w:div w:id="1861696169">
      <w:marLeft w:val="0"/>
      <w:marRight w:val="0"/>
      <w:marTop w:val="0"/>
      <w:marBottom w:val="0"/>
      <w:divBdr>
        <w:top w:val="none" w:sz="0" w:space="0" w:color="auto"/>
        <w:left w:val="none" w:sz="0" w:space="0" w:color="auto"/>
        <w:bottom w:val="none" w:sz="0" w:space="0" w:color="auto"/>
        <w:right w:val="none" w:sz="0" w:space="0" w:color="auto"/>
      </w:divBdr>
    </w:div>
    <w:div w:id="1862161050">
      <w:marLeft w:val="0"/>
      <w:marRight w:val="0"/>
      <w:marTop w:val="0"/>
      <w:marBottom w:val="0"/>
      <w:divBdr>
        <w:top w:val="none" w:sz="0" w:space="0" w:color="auto"/>
        <w:left w:val="none" w:sz="0" w:space="0" w:color="auto"/>
        <w:bottom w:val="none" w:sz="0" w:space="0" w:color="auto"/>
        <w:right w:val="none" w:sz="0" w:space="0" w:color="auto"/>
      </w:divBdr>
    </w:div>
    <w:div w:id="1862476770">
      <w:marLeft w:val="0"/>
      <w:marRight w:val="0"/>
      <w:marTop w:val="0"/>
      <w:marBottom w:val="0"/>
      <w:divBdr>
        <w:top w:val="none" w:sz="0" w:space="0" w:color="auto"/>
        <w:left w:val="none" w:sz="0" w:space="0" w:color="auto"/>
        <w:bottom w:val="none" w:sz="0" w:space="0" w:color="auto"/>
        <w:right w:val="none" w:sz="0" w:space="0" w:color="auto"/>
      </w:divBdr>
    </w:div>
    <w:div w:id="1864127910">
      <w:marLeft w:val="640"/>
      <w:marRight w:val="0"/>
      <w:marTop w:val="0"/>
      <w:marBottom w:val="0"/>
      <w:divBdr>
        <w:top w:val="none" w:sz="0" w:space="0" w:color="auto"/>
        <w:left w:val="none" w:sz="0" w:space="0" w:color="auto"/>
        <w:bottom w:val="none" w:sz="0" w:space="0" w:color="auto"/>
        <w:right w:val="none" w:sz="0" w:space="0" w:color="auto"/>
      </w:divBdr>
    </w:div>
    <w:div w:id="1864592548">
      <w:marLeft w:val="0"/>
      <w:marRight w:val="0"/>
      <w:marTop w:val="0"/>
      <w:marBottom w:val="0"/>
      <w:divBdr>
        <w:top w:val="none" w:sz="0" w:space="0" w:color="auto"/>
        <w:left w:val="none" w:sz="0" w:space="0" w:color="auto"/>
        <w:bottom w:val="none" w:sz="0" w:space="0" w:color="auto"/>
        <w:right w:val="none" w:sz="0" w:space="0" w:color="auto"/>
      </w:divBdr>
    </w:div>
    <w:div w:id="1865632997">
      <w:marLeft w:val="640"/>
      <w:marRight w:val="0"/>
      <w:marTop w:val="0"/>
      <w:marBottom w:val="0"/>
      <w:divBdr>
        <w:top w:val="none" w:sz="0" w:space="0" w:color="auto"/>
        <w:left w:val="none" w:sz="0" w:space="0" w:color="auto"/>
        <w:bottom w:val="none" w:sz="0" w:space="0" w:color="auto"/>
        <w:right w:val="none" w:sz="0" w:space="0" w:color="auto"/>
      </w:divBdr>
    </w:div>
    <w:div w:id="1866020131">
      <w:bodyDiv w:val="1"/>
      <w:marLeft w:val="0"/>
      <w:marRight w:val="0"/>
      <w:marTop w:val="0"/>
      <w:marBottom w:val="0"/>
      <w:divBdr>
        <w:top w:val="none" w:sz="0" w:space="0" w:color="auto"/>
        <w:left w:val="none" w:sz="0" w:space="0" w:color="auto"/>
        <w:bottom w:val="none" w:sz="0" w:space="0" w:color="auto"/>
        <w:right w:val="none" w:sz="0" w:space="0" w:color="auto"/>
      </w:divBdr>
      <w:divsChild>
        <w:div w:id="1138496873">
          <w:marLeft w:val="640"/>
          <w:marRight w:val="0"/>
          <w:marTop w:val="0"/>
          <w:marBottom w:val="0"/>
          <w:divBdr>
            <w:top w:val="none" w:sz="0" w:space="0" w:color="auto"/>
            <w:left w:val="none" w:sz="0" w:space="0" w:color="auto"/>
            <w:bottom w:val="none" w:sz="0" w:space="0" w:color="auto"/>
            <w:right w:val="none" w:sz="0" w:space="0" w:color="auto"/>
          </w:divBdr>
        </w:div>
        <w:div w:id="1643580582">
          <w:marLeft w:val="640"/>
          <w:marRight w:val="0"/>
          <w:marTop w:val="0"/>
          <w:marBottom w:val="0"/>
          <w:divBdr>
            <w:top w:val="none" w:sz="0" w:space="0" w:color="auto"/>
            <w:left w:val="none" w:sz="0" w:space="0" w:color="auto"/>
            <w:bottom w:val="none" w:sz="0" w:space="0" w:color="auto"/>
            <w:right w:val="none" w:sz="0" w:space="0" w:color="auto"/>
          </w:divBdr>
        </w:div>
        <w:div w:id="1931892484">
          <w:marLeft w:val="640"/>
          <w:marRight w:val="0"/>
          <w:marTop w:val="0"/>
          <w:marBottom w:val="0"/>
          <w:divBdr>
            <w:top w:val="none" w:sz="0" w:space="0" w:color="auto"/>
            <w:left w:val="none" w:sz="0" w:space="0" w:color="auto"/>
            <w:bottom w:val="none" w:sz="0" w:space="0" w:color="auto"/>
            <w:right w:val="none" w:sz="0" w:space="0" w:color="auto"/>
          </w:divBdr>
        </w:div>
      </w:divsChild>
    </w:div>
    <w:div w:id="1867673092">
      <w:marLeft w:val="640"/>
      <w:marRight w:val="0"/>
      <w:marTop w:val="0"/>
      <w:marBottom w:val="0"/>
      <w:divBdr>
        <w:top w:val="none" w:sz="0" w:space="0" w:color="auto"/>
        <w:left w:val="none" w:sz="0" w:space="0" w:color="auto"/>
        <w:bottom w:val="none" w:sz="0" w:space="0" w:color="auto"/>
        <w:right w:val="none" w:sz="0" w:space="0" w:color="auto"/>
      </w:divBdr>
    </w:div>
    <w:div w:id="1869028401">
      <w:marLeft w:val="0"/>
      <w:marRight w:val="0"/>
      <w:marTop w:val="0"/>
      <w:marBottom w:val="0"/>
      <w:divBdr>
        <w:top w:val="none" w:sz="0" w:space="0" w:color="auto"/>
        <w:left w:val="none" w:sz="0" w:space="0" w:color="auto"/>
        <w:bottom w:val="none" w:sz="0" w:space="0" w:color="auto"/>
        <w:right w:val="none" w:sz="0" w:space="0" w:color="auto"/>
      </w:divBdr>
    </w:div>
    <w:div w:id="1869558811">
      <w:marLeft w:val="0"/>
      <w:marRight w:val="0"/>
      <w:marTop w:val="0"/>
      <w:marBottom w:val="0"/>
      <w:divBdr>
        <w:top w:val="none" w:sz="0" w:space="0" w:color="auto"/>
        <w:left w:val="none" w:sz="0" w:space="0" w:color="auto"/>
        <w:bottom w:val="none" w:sz="0" w:space="0" w:color="auto"/>
        <w:right w:val="none" w:sz="0" w:space="0" w:color="auto"/>
      </w:divBdr>
    </w:div>
    <w:div w:id="1870414116">
      <w:marLeft w:val="0"/>
      <w:marRight w:val="0"/>
      <w:marTop w:val="0"/>
      <w:marBottom w:val="0"/>
      <w:divBdr>
        <w:top w:val="none" w:sz="0" w:space="0" w:color="auto"/>
        <w:left w:val="none" w:sz="0" w:space="0" w:color="auto"/>
        <w:bottom w:val="none" w:sz="0" w:space="0" w:color="auto"/>
        <w:right w:val="none" w:sz="0" w:space="0" w:color="auto"/>
      </w:divBdr>
    </w:div>
    <w:div w:id="1870607090">
      <w:marLeft w:val="640"/>
      <w:marRight w:val="0"/>
      <w:marTop w:val="0"/>
      <w:marBottom w:val="0"/>
      <w:divBdr>
        <w:top w:val="none" w:sz="0" w:space="0" w:color="auto"/>
        <w:left w:val="none" w:sz="0" w:space="0" w:color="auto"/>
        <w:bottom w:val="none" w:sz="0" w:space="0" w:color="auto"/>
        <w:right w:val="none" w:sz="0" w:space="0" w:color="auto"/>
      </w:divBdr>
    </w:div>
    <w:div w:id="1870682709">
      <w:marLeft w:val="0"/>
      <w:marRight w:val="0"/>
      <w:marTop w:val="0"/>
      <w:marBottom w:val="0"/>
      <w:divBdr>
        <w:top w:val="none" w:sz="0" w:space="0" w:color="auto"/>
        <w:left w:val="none" w:sz="0" w:space="0" w:color="auto"/>
        <w:bottom w:val="none" w:sz="0" w:space="0" w:color="auto"/>
        <w:right w:val="none" w:sz="0" w:space="0" w:color="auto"/>
      </w:divBdr>
    </w:div>
    <w:div w:id="1871140883">
      <w:marLeft w:val="0"/>
      <w:marRight w:val="0"/>
      <w:marTop w:val="0"/>
      <w:marBottom w:val="0"/>
      <w:divBdr>
        <w:top w:val="none" w:sz="0" w:space="0" w:color="auto"/>
        <w:left w:val="none" w:sz="0" w:space="0" w:color="auto"/>
        <w:bottom w:val="none" w:sz="0" w:space="0" w:color="auto"/>
        <w:right w:val="none" w:sz="0" w:space="0" w:color="auto"/>
      </w:divBdr>
    </w:div>
    <w:div w:id="1871457903">
      <w:marLeft w:val="0"/>
      <w:marRight w:val="0"/>
      <w:marTop w:val="0"/>
      <w:marBottom w:val="0"/>
      <w:divBdr>
        <w:top w:val="none" w:sz="0" w:space="0" w:color="auto"/>
        <w:left w:val="none" w:sz="0" w:space="0" w:color="auto"/>
        <w:bottom w:val="none" w:sz="0" w:space="0" w:color="auto"/>
        <w:right w:val="none" w:sz="0" w:space="0" w:color="auto"/>
      </w:divBdr>
    </w:div>
    <w:div w:id="1871650681">
      <w:marLeft w:val="0"/>
      <w:marRight w:val="0"/>
      <w:marTop w:val="0"/>
      <w:marBottom w:val="0"/>
      <w:divBdr>
        <w:top w:val="none" w:sz="0" w:space="0" w:color="auto"/>
        <w:left w:val="none" w:sz="0" w:space="0" w:color="auto"/>
        <w:bottom w:val="none" w:sz="0" w:space="0" w:color="auto"/>
        <w:right w:val="none" w:sz="0" w:space="0" w:color="auto"/>
      </w:divBdr>
    </w:div>
    <w:div w:id="1871798184">
      <w:marLeft w:val="640"/>
      <w:marRight w:val="0"/>
      <w:marTop w:val="0"/>
      <w:marBottom w:val="0"/>
      <w:divBdr>
        <w:top w:val="none" w:sz="0" w:space="0" w:color="auto"/>
        <w:left w:val="none" w:sz="0" w:space="0" w:color="auto"/>
        <w:bottom w:val="none" w:sz="0" w:space="0" w:color="auto"/>
        <w:right w:val="none" w:sz="0" w:space="0" w:color="auto"/>
      </w:divBdr>
    </w:div>
    <w:div w:id="1873376621">
      <w:marLeft w:val="640"/>
      <w:marRight w:val="0"/>
      <w:marTop w:val="0"/>
      <w:marBottom w:val="0"/>
      <w:divBdr>
        <w:top w:val="none" w:sz="0" w:space="0" w:color="auto"/>
        <w:left w:val="none" w:sz="0" w:space="0" w:color="auto"/>
        <w:bottom w:val="none" w:sz="0" w:space="0" w:color="auto"/>
        <w:right w:val="none" w:sz="0" w:space="0" w:color="auto"/>
      </w:divBdr>
    </w:div>
    <w:div w:id="1873617025">
      <w:bodyDiv w:val="1"/>
      <w:marLeft w:val="0"/>
      <w:marRight w:val="0"/>
      <w:marTop w:val="0"/>
      <w:marBottom w:val="0"/>
      <w:divBdr>
        <w:top w:val="none" w:sz="0" w:space="0" w:color="auto"/>
        <w:left w:val="none" w:sz="0" w:space="0" w:color="auto"/>
        <w:bottom w:val="none" w:sz="0" w:space="0" w:color="auto"/>
        <w:right w:val="none" w:sz="0" w:space="0" w:color="auto"/>
      </w:divBdr>
    </w:div>
    <w:div w:id="1874029355">
      <w:marLeft w:val="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45316">
      <w:marLeft w:val="0"/>
      <w:marRight w:val="0"/>
      <w:marTop w:val="0"/>
      <w:marBottom w:val="0"/>
      <w:divBdr>
        <w:top w:val="none" w:sz="0" w:space="0" w:color="auto"/>
        <w:left w:val="none" w:sz="0" w:space="0" w:color="auto"/>
        <w:bottom w:val="none" w:sz="0" w:space="0" w:color="auto"/>
        <w:right w:val="none" w:sz="0" w:space="0" w:color="auto"/>
      </w:divBdr>
    </w:div>
    <w:div w:id="1875727997">
      <w:marLeft w:val="0"/>
      <w:marRight w:val="0"/>
      <w:marTop w:val="0"/>
      <w:marBottom w:val="0"/>
      <w:divBdr>
        <w:top w:val="none" w:sz="0" w:space="0" w:color="auto"/>
        <w:left w:val="none" w:sz="0" w:space="0" w:color="auto"/>
        <w:bottom w:val="none" w:sz="0" w:space="0" w:color="auto"/>
        <w:right w:val="none" w:sz="0" w:space="0" w:color="auto"/>
      </w:divBdr>
    </w:div>
    <w:div w:id="1876310980">
      <w:marLeft w:val="0"/>
      <w:marRight w:val="0"/>
      <w:marTop w:val="0"/>
      <w:marBottom w:val="0"/>
      <w:divBdr>
        <w:top w:val="none" w:sz="0" w:space="0" w:color="auto"/>
        <w:left w:val="none" w:sz="0" w:space="0" w:color="auto"/>
        <w:bottom w:val="none" w:sz="0" w:space="0" w:color="auto"/>
        <w:right w:val="none" w:sz="0" w:space="0" w:color="auto"/>
      </w:divBdr>
    </w:div>
    <w:div w:id="1878348057">
      <w:marLeft w:val="0"/>
      <w:marRight w:val="0"/>
      <w:marTop w:val="0"/>
      <w:marBottom w:val="0"/>
      <w:divBdr>
        <w:top w:val="none" w:sz="0" w:space="0" w:color="auto"/>
        <w:left w:val="none" w:sz="0" w:space="0" w:color="auto"/>
        <w:bottom w:val="none" w:sz="0" w:space="0" w:color="auto"/>
        <w:right w:val="none" w:sz="0" w:space="0" w:color="auto"/>
      </w:divBdr>
    </w:div>
    <w:div w:id="1878740261">
      <w:marLeft w:val="640"/>
      <w:marRight w:val="0"/>
      <w:marTop w:val="0"/>
      <w:marBottom w:val="0"/>
      <w:divBdr>
        <w:top w:val="none" w:sz="0" w:space="0" w:color="auto"/>
        <w:left w:val="none" w:sz="0" w:space="0" w:color="auto"/>
        <w:bottom w:val="none" w:sz="0" w:space="0" w:color="auto"/>
        <w:right w:val="none" w:sz="0" w:space="0" w:color="auto"/>
      </w:divBdr>
    </w:div>
    <w:div w:id="1878931582">
      <w:marLeft w:val="0"/>
      <w:marRight w:val="150"/>
      <w:marTop w:val="0"/>
      <w:marBottom w:val="0"/>
      <w:divBdr>
        <w:top w:val="none" w:sz="0" w:space="0" w:color="auto"/>
        <w:left w:val="none" w:sz="0" w:space="0" w:color="auto"/>
        <w:bottom w:val="none" w:sz="0" w:space="0" w:color="auto"/>
        <w:right w:val="none" w:sz="0" w:space="0" w:color="auto"/>
      </w:divBdr>
      <w:divsChild>
        <w:div w:id="1774130400">
          <w:marLeft w:val="0"/>
          <w:marRight w:val="150"/>
          <w:marTop w:val="0"/>
          <w:marBottom w:val="0"/>
          <w:divBdr>
            <w:top w:val="none" w:sz="0" w:space="0" w:color="auto"/>
            <w:left w:val="none" w:sz="0" w:space="0" w:color="auto"/>
            <w:bottom w:val="none" w:sz="0" w:space="0" w:color="auto"/>
            <w:right w:val="none" w:sz="0" w:space="0" w:color="auto"/>
          </w:divBdr>
        </w:div>
      </w:divsChild>
    </w:div>
    <w:div w:id="1879850665">
      <w:marLeft w:val="640"/>
      <w:marRight w:val="0"/>
      <w:marTop w:val="0"/>
      <w:marBottom w:val="0"/>
      <w:divBdr>
        <w:top w:val="none" w:sz="0" w:space="0" w:color="auto"/>
        <w:left w:val="none" w:sz="0" w:space="0" w:color="auto"/>
        <w:bottom w:val="none" w:sz="0" w:space="0" w:color="auto"/>
        <w:right w:val="none" w:sz="0" w:space="0" w:color="auto"/>
      </w:divBdr>
    </w:div>
    <w:div w:id="1880124118">
      <w:marLeft w:val="640"/>
      <w:marRight w:val="0"/>
      <w:marTop w:val="0"/>
      <w:marBottom w:val="0"/>
      <w:divBdr>
        <w:top w:val="none" w:sz="0" w:space="0" w:color="auto"/>
        <w:left w:val="none" w:sz="0" w:space="0" w:color="auto"/>
        <w:bottom w:val="none" w:sz="0" w:space="0" w:color="auto"/>
        <w:right w:val="none" w:sz="0" w:space="0" w:color="auto"/>
      </w:divBdr>
    </w:div>
    <w:div w:id="1880320008">
      <w:marLeft w:val="0"/>
      <w:marRight w:val="0"/>
      <w:marTop w:val="0"/>
      <w:marBottom w:val="0"/>
      <w:divBdr>
        <w:top w:val="none" w:sz="0" w:space="0" w:color="auto"/>
        <w:left w:val="none" w:sz="0" w:space="0" w:color="auto"/>
        <w:bottom w:val="none" w:sz="0" w:space="0" w:color="auto"/>
        <w:right w:val="none" w:sz="0" w:space="0" w:color="auto"/>
      </w:divBdr>
    </w:div>
    <w:div w:id="1880900085">
      <w:marLeft w:val="640"/>
      <w:marRight w:val="0"/>
      <w:marTop w:val="0"/>
      <w:marBottom w:val="0"/>
      <w:divBdr>
        <w:top w:val="none" w:sz="0" w:space="0" w:color="auto"/>
        <w:left w:val="none" w:sz="0" w:space="0" w:color="auto"/>
        <w:bottom w:val="none" w:sz="0" w:space="0" w:color="auto"/>
        <w:right w:val="none" w:sz="0" w:space="0" w:color="auto"/>
      </w:divBdr>
    </w:div>
    <w:div w:id="1881934365">
      <w:marLeft w:val="0"/>
      <w:marRight w:val="0"/>
      <w:marTop w:val="0"/>
      <w:marBottom w:val="0"/>
      <w:divBdr>
        <w:top w:val="none" w:sz="0" w:space="0" w:color="auto"/>
        <w:left w:val="none" w:sz="0" w:space="0" w:color="auto"/>
        <w:bottom w:val="none" w:sz="0" w:space="0" w:color="auto"/>
        <w:right w:val="none" w:sz="0" w:space="0" w:color="auto"/>
      </w:divBdr>
    </w:div>
    <w:div w:id="1885020840">
      <w:marLeft w:val="0"/>
      <w:marRight w:val="0"/>
      <w:marTop w:val="0"/>
      <w:marBottom w:val="0"/>
      <w:divBdr>
        <w:top w:val="none" w:sz="0" w:space="0" w:color="auto"/>
        <w:left w:val="none" w:sz="0" w:space="0" w:color="auto"/>
        <w:bottom w:val="none" w:sz="0" w:space="0" w:color="auto"/>
        <w:right w:val="none" w:sz="0" w:space="0" w:color="auto"/>
      </w:divBdr>
    </w:div>
    <w:div w:id="1886067422">
      <w:marLeft w:val="640"/>
      <w:marRight w:val="0"/>
      <w:marTop w:val="0"/>
      <w:marBottom w:val="0"/>
      <w:divBdr>
        <w:top w:val="none" w:sz="0" w:space="0" w:color="auto"/>
        <w:left w:val="none" w:sz="0" w:space="0" w:color="auto"/>
        <w:bottom w:val="none" w:sz="0" w:space="0" w:color="auto"/>
        <w:right w:val="none" w:sz="0" w:space="0" w:color="auto"/>
      </w:divBdr>
    </w:div>
    <w:div w:id="1886135724">
      <w:marLeft w:val="0"/>
      <w:marRight w:val="150"/>
      <w:marTop w:val="0"/>
      <w:marBottom w:val="0"/>
      <w:divBdr>
        <w:top w:val="none" w:sz="0" w:space="0" w:color="auto"/>
        <w:left w:val="none" w:sz="0" w:space="0" w:color="auto"/>
        <w:bottom w:val="none" w:sz="0" w:space="0" w:color="auto"/>
        <w:right w:val="none" w:sz="0" w:space="0" w:color="auto"/>
      </w:divBdr>
    </w:div>
    <w:div w:id="1886285578">
      <w:bodyDiv w:val="1"/>
      <w:marLeft w:val="0"/>
      <w:marRight w:val="0"/>
      <w:marTop w:val="0"/>
      <w:marBottom w:val="0"/>
      <w:divBdr>
        <w:top w:val="none" w:sz="0" w:space="0" w:color="auto"/>
        <w:left w:val="none" w:sz="0" w:space="0" w:color="auto"/>
        <w:bottom w:val="none" w:sz="0" w:space="0" w:color="auto"/>
        <w:right w:val="none" w:sz="0" w:space="0" w:color="auto"/>
      </w:divBdr>
    </w:div>
    <w:div w:id="1886914793">
      <w:marLeft w:val="0"/>
      <w:marRight w:val="0"/>
      <w:marTop w:val="0"/>
      <w:marBottom w:val="0"/>
      <w:divBdr>
        <w:top w:val="none" w:sz="0" w:space="0" w:color="auto"/>
        <w:left w:val="none" w:sz="0" w:space="0" w:color="auto"/>
        <w:bottom w:val="none" w:sz="0" w:space="0" w:color="auto"/>
        <w:right w:val="none" w:sz="0" w:space="0" w:color="auto"/>
      </w:divBdr>
    </w:div>
    <w:div w:id="1887598284">
      <w:marLeft w:val="640"/>
      <w:marRight w:val="0"/>
      <w:marTop w:val="0"/>
      <w:marBottom w:val="0"/>
      <w:divBdr>
        <w:top w:val="none" w:sz="0" w:space="0" w:color="auto"/>
        <w:left w:val="none" w:sz="0" w:space="0" w:color="auto"/>
        <w:bottom w:val="none" w:sz="0" w:space="0" w:color="auto"/>
        <w:right w:val="none" w:sz="0" w:space="0" w:color="auto"/>
      </w:divBdr>
    </w:div>
    <w:div w:id="1888177409">
      <w:marLeft w:val="0"/>
      <w:marRight w:val="0"/>
      <w:marTop w:val="0"/>
      <w:marBottom w:val="0"/>
      <w:divBdr>
        <w:top w:val="none" w:sz="0" w:space="0" w:color="auto"/>
        <w:left w:val="none" w:sz="0" w:space="0" w:color="auto"/>
        <w:bottom w:val="none" w:sz="0" w:space="0" w:color="auto"/>
        <w:right w:val="none" w:sz="0" w:space="0" w:color="auto"/>
      </w:divBdr>
    </w:div>
    <w:div w:id="1888373170">
      <w:marLeft w:val="0"/>
      <w:marRight w:val="0"/>
      <w:marTop w:val="0"/>
      <w:marBottom w:val="0"/>
      <w:divBdr>
        <w:top w:val="none" w:sz="0" w:space="0" w:color="auto"/>
        <w:left w:val="none" w:sz="0" w:space="0" w:color="auto"/>
        <w:bottom w:val="none" w:sz="0" w:space="0" w:color="auto"/>
        <w:right w:val="none" w:sz="0" w:space="0" w:color="auto"/>
      </w:divBdr>
    </w:div>
    <w:div w:id="1889880094">
      <w:marLeft w:val="0"/>
      <w:marRight w:val="0"/>
      <w:marTop w:val="0"/>
      <w:marBottom w:val="0"/>
      <w:divBdr>
        <w:top w:val="none" w:sz="0" w:space="0" w:color="auto"/>
        <w:left w:val="none" w:sz="0" w:space="0" w:color="auto"/>
        <w:bottom w:val="none" w:sz="0" w:space="0" w:color="auto"/>
        <w:right w:val="none" w:sz="0" w:space="0" w:color="auto"/>
      </w:divBdr>
    </w:div>
    <w:div w:id="1890411010">
      <w:marLeft w:val="640"/>
      <w:marRight w:val="0"/>
      <w:marTop w:val="0"/>
      <w:marBottom w:val="0"/>
      <w:divBdr>
        <w:top w:val="none" w:sz="0" w:space="0" w:color="auto"/>
        <w:left w:val="none" w:sz="0" w:space="0" w:color="auto"/>
        <w:bottom w:val="none" w:sz="0" w:space="0" w:color="auto"/>
        <w:right w:val="none" w:sz="0" w:space="0" w:color="auto"/>
      </w:divBdr>
    </w:div>
    <w:div w:id="1890913544">
      <w:marLeft w:val="640"/>
      <w:marRight w:val="0"/>
      <w:marTop w:val="0"/>
      <w:marBottom w:val="0"/>
      <w:divBdr>
        <w:top w:val="none" w:sz="0" w:space="0" w:color="auto"/>
        <w:left w:val="none" w:sz="0" w:space="0" w:color="auto"/>
        <w:bottom w:val="none" w:sz="0" w:space="0" w:color="auto"/>
        <w:right w:val="none" w:sz="0" w:space="0" w:color="auto"/>
      </w:divBdr>
    </w:div>
    <w:div w:id="1891109155">
      <w:marLeft w:val="0"/>
      <w:marRight w:val="0"/>
      <w:marTop w:val="0"/>
      <w:marBottom w:val="0"/>
      <w:divBdr>
        <w:top w:val="none" w:sz="0" w:space="0" w:color="auto"/>
        <w:left w:val="none" w:sz="0" w:space="0" w:color="auto"/>
        <w:bottom w:val="none" w:sz="0" w:space="0" w:color="auto"/>
        <w:right w:val="none" w:sz="0" w:space="0" w:color="auto"/>
      </w:divBdr>
    </w:div>
    <w:div w:id="1891259638">
      <w:marLeft w:val="640"/>
      <w:marRight w:val="0"/>
      <w:marTop w:val="0"/>
      <w:marBottom w:val="0"/>
      <w:divBdr>
        <w:top w:val="none" w:sz="0" w:space="0" w:color="auto"/>
        <w:left w:val="none" w:sz="0" w:space="0" w:color="auto"/>
        <w:bottom w:val="none" w:sz="0" w:space="0" w:color="auto"/>
        <w:right w:val="none" w:sz="0" w:space="0" w:color="auto"/>
      </w:divBdr>
    </w:div>
    <w:div w:id="1891265782">
      <w:bodyDiv w:val="1"/>
      <w:marLeft w:val="0"/>
      <w:marRight w:val="0"/>
      <w:marTop w:val="0"/>
      <w:marBottom w:val="0"/>
      <w:divBdr>
        <w:top w:val="none" w:sz="0" w:space="0" w:color="auto"/>
        <w:left w:val="none" w:sz="0" w:space="0" w:color="auto"/>
        <w:bottom w:val="none" w:sz="0" w:space="0" w:color="auto"/>
        <w:right w:val="none" w:sz="0" w:space="0" w:color="auto"/>
      </w:divBdr>
    </w:div>
    <w:div w:id="1891528239">
      <w:marLeft w:val="0"/>
      <w:marRight w:val="0"/>
      <w:marTop w:val="0"/>
      <w:marBottom w:val="0"/>
      <w:divBdr>
        <w:top w:val="none" w:sz="0" w:space="0" w:color="auto"/>
        <w:left w:val="none" w:sz="0" w:space="0" w:color="auto"/>
        <w:bottom w:val="none" w:sz="0" w:space="0" w:color="auto"/>
        <w:right w:val="none" w:sz="0" w:space="0" w:color="auto"/>
      </w:divBdr>
    </w:div>
    <w:div w:id="1892031561">
      <w:marLeft w:val="0"/>
      <w:marRight w:val="0"/>
      <w:marTop w:val="0"/>
      <w:marBottom w:val="0"/>
      <w:divBdr>
        <w:top w:val="none" w:sz="0" w:space="0" w:color="auto"/>
        <w:left w:val="none" w:sz="0" w:space="0" w:color="auto"/>
        <w:bottom w:val="none" w:sz="0" w:space="0" w:color="auto"/>
        <w:right w:val="none" w:sz="0" w:space="0" w:color="auto"/>
      </w:divBdr>
    </w:div>
    <w:div w:id="1892114235">
      <w:marLeft w:val="640"/>
      <w:marRight w:val="0"/>
      <w:marTop w:val="0"/>
      <w:marBottom w:val="0"/>
      <w:divBdr>
        <w:top w:val="none" w:sz="0" w:space="0" w:color="auto"/>
        <w:left w:val="none" w:sz="0" w:space="0" w:color="auto"/>
        <w:bottom w:val="none" w:sz="0" w:space="0" w:color="auto"/>
        <w:right w:val="none" w:sz="0" w:space="0" w:color="auto"/>
      </w:divBdr>
    </w:div>
    <w:div w:id="1895197861">
      <w:marLeft w:val="0"/>
      <w:marRight w:val="0"/>
      <w:marTop w:val="0"/>
      <w:marBottom w:val="0"/>
      <w:divBdr>
        <w:top w:val="none" w:sz="0" w:space="0" w:color="auto"/>
        <w:left w:val="none" w:sz="0" w:space="0" w:color="auto"/>
        <w:bottom w:val="none" w:sz="0" w:space="0" w:color="auto"/>
        <w:right w:val="none" w:sz="0" w:space="0" w:color="auto"/>
      </w:divBdr>
    </w:div>
    <w:div w:id="1895314569">
      <w:marLeft w:val="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4727">
      <w:marLeft w:val="0"/>
      <w:marRight w:val="0"/>
      <w:marTop w:val="0"/>
      <w:marBottom w:val="0"/>
      <w:divBdr>
        <w:top w:val="none" w:sz="0" w:space="0" w:color="auto"/>
        <w:left w:val="none" w:sz="0" w:space="0" w:color="auto"/>
        <w:bottom w:val="none" w:sz="0" w:space="0" w:color="auto"/>
        <w:right w:val="none" w:sz="0" w:space="0" w:color="auto"/>
      </w:divBdr>
    </w:div>
    <w:div w:id="1896425310">
      <w:marLeft w:val="640"/>
      <w:marRight w:val="0"/>
      <w:marTop w:val="0"/>
      <w:marBottom w:val="0"/>
      <w:divBdr>
        <w:top w:val="none" w:sz="0" w:space="0" w:color="auto"/>
        <w:left w:val="none" w:sz="0" w:space="0" w:color="auto"/>
        <w:bottom w:val="none" w:sz="0" w:space="0" w:color="auto"/>
        <w:right w:val="none" w:sz="0" w:space="0" w:color="auto"/>
      </w:divBdr>
    </w:div>
    <w:div w:id="1897083519">
      <w:marLeft w:val="0"/>
      <w:marRight w:val="0"/>
      <w:marTop w:val="0"/>
      <w:marBottom w:val="0"/>
      <w:divBdr>
        <w:top w:val="none" w:sz="0" w:space="0" w:color="auto"/>
        <w:left w:val="none" w:sz="0" w:space="0" w:color="auto"/>
        <w:bottom w:val="none" w:sz="0" w:space="0" w:color="auto"/>
        <w:right w:val="none" w:sz="0" w:space="0" w:color="auto"/>
      </w:divBdr>
    </w:div>
    <w:div w:id="1897663073">
      <w:marLeft w:val="640"/>
      <w:marRight w:val="0"/>
      <w:marTop w:val="0"/>
      <w:marBottom w:val="0"/>
      <w:divBdr>
        <w:top w:val="none" w:sz="0" w:space="0" w:color="auto"/>
        <w:left w:val="none" w:sz="0" w:space="0" w:color="auto"/>
        <w:bottom w:val="none" w:sz="0" w:space="0" w:color="auto"/>
        <w:right w:val="none" w:sz="0" w:space="0" w:color="auto"/>
      </w:divBdr>
    </w:div>
    <w:div w:id="1898660569">
      <w:marLeft w:val="640"/>
      <w:marRight w:val="0"/>
      <w:marTop w:val="0"/>
      <w:marBottom w:val="0"/>
      <w:divBdr>
        <w:top w:val="none" w:sz="0" w:space="0" w:color="auto"/>
        <w:left w:val="none" w:sz="0" w:space="0" w:color="auto"/>
        <w:bottom w:val="none" w:sz="0" w:space="0" w:color="auto"/>
        <w:right w:val="none" w:sz="0" w:space="0" w:color="auto"/>
      </w:divBdr>
    </w:div>
    <w:div w:id="1898971992">
      <w:marLeft w:val="640"/>
      <w:marRight w:val="0"/>
      <w:marTop w:val="0"/>
      <w:marBottom w:val="0"/>
      <w:divBdr>
        <w:top w:val="none" w:sz="0" w:space="0" w:color="auto"/>
        <w:left w:val="none" w:sz="0" w:space="0" w:color="auto"/>
        <w:bottom w:val="none" w:sz="0" w:space="0" w:color="auto"/>
        <w:right w:val="none" w:sz="0" w:space="0" w:color="auto"/>
      </w:divBdr>
    </w:div>
    <w:div w:id="1899630601">
      <w:marLeft w:val="0"/>
      <w:marRight w:val="150"/>
      <w:marTop w:val="0"/>
      <w:marBottom w:val="0"/>
      <w:divBdr>
        <w:top w:val="none" w:sz="0" w:space="0" w:color="auto"/>
        <w:left w:val="none" w:sz="0" w:space="0" w:color="auto"/>
        <w:bottom w:val="none" w:sz="0" w:space="0" w:color="auto"/>
        <w:right w:val="none" w:sz="0" w:space="0" w:color="auto"/>
      </w:divBdr>
    </w:div>
    <w:div w:id="1899707880">
      <w:bodyDiv w:val="1"/>
      <w:marLeft w:val="0"/>
      <w:marRight w:val="0"/>
      <w:marTop w:val="0"/>
      <w:marBottom w:val="0"/>
      <w:divBdr>
        <w:top w:val="none" w:sz="0" w:space="0" w:color="auto"/>
        <w:left w:val="none" w:sz="0" w:space="0" w:color="auto"/>
        <w:bottom w:val="none" w:sz="0" w:space="0" w:color="auto"/>
        <w:right w:val="none" w:sz="0" w:space="0" w:color="auto"/>
      </w:divBdr>
      <w:divsChild>
        <w:div w:id="135719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784120">
      <w:marLeft w:val="640"/>
      <w:marRight w:val="0"/>
      <w:marTop w:val="0"/>
      <w:marBottom w:val="0"/>
      <w:divBdr>
        <w:top w:val="none" w:sz="0" w:space="0" w:color="auto"/>
        <w:left w:val="none" w:sz="0" w:space="0" w:color="auto"/>
        <w:bottom w:val="none" w:sz="0" w:space="0" w:color="auto"/>
        <w:right w:val="none" w:sz="0" w:space="0" w:color="auto"/>
      </w:divBdr>
    </w:div>
    <w:div w:id="1900164635">
      <w:marLeft w:val="640"/>
      <w:marRight w:val="0"/>
      <w:marTop w:val="0"/>
      <w:marBottom w:val="0"/>
      <w:divBdr>
        <w:top w:val="none" w:sz="0" w:space="0" w:color="auto"/>
        <w:left w:val="none" w:sz="0" w:space="0" w:color="auto"/>
        <w:bottom w:val="none" w:sz="0" w:space="0" w:color="auto"/>
        <w:right w:val="none" w:sz="0" w:space="0" w:color="auto"/>
      </w:divBdr>
    </w:div>
    <w:div w:id="1902472699">
      <w:marLeft w:val="0"/>
      <w:marRight w:val="0"/>
      <w:marTop w:val="0"/>
      <w:marBottom w:val="0"/>
      <w:divBdr>
        <w:top w:val="none" w:sz="0" w:space="0" w:color="auto"/>
        <w:left w:val="none" w:sz="0" w:space="0" w:color="auto"/>
        <w:bottom w:val="none" w:sz="0" w:space="0" w:color="auto"/>
        <w:right w:val="none" w:sz="0" w:space="0" w:color="auto"/>
      </w:divBdr>
    </w:div>
    <w:div w:id="1902515715">
      <w:marLeft w:val="0"/>
      <w:marRight w:val="0"/>
      <w:marTop w:val="0"/>
      <w:marBottom w:val="0"/>
      <w:divBdr>
        <w:top w:val="none" w:sz="0" w:space="0" w:color="auto"/>
        <w:left w:val="none" w:sz="0" w:space="0" w:color="auto"/>
        <w:bottom w:val="none" w:sz="0" w:space="0" w:color="auto"/>
        <w:right w:val="none" w:sz="0" w:space="0" w:color="auto"/>
      </w:divBdr>
    </w:div>
    <w:div w:id="1902521066">
      <w:marLeft w:val="640"/>
      <w:marRight w:val="0"/>
      <w:marTop w:val="0"/>
      <w:marBottom w:val="0"/>
      <w:divBdr>
        <w:top w:val="none" w:sz="0" w:space="0" w:color="auto"/>
        <w:left w:val="none" w:sz="0" w:space="0" w:color="auto"/>
        <w:bottom w:val="none" w:sz="0" w:space="0" w:color="auto"/>
        <w:right w:val="none" w:sz="0" w:space="0" w:color="auto"/>
      </w:divBdr>
    </w:div>
    <w:div w:id="1903059553">
      <w:marLeft w:val="0"/>
      <w:marRight w:val="0"/>
      <w:marTop w:val="0"/>
      <w:marBottom w:val="0"/>
      <w:divBdr>
        <w:top w:val="none" w:sz="0" w:space="0" w:color="auto"/>
        <w:left w:val="none" w:sz="0" w:space="0" w:color="auto"/>
        <w:bottom w:val="none" w:sz="0" w:space="0" w:color="auto"/>
        <w:right w:val="none" w:sz="0" w:space="0" w:color="auto"/>
      </w:divBdr>
    </w:div>
    <w:div w:id="1903758173">
      <w:marLeft w:val="0"/>
      <w:marRight w:val="0"/>
      <w:marTop w:val="0"/>
      <w:marBottom w:val="0"/>
      <w:divBdr>
        <w:top w:val="none" w:sz="0" w:space="0" w:color="auto"/>
        <w:left w:val="none" w:sz="0" w:space="0" w:color="auto"/>
        <w:bottom w:val="none" w:sz="0" w:space="0" w:color="auto"/>
        <w:right w:val="none" w:sz="0" w:space="0" w:color="auto"/>
      </w:divBdr>
    </w:div>
    <w:div w:id="1904414547">
      <w:marLeft w:val="640"/>
      <w:marRight w:val="0"/>
      <w:marTop w:val="0"/>
      <w:marBottom w:val="0"/>
      <w:divBdr>
        <w:top w:val="none" w:sz="0" w:space="0" w:color="auto"/>
        <w:left w:val="none" w:sz="0" w:space="0" w:color="auto"/>
        <w:bottom w:val="none" w:sz="0" w:space="0" w:color="auto"/>
        <w:right w:val="none" w:sz="0" w:space="0" w:color="auto"/>
      </w:divBdr>
    </w:div>
    <w:div w:id="1904439998">
      <w:marLeft w:val="0"/>
      <w:marRight w:val="0"/>
      <w:marTop w:val="0"/>
      <w:marBottom w:val="0"/>
      <w:divBdr>
        <w:top w:val="none" w:sz="0" w:space="0" w:color="auto"/>
        <w:left w:val="none" w:sz="0" w:space="0" w:color="auto"/>
        <w:bottom w:val="none" w:sz="0" w:space="0" w:color="auto"/>
        <w:right w:val="none" w:sz="0" w:space="0" w:color="auto"/>
      </w:divBdr>
    </w:div>
    <w:div w:id="1904483929">
      <w:marLeft w:val="0"/>
      <w:marRight w:val="0"/>
      <w:marTop w:val="0"/>
      <w:marBottom w:val="0"/>
      <w:divBdr>
        <w:top w:val="none" w:sz="0" w:space="0" w:color="auto"/>
        <w:left w:val="none" w:sz="0" w:space="0" w:color="auto"/>
        <w:bottom w:val="none" w:sz="0" w:space="0" w:color="auto"/>
        <w:right w:val="none" w:sz="0" w:space="0" w:color="auto"/>
      </w:divBdr>
    </w:div>
    <w:div w:id="1904556554">
      <w:bodyDiv w:val="1"/>
      <w:marLeft w:val="0"/>
      <w:marRight w:val="0"/>
      <w:marTop w:val="0"/>
      <w:marBottom w:val="0"/>
      <w:divBdr>
        <w:top w:val="none" w:sz="0" w:space="0" w:color="auto"/>
        <w:left w:val="none" w:sz="0" w:space="0" w:color="auto"/>
        <w:bottom w:val="none" w:sz="0" w:space="0" w:color="auto"/>
        <w:right w:val="none" w:sz="0" w:space="0" w:color="auto"/>
      </w:divBdr>
    </w:div>
    <w:div w:id="1904943958">
      <w:marLeft w:val="0"/>
      <w:marRight w:val="0"/>
      <w:marTop w:val="0"/>
      <w:marBottom w:val="0"/>
      <w:divBdr>
        <w:top w:val="none" w:sz="0" w:space="0" w:color="auto"/>
        <w:left w:val="none" w:sz="0" w:space="0" w:color="auto"/>
        <w:bottom w:val="none" w:sz="0" w:space="0" w:color="auto"/>
        <w:right w:val="none" w:sz="0" w:space="0" w:color="auto"/>
      </w:divBdr>
    </w:div>
    <w:div w:id="1907061434">
      <w:marLeft w:val="640"/>
      <w:marRight w:val="0"/>
      <w:marTop w:val="0"/>
      <w:marBottom w:val="0"/>
      <w:divBdr>
        <w:top w:val="none" w:sz="0" w:space="0" w:color="auto"/>
        <w:left w:val="none" w:sz="0" w:space="0" w:color="auto"/>
        <w:bottom w:val="none" w:sz="0" w:space="0" w:color="auto"/>
        <w:right w:val="none" w:sz="0" w:space="0" w:color="auto"/>
      </w:divBdr>
    </w:div>
    <w:div w:id="1907837863">
      <w:marLeft w:val="640"/>
      <w:marRight w:val="0"/>
      <w:marTop w:val="0"/>
      <w:marBottom w:val="0"/>
      <w:divBdr>
        <w:top w:val="none" w:sz="0" w:space="0" w:color="auto"/>
        <w:left w:val="none" w:sz="0" w:space="0" w:color="auto"/>
        <w:bottom w:val="none" w:sz="0" w:space="0" w:color="auto"/>
        <w:right w:val="none" w:sz="0" w:space="0" w:color="auto"/>
      </w:divBdr>
    </w:div>
    <w:div w:id="1908228277">
      <w:marLeft w:val="0"/>
      <w:marRight w:val="150"/>
      <w:marTop w:val="0"/>
      <w:marBottom w:val="0"/>
      <w:divBdr>
        <w:top w:val="none" w:sz="0" w:space="0" w:color="auto"/>
        <w:left w:val="none" w:sz="0" w:space="0" w:color="auto"/>
        <w:bottom w:val="none" w:sz="0" w:space="0" w:color="auto"/>
        <w:right w:val="none" w:sz="0" w:space="0" w:color="auto"/>
      </w:divBdr>
    </w:div>
    <w:div w:id="1908370397">
      <w:marLeft w:val="0"/>
      <w:marRight w:val="0"/>
      <w:marTop w:val="0"/>
      <w:marBottom w:val="0"/>
      <w:divBdr>
        <w:top w:val="none" w:sz="0" w:space="0" w:color="auto"/>
        <w:left w:val="none" w:sz="0" w:space="0" w:color="auto"/>
        <w:bottom w:val="none" w:sz="0" w:space="0" w:color="auto"/>
        <w:right w:val="none" w:sz="0" w:space="0" w:color="auto"/>
      </w:divBdr>
    </w:div>
    <w:div w:id="1908682855">
      <w:marLeft w:val="0"/>
      <w:marRight w:val="0"/>
      <w:marTop w:val="0"/>
      <w:marBottom w:val="0"/>
      <w:divBdr>
        <w:top w:val="none" w:sz="0" w:space="0" w:color="auto"/>
        <w:left w:val="none" w:sz="0" w:space="0" w:color="auto"/>
        <w:bottom w:val="none" w:sz="0" w:space="0" w:color="auto"/>
        <w:right w:val="none" w:sz="0" w:space="0" w:color="auto"/>
      </w:divBdr>
    </w:div>
    <w:div w:id="1909732686">
      <w:bodyDiv w:val="1"/>
      <w:marLeft w:val="0"/>
      <w:marRight w:val="0"/>
      <w:marTop w:val="0"/>
      <w:marBottom w:val="0"/>
      <w:divBdr>
        <w:top w:val="none" w:sz="0" w:space="0" w:color="auto"/>
        <w:left w:val="none" w:sz="0" w:space="0" w:color="auto"/>
        <w:bottom w:val="none" w:sz="0" w:space="0" w:color="auto"/>
        <w:right w:val="none" w:sz="0" w:space="0" w:color="auto"/>
      </w:divBdr>
      <w:divsChild>
        <w:div w:id="1195073252">
          <w:marLeft w:val="0"/>
          <w:marRight w:val="0"/>
          <w:marTop w:val="0"/>
          <w:marBottom w:val="0"/>
          <w:divBdr>
            <w:top w:val="none" w:sz="0" w:space="0" w:color="auto"/>
            <w:left w:val="none" w:sz="0" w:space="0" w:color="auto"/>
            <w:bottom w:val="none" w:sz="0" w:space="0" w:color="auto"/>
            <w:right w:val="none" w:sz="0" w:space="0" w:color="auto"/>
          </w:divBdr>
          <w:divsChild>
            <w:div w:id="401873894">
              <w:marLeft w:val="0"/>
              <w:marRight w:val="0"/>
              <w:marTop w:val="0"/>
              <w:marBottom w:val="0"/>
              <w:divBdr>
                <w:top w:val="none" w:sz="0" w:space="0" w:color="auto"/>
                <w:left w:val="none" w:sz="0" w:space="0" w:color="auto"/>
                <w:bottom w:val="none" w:sz="0" w:space="0" w:color="auto"/>
                <w:right w:val="none" w:sz="0" w:space="0" w:color="auto"/>
              </w:divBdr>
              <w:divsChild>
                <w:div w:id="577906521">
                  <w:marLeft w:val="0"/>
                  <w:marRight w:val="0"/>
                  <w:marTop w:val="0"/>
                  <w:marBottom w:val="0"/>
                  <w:divBdr>
                    <w:top w:val="none" w:sz="0" w:space="0" w:color="auto"/>
                    <w:left w:val="none" w:sz="0" w:space="0" w:color="auto"/>
                    <w:bottom w:val="none" w:sz="0" w:space="0" w:color="auto"/>
                    <w:right w:val="none" w:sz="0" w:space="0" w:color="auto"/>
                  </w:divBdr>
                  <w:divsChild>
                    <w:div w:id="1518501054">
                      <w:marLeft w:val="0"/>
                      <w:marRight w:val="0"/>
                      <w:marTop w:val="0"/>
                      <w:marBottom w:val="0"/>
                      <w:divBdr>
                        <w:top w:val="none" w:sz="0" w:space="0" w:color="auto"/>
                        <w:left w:val="none" w:sz="0" w:space="0" w:color="auto"/>
                        <w:bottom w:val="none" w:sz="0" w:space="0" w:color="auto"/>
                        <w:right w:val="none" w:sz="0" w:space="0" w:color="auto"/>
                      </w:divBdr>
                      <w:divsChild>
                        <w:div w:id="378405480">
                          <w:marLeft w:val="0"/>
                          <w:marRight w:val="0"/>
                          <w:marTop w:val="0"/>
                          <w:marBottom w:val="0"/>
                          <w:divBdr>
                            <w:top w:val="none" w:sz="0" w:space="0" w:color="auto"/>
                            <w:left w:val="none" w:sz="0" w:space="0" w:color="auto"/>
                            <w:bottom w:val="none" w:sz="0" w:space="0" w:color="auto"/>
                            <w:right w:val="none" w:sz="0" w:space="0" w:color="auto"/>
                          </w:divBdr>
                          <w:divsChild>
                            <w:div w:id="699428338">
                              <w:marLeft w:val="0"/>
                              <w:marRight w:val="0"/>
                              <w:marTop w:val="0"/>
                              <w:marBottom w:val="0"/>
                              <w:divBdr>
                                <w:top w:val="none" w:sz="0" w:space="0" w:color="auto"/>
                                <w:left w:val="none" w:sz="0" w:space="0" w:color="auto"/>
                                <w:bottom w:val="none" w:sz="0" w:space="0" w:color="auto"/>
                                <w:right w:val="none" w:sz="0" w:space="0" w:color="auto"/>
                              </w:divBdr>
                              <w:divsChild>
                                <w:div w:id="277495667">
                                  <w:marLeft w:val="0"/>
                                  <w:marRight w:val="0"/>
                                  <w:marTop w:val="0"/>
                                  <w:marBottom w:val="0"/>
                                  <w:divBdr>
                                    <w:top w:val="none" w:sz="0" w:space="0" w:color="auto"/>
                                    <w:left w:val="none" w:sz="0" w:space="0" w:color="auto"/>
                                    <w:bottom w:val="none" w:sz="0" w:space="0" w:color="auto"/>
                                    <w:right w:val="none" w:sz="0" w:space="0" w:color="auto"/>
                                  </w:divBdr>
                                  <w:divsChild>
                                    <w:div w:id="19974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158813">
      <w:marLeft w:val="0"/>
      <w:marRight w:val="0"/>
      <w:marTop w:val="0"/>
      <w:marBottom w:val="0"/>
      <w:divBdr>
        <w:top w:val="none" w:sz="0" w:space="0" w:color="auto"/>
        <w:left w:val="none" w:sz="0" w:space="0" w:color="auto"/>
        <w:bottom w:val="none" w:sz="0" w:space="0" w:color="auto"/>
        <w:right w:val="none" w:sz="0" w:space="0" w:color="auto"/>
      </w:divBdr>
    </w:div>
    <w:div w:id="1912496072">
      <w:marLeft w:val="0"/>
      <w:marRight w:val="0"/>
      <w:marTop w:val="0"/>
      <w:marBottom w:val="0"/>
      <w:divBdr>
        <w:top w:val="none" w:sz="0" w:space="0" w:color="auto"/>
        <w:left w:val="none" w:sz="0" w:space="0" w:color="auto"/>
        <w:bottom w:val="none" w:sz="0" w:space="0" w:color="auto"/>
        <w:right w:val="none" w:sz="0" w:space="0" w:color="auto"/>
      </w:divBdr>
    </w:div>
    <w:div w:id="1913156797">
      <w:marLeft w:val="640"/>
      <w:marRight w:val="0"/>
      <w:marTop w:val="0"/>
      <w:marBottom w:val="0"/>
      <w:divBdr>
        <w:top w:val="none" w:sz="0" w:space="0" w:color="auto"/>
        <w:left w:val="none" w:sz="0" w:space="0" w:color="auto"/>
        <w:bottom w:val="none" w:sz="0" w:space="0" w:color="auto"/>
        <w:right w:val="none" w:sz="0" w:space="0" w:color="auto"/>
      </w:divBdr>
    </w:div>
    <w:div w:id="1913344174">
      <w:marLeft w:val="640"/>
      <w:marRight w:val="0"/>
      <w:marTop w:val="0"/>
      <w:marBottom w:val="0"/>
      <w:divBdr>
        <w:top w:val="none" w:sz="0" w:space="0" w:color="auto"/>
        <w:left w:val="none" w:sz="0" w:space="0" w:color="auto"/>
        <w:bottom w:val="none" w:sz="0" w:space="0" w:color="auto"/>
        <w:right w:val="none" w:sz="0" w:space="0" w:color="auto"/>
      </w:divBdr>
    </w:div>
    <w:div w:id="1913544135">
      <w:marLeft w:val="640"/>
      <w:marRight w:val="0"/>
      <w:marTop w:val="0"/>
      <w:marBottom w:val="0"/>
      <w:divBdr>
        <w:top w:val="none" w:sz="0" w:space="0" w:color="auto"/>
        <w:left w:val="none" w:sz="0" w:space="0" w:color="auto"/>
        <w:bottom w:val="none" w:sz="0" w:space="0" w:color="auto"/>
        <w:right w:val="none" w:sz="0" w:space="0" w:color="auto"/>
      </w:divBdr>
    </w:div>
    <w:div w:id="1913848916">
      <w:marLeft w:val="0"/>
      <w:marRight w:val="0"/>
      <w:marTop w:val="0"/>
      <w:marBottom w:val="0"/>
      <w:divBdr>
        <w:top w:val="none" w:sz="0" w:space="0" w:color="auto"/>
        <w:left w:val="none" w:sz="0" w:space="0" w:color="auto"/>
        <w:bottom w:val="none" w:sz="0" w:space="0" w:color="auto"/>
        <w:right w:val="none" w:sz="0" w:space="0" w:color="auto"/>
      </w:divBdr>
    </w:div>
    <w:div w:id="1915357217">
      <w:marLeft w:val="0"/>
      <w:marRight w:val="0"/>
      <w:marTop w:val="0"/>
      <w:marBottom w:val="0"/>
      <w:divBdr>
        <w:top w:val="none" w:sz="0" w:space="0" w:color="auto"/>
        <w:left w:val="none" w:sz="0" w:space="0" w:color="auto"/>
        <w:bottom w:val="none" w:sz="0" w:space="0" w:color="auto"/>
        <w:right w:val="none" w:sz="0" w:space="0" w:color="auto"/>
      </w:divBdr>
    </w:div>
    <w:div w:id="1915361454">
      <w:marLeft w:val="0"/>
      <w:marRight w:val="0"/>
      <w:marTop w:val="0"/>
      <w:marBottom w:val="0"/>
      <w:divBdr>
        <w:top w:val="none" w:sz="0" w:space="0" w:color="auto"/>
        <w:left w:val="none" w:sz="0" w:space="0" w:color="auto"/>
        <w:bottom w:val="none" w:sz="0" w:space="0" w:color="auto"/>
        <w:right w:val="none" w:sz="0" w:space="0" w:color="auto"/>
      </w:divBdr>
    </w:div>
    <w:div w:id="1915387552">
      <w:bodyDiv w:val="1"/>
      <w:marLeft w:val="0"/>
      <w:marRight w:val="0"/>
      <w:marTop w:val="0"/>
      <w:marBottom w:val="0"/>
      <w:divBdr>
        <w:top w:val="none" w:sz="0" w:space="0" w:color="auto"/>
        <w:left w:val="none" w:sz="0" w:space="0" w:color="auto"/>
        <w:bottom w:val="none" w:sz="0" w:space="0" w:color="auto"/>
        <w:right w:val="none" w:sz="0" w:space="0" w:color="auto"/>
      </w:divBdr>
      <w:divsChild>
        <w:div w:id="189219466">
          <w:marLeft w:val="640"/>
          <w:marRight w:val="0"/>
          <w:marTop w:val="0"/>
          <w:marBottom w:val="0"/>
          <w:divBdr>
            <w:top w:val="none" w:sz="0" w:space="0" w:color="auto"/>
            <w:left w:val="none" w:sz="0" w:space="0" w:color="auto"/>
            <w:bottom w:val="none" w:sz="0" w:space="0" w:color="auto"/>
            <w:right w:val="none" w:sz="0" w:space="0" w:color="auto"/>
          </w:divBdr>
        </w:div>
        <w:div w:id="469174089">
          <w:marLeft w:val="640"/>
          <w:marRight w:val="0"/>
          <w:marTop w:val="0"/>
          <w:marBottom w:val="0"/>
          <w:divBdr>
            <w:top w:val="none" w:sz="0" w:space="0" w:color="auto"/>
            <w:left w:val="none" w:sz="0" w:space="0" w:color="auto"/>
            <w:bottom w:val="none" w:sz="0" w:space="0" w:color="auto"/>
            <w:right w:val="none" w:sz="0" w:space="0" w:color="auto"/>
          </w:divBdr>
        </w:div>
        <w:div w:id="792528047">
          <w:marLeft w:val="640"/>
          <w:marRight w:val="0"/>
          <w:marTop w:val="0"/>
          <w:marBottom w:val="0"/>
          <w:divBdr>
            <w:top w:val="none" w:sz="0" w:space="0" w:color="auto"/>
            <w:left w:val="none" w:sz="0" w:space="0" w:color="auto"/>
            <w:bottom w:val="none" w:sz="0" w:space="0" w:color="auto"/>
            <w:right w:val="none" w:sz="0" w:space="0" w:color="auto"/>
          </w:divBdr>
        </w:div>
        <w:div w:id="799497556">
          <w:marLeft w:val="640"/>
          <w:marRight w:val="0"/>
          <w:marTop w:val="0"/>
          <w:marBottom w:val="0"/>
          <w:divBdr>
            <w:top w:val="none" w:sz="0" w:space="0" w:color="auto"/>
            <w:left w:val="none" w:sz="0" w:space="0" w:color="auto"/>
            <w:bottom w:val="none" w:sz="0" w:space="0" w:color="auto"/>
            <w:right w:val="none" w:sz="0" w:space="0" w:color="auto"/>
          </w:divBdr>
        </w:div>
        <w:div w:id="1033574806">
          <w:marLeft w:val="640"/>
          <w:marRight w:val="0"/>
          <w:marTop w:val="0"/>
          <w:marBottom w:val="0"/>
          <w:divBdr>
            <w:top w:val="none" w:sz="0" w:space="0" w:color="auto"/>
            <w:left w:val="none" w:sz="0" w:space="0" w:color="auto"/>
            <w:bottom w:val="none" w:sz="0" w:space="0" w:color="auto"/>
            <w:right w:val="none" w:sz="0" w:space="0" w:color="auto"/>
          </w:divBdr>
        </w:div>
        <w:div w:id="1168860831">
          <w:marLeft w:val="640"/>
          <w:marRight w:val="0"/>
          <w:marTop w:val="0"/>
          <w:marBottom w:val="0"/>
          <w:divBdr>
            <w:top w:val="none" w:sz="0" w:space="0" w:color="auto"/>
            <w:left w:val="none" w:sz="0" w:space="0" w:color="auto"/>
            <w:bottom w:val="none" w:sz="0" w:space="0" w:color="auto"/>
            <w:right w:val="none" w:sz="0" w:space="0" w:color="auto"/>
          </w:divBdr>
        </w:div>
        <w:div w:id="1248617471">
          <w:marLeft w:val="640"/>
          <w:marRight w:val="0"/>
          <w:marTop w:val="0"/>
          <w:marBottom w:val="0"/>
          <w:divBdr>
            <w:top w:val="none" w:sz="0" w:space="0" w:color="auto"/>
            <w:left w:val="none" w:sz="0" w:space="0" w:color="auto"/>
            <w:bottom w:val="none" w:sz="0" w:space="0" w:color="auto"/>
            <w:right w:val="none" w:sz="0" w:space="0" w:color="auto"/>
          </w:divBdr>
        </w:div>
        <w:div w:id="1353190730">
          <w:marLeft w:val="640"/>
          <w:marRight w:val="0"/>
          <w:marTop w:val="0"/>
          <w:marBottom w:val="0"/>
          <w:divBdr>
            <w:top w:val="none" w:sz="0" w:space="0" w:color="auto"/>
            <w:left w:val="none" w:sz="0" w:space="0" w:color="auto"/>
            <w:bottom w:val="none" w:sz="0" w:space="0" w:color="auto"/>
            <w:right w:val="none" w:sz="0" w:space="0" w:color="auto"/>
          </w:divBdr>
        </w:div>
        <w:div w:id="2054423508">
          <w:marLeft w:val="640"/>
          <w:marRight w:val="0"/>
          <w:marTop w:val="0"/>
          <w:marBottom w:val="0"/>
          <w:divBdr>
            <w:top w:val="none" w:sz="0" w:space="0" w:color="auto"/>
            <w:left w:val="none" w:sz="0" w:space="0" w:color="auto"/>
            <w:bottom w:val="none" w:sz="0" w:space="0" w:color="auto"/>
            <w:right w:val="none" w:sz="0" w:space="0" w:color="auto"/>
          </w:divBdr>
        </w:div>
        <w:div w:id="2137992008">
          <w:marLeft w:val="640"/>
          <w:marRight w:val="0"/>
          <w:marTop w:val="0"/>
          <w:marBottom w:val="0"/>
          <w:divBdr>
            <w:top w:val="none" w:sz="0" w:space="0" w:color="auto"/>
            <w:left w:val="none" w:sz="0" w:space="0" w:color="auto"/>
            <w:bottom w:val="none" w:sz="0" w:space="0" w:color="auto"/>
            <w:right w:val="none" w:sz="0" w:space="0" w:color="auto"/>
          </w:divBdr>
        </w:div>
      </w:divsChild>
    </w:div>
    <w:div w:id="1916013100">
      <w:marLeft w:val="0"/>
      <w:marRight w:val="0"/>
      <w:marTop w:val="0"/>
      <w:marBottom w:val="0"/>
      <w:divBdr>
        <w:top w:val="none" w:sz="0" w:space="0" w:color="auto"/>
        <w:left w:val="none" w:sz="0" w:space="0" w:color="auto"/>
        <w:bottom w:val="none" w:sz="0" w:space="0" w:color="auto"/>
        <w:right w:val="none" w:sz="0" w:space="0" w:color="auto"/>
      </w:divBdr>
    </w:div>
    <w:div w:id="1917014063">
      <w:marLeft w:val="0"/>
      <w:marRight w:val="0"/>
      <w:marTop w:val="0"/>
      <w:marBottom w:val="0"/>
      <w:divBdr>
        <w:top w:val="none" w:sz="0" w:space="0" w:color="auto"/>
        <w:left w:val="none" w:sz="0" w:space="0" w:color="auto"/>
        <w:bottom w:val="none" w:sz="0" w:space="0" w:color="auto"/>
        <w:right w:val="none" w:sz="0" w:space="0" w:color="auto"/>
      </w:divBdr>
    </w:div>
    <w:div w:id="1917590866">
      <w:marLeft w:val="0"/>
      <w:marRight w:val="0"/>
      <w:marTop w:val="0"/>
      <w:marBottom w:val="0"/>
      <w:divBdr>
        <w:top w:val="none" w:sz="0" w:space="0" w:color="auto"/>
        <w:left w:val="none" w:sz="0" w:space="0" w:color="auto"/>
        <w:bottom w:val="none" w:sz="0" w:space="0" w:color="auto"/>
        <w:right w:val="none" w:sz="0" w:space="0" w:color="auto"/>
      </w:divBdr>
    </w:div>
    <w:div w:id="1919241355">
      <w:marLeft w:val="640"/>
      <w:marRight w:val="0"/>
      <w:marTop w:val="0"/>
      <w:marBottom w:val="0"/>
      <w:divBdr>
        <w:top w:val="none" w:sz="0" w:space="0" w:color="auto"/>
        <w:left w:val="none" w:sz="0" w:space="0" w:color="auto"/>
        <w:bottom w:val="none" w:sz="0" w:space="0" w:color="auto"/>
        <w:right w:val="none" w:sz="0" w:space="0" w:color="auto"/>
      </w:divBdr>
    </w:div>
    <w:div w:id="1919558266">
      <w:marLeft w:val="0"/>
      <w:marRight w:val="0"/>
      <w:marTop w:val="0"/>
      <w:marBottom w:val="0"/>
      <w:divBdr>
        <w:top w:val="none" w:sz="0" w:space="0" w:color="auto"/>
        <w:left w:val="none" w:sz="0" w:space="0" w:color="auto"/>
        <w:bottom w:val="none" w:sz="0" w:space="0" w:color="auto"/>
        <w:right w:val="none" w:sz="0" w:space="0" w:color="auto"/>
      </w:divBdr>
    </w:div>
    <w:div w:id="1920014721">
      <w:marLeft w:val="0"/>
      <w:marRight w:val="0"/>
      <w:marTop w:val="0"/>
      <w:marBottom w:val="0"/>
      <w:divBdr>
        <w:top w:val="none" w:sz="0" w:space="0" w:color="auto"/>
        <w:left w:val="none" w:sz="0" w:space="0" w:color="auto"/>
        <w:bottom w:val="none" w:sz="0" w:space="0" w:color="auto"/>
        <w:right w:val="none" w:sz="0" w:space="0" w:color="auto"/>
      </w:divBdr>
    </w:div>
    <w:div w:id="1920628816">
      <w:marLeft w:val="0"/>
      <w:marRight w:val="0"/>
      <w:marTop w:val="0"/>
      <w:marBottom w:val="0"/>
      <w:divBdr>
        <w:top w:val="none" w:sz="0" w:space="0" w:color="auto"/>
        <w:left w:val="none" w:sz="0" w:space="0" w:color="auto"/>
        <w:bottom w:val="none" w:sz="0" w:space="0" w:color="auto"/>
        <w:right w:val="none" w:sz="0" w:space="0" w:color="auto"/>
      </w:divBdr>
    </w:div>
    <w:div w:id="1920745581">
      <w:marLeft w:val="640"/>
      <w:marRight w:val="0"/>
      <w:marTop w:val="0"/>
      <w:marBottom w:val="0"/>
      <w:divBdr>
        <w:top w:val="none" w:sz="0" w:space="0" w:color="auto"/>
        <w:left w:val="none" w:sz="0" w:space="0" w:color="auto"/>
        <w:bottom w:val="none" w:sz="0" w:space="0" w:color="auto"/>
        <w:right w:val="none" w:sz="0" w:space="0" w:color="auto"/>
      </w:divBdr>
    </w:div>
    <w:div w:id="1921476154">
      <w:marLeft w:val="640"/>
      <w:marRight w:val="0"/>
      <w:marTop w:val="0"/>
      <w:marBottom w:val="0"/>
      <w:divBdr>
        <w:top w:val="none" w:sz="0" w:space="0" w:color="auto"/>
        <w:left w:val="none" w:sz="0" w:space="0" w:color="auto"/>
        <w:bottom w:val="none" w:sz="0" w:space="0" w:color="auto"/>
        <w:right w:val="none" w:sz="0" w:space="0" w:color="auto"/>
      </w:divBdr>
    </w:div>
    <w:div w:id="1922064138">
      <w:bodyDiv w:val="1"/>
      <w:marLeft w:val="0"/>
      <w:marRight w:val="0"/>
      <w:marTop w:val="0"/>
      <w:marBottom w:val="0"/>
      <w:divBdr>
        <w:top w:val="none" w:sz="0" w:space="0" w:color="auto"/>
        <w:left w:val="none" w:sz="0" w:space="0" w:color="auto"/>
        <w:bottom w:val="none" w:sz="0" w:space="0" w:color="auto"/>
        <w:right w:val="none" w:sz="0" w:space="0" w:color="auto"/>
      </w:divBdr>
      <w:divsChild>
        <w:div w:id="753472713">
          <w:marLeft w:val="0"/>
          <w:marRight w:val="0"/>
          <w:marTop w:val="0"/>
          <w:marBottom w:val="0"/>
          <w:divBdr>
            <w:top w:val="none" w:sz="0" w:space="0" w:color="auto"/>
            <w:left w:val="none" w:sz="0" w:space="0" w:color="auto"/>
            <w:bottom w:val="none" w:sz="0" w:space="0" w:color="auto"/>
            <w:right w:val="none" w:sz="0" w:space="0" w:color="auto"/>
          </w:divBdr>
          <w:divsChild>
            <w:div w:id="1948851203">
              <w:marLeft w:val="0"/>
              <w:marRight w:val="0"/>
              <w:marTop w:val="0"/>
              <w:marBottom w:val="0"/>
              <w:divBdr>
                <w:top w:val="none" w:sz="0" w:space="0" w:color="auto"/>
                <w:left w:val="none" w:sz="0" w:space="0" w:color="auto"/>
                <w:bottom w:val="none" w:sz="0" w:space="0" w:color="auto"/>
                <w:right w:val="none" w:sz="0" w:space="0" w:color="auto"/>
              </w:divBdr>
              <w:divsChild>
                <w:div w:id="1520391314">
                  <w:marLeft w:val="0"/>
                  <w:marRight w:val="0"/>
                  <w:marTop w:val="0"/>
                  <w:marBottom w:val="0"/>
                  <w:divBdr>
                    <w:top w:val="none" w:sz="0" w:space="0" w:color="auto"/>
                    <w:left w:val="none" w:sz="0" w:space="0" w:color="auto"/>
                    <w:bottom w:val="none" w:sz="0" w:space="0" w:color="auto"/>
                    <w:right w:val="none" w:sz="0" w:space="0" w:color="auto"/>
                  </w:divBdr>
                  <w:divsChild>
                    <w:div w:id="964655538">
                      <w:marLeft w:val="0"/>
                      <w:marRight w:val="0"/>
                      <w:marTop w:val="0"/>
                      <w:marBottom w:val="0"/>
                      <w:divBdr>
                        <w:top w:val="none" w:sz="0" w:space="0" w:color="auto"/>
                        <w:left w:val="none" w:sz="0" w:space="0" w:color="auto"/>
                        <w:bottom w:val="none" w:sz="0" w:space="0" w:color="auto"/>
                        <w:right w:val="none" w:sz="0" w:space="0" w:color="auto"/>
                      </w:divBdr>
                      <w:divsChild>
                        <w:div w:id="1884291330">
                          <w:marLeft w:val="0"/>
                          <w:marRight w:val="0"/>
                          <w:marTop w:val="0"/>
                          <w:marBottom w:val="0"/>
                          <w:divBdr>
                            <w:top w:val="none" w:sz="0" w:space="0" w:color="auto"/>
                            <w:left w:val="none" w:sz="0" w:space="0" w:color="auto"/>
                            <w:bottom w:val="none" w:sz="0" w:space="0" w:color="auto"/>
                            <w:right w:val="none" w:sz="0" w:space="0" w:color="auto"/>
                          </w:divBdr>
                          <w:divsChild>
                            <w:div w:id="1072578424">
                              <w:marLeft w:val="0"/>
                              <w:marRight w:val="0"/>
                              <w:marTop w:val="0"/>
                              <w:marBottom w:val="0"/>
                              <w:divBdr>
                                <w:top w:val="none" w:sz="0" w:space="0" w:color="auto"/>
                                <w:left w:val="none" w:sz="0" w:space="0" w:color="auto"/>
                                <w:bottom w:val="none" w:sz="0" w:space="0" w:color="auto"/>
                                <w:right w:val="none" w:sz="0" w:space="0" w:color="auto"/>
                              </w:divBdr>
                              <w:divsChild>
                                <w:div w:id="1944262029">
                                  <w:marLeft w:val="0"/>
                                  <w:marRight w:val="0"/>
                                  <w:marTop w:val="0"/>
                                  <w:marBottom w:val="0"/>
                                  <w:divBdr>
                                    <w:top w:val="none" w:sz="0" w:space="0" w:color="auto"/>
                                    <w:left w:val="none" w:sz="0" w:space="0" w:color="auto"/>
                                    <w:bottom w:val="none" w:sz="0" w:space="0" w:color="auto"/>
                                    <w:right w:val="none" w:sz="0" w:space="0" w:color="auto"/>
                                  </w:divBdr>
                                  <w:divsChild>
                                    <w:div w:id="19570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53550">
      <w:marLeft w:val="640"/>
      <w:marRight w:val="0"/>
      <w:marTop w:val="0"/>
      <w:marBottom w:val="0"/>
      <w:divBdr>
        <w:top w:val="none" w:sz="0" w:space="0" w:color="auto"/>
        <w:left w:val="none" w:sz="0" w:space="0" w:color="auto"/>
        <w:bottom w:val="none" w:sz="0" w:space="0" w:color="auto"/>
        <w:right w:val="none" w:sz="0" w:space="0" w:color="auto"/>
      </w:divBdr>
    </w:div>
    <w:div w:id="1923103863">
      <w:marLeft w:val="0"/>
      <w:marRight w:val="0"/>
      <w:marTop w:val="0"/>
      <w:marBottom w:val="0"/>
      <w:divBdr>
        <w:top w:val="none" w:sz="0" w:space="0" w:color="auto"/>
        <w:left w:val="none" w:sz="0" w:space="0" w:color="auto"/>
        <w:bottom w:val="none" w:sz="0" w:space="0" w:color="auto"/>
        <w:right w:val="none" w:sz="0" w:space="0" w:color="auto"/>
      </w:divBdr>
    </w:div>
    <w:div w:id="1923373121">
      <w:marLeft w:val="0"/>
      <w:marRight w:val="0"/>
      <w:marTop w:val="0"/>
      <w:marBottom w:val="0"/>
      <w:divBdr>
        <w:top w:val="none" w:sz="0" w:space="0" w:color="auto"/>
        <w:left w:val="none" w:sz="0" w:space="0" w:color="auto"/>
        <w:bottom w:val="none" w:sz="0" w:space="0" w:color="auto"/>
        <w:right w:val="none" w:sz="0" w:space="0" w:color="auto"/>
      </w:divBdr>
    </w:div>
    <w:div w:id="1924341887">
      <w:marLeft w:val="0"/>
      <w:marRight w:val="0"/>
      <w:marTop w:val="0"/>
      <w:marBottom w:val="0"/>
      <w:divBdr>
        <w:top w:val="none" w:sz="0" w:space="0" w:color="auto"/>
        <w:left w:val="none" w:sz="0" w:space="0" w:color="auto"/>
        <w:bottom w:val="none" w:sz="0" w:space="0" w:color="auto"/>
        <w:right w:val="none" w:sz="0" w:space="0" w:color="auto"/>
      </w:divBdr>
    </w:div>
    <w:div w:id="1924605335">
      <w:marLeft w:val="0"/>
      <w:marRight w:val="0"/>
      <w:marTop w:val="0"/>
      <w:marBottom w:val="0"/>
      <w:divBdr>
        <w:top w:val="none" w:sz="0" w:space="0" w:color="auto"/>
        <w:left w:val="none" w:sz="0" w:space="0" w:color="auto"/>
        <w:bottom w:val="none" w:sz="0" w:space="0" w:color="auto"/>
        <w:right w:val="none" w:sz="0" w:space="0" w:color="auto"/>
      </w:divBdr>
    </w:div>
    <w:div w:id="1929338654">
      <w:bodyDiv w:val="1"/>
      <w:marLeft w:val="0"/>
      <w:marRight w:val="0"/>
      <w:marTop w:val="0"/>
      <w:marBottom w:val="0"/>
      <w:divBdr>
        <w:top w:val="none" w:sz="0" w:space="0" w:color="auto"/>
        <w:left w:val="none" w:sz="0" w:space="0" w:color="auto"/>
        <w:bottom w:val="none" w:sz="0" w:space="0" w:color="auto"/>
        <w:right w:val="none" w:sz="0" w:space="0" w:color="auto"/>
      </w:divBdr>
    </w:div>
    <w:div w:id="1929460911">
      <w:marLeft w:val="0"/>
      <w:marRight w:val="0"/>
      <w:marTop w:val="0"/>
      <w:marBottom w:val="0"/>
      <w:divBdr>
        <w:top w:val="none" w:sz="0" w:space="0" w:color="auto"/>
        <w:left w:val="none" w:sz="0" w:space="0" w:color="auto"/>
        <w:bottom w:val="none" w:sz="0" w:space="0" w:color="auto"/>
        <w:right w:val="none" w:sz="0" w:space="0" w:color="auto"/>
      </w:divBdr>
    </w:div>
    <w:div w:id="1930650429">
      <w:marLeft w:val="0"/>
      <w:marRight w:val="0"/>
      <w:marTop w:val="0"/>
      <w:marBottom w:val="0"/>
      <w:divBdr>
        <w:top w:val="none" w:sz="0" w:space="0" w:color="auto"/>
        <w:left w:val="none" w:sz="0" w:space="0" w:color="auto"/>
        <w:bottom w:val="none" w:sz="0" w:space="0" w:color="auto"/>
        <w:right w:val="none" w:sz="0" w:space="0" w:color="auto"/>
      </w:divBdr>
    </w:div>
    <w:div w:id="1930769055">
      <w:marLeft w:val="0"/>
      <w:marRight w:val="0"/>
      <w:marTop w:val="0"/>
      <w:marBottom w:val="0"/>
      <w:divBdr>
        <w:top w:val="none" w:sz="0" w:space="0" w:color="auto"/>
        <w:left w:val="none" w:sz="0" w:space="0" w:color="auto"/>
        <w:bottom w:val="none" w:sz="0" w:space="0" w:color="auto"/>
        <w:right w:val="none" w:sz="0" w:space="0" w:color="auto"/>
      </w:divBdr>
    </w:div>
    <w:div w:id="1932735340">
      <w:marLeft w:val="640"/>
      <w:marRight w:val="0"/>
      <w:marTop w:val="0"/>
      <w:marBottom w:val="0"/>
      <w:divBdr>
        <w:top w:val="none" w:sz="0" w:space="0" w:color="auto"/>
        <w:left w:val="none" w:sz="0" w:space="0" w:color="auto"/>
        <w:bottom w:val="none" w:sz="0" w:space="0" w:color="auto"/>
        <w:right w:val="none" w:sz="0" w:space="0" w:color="auto"/>
      </w:divBdr>
    </w:div>
    <w:div w:id="1933201814">
      <w:marLeft w:val="0"/>
      <w:marRight w:val="0"/>
      <w:marTop w:val="0"/>
      <w:marBottom w:val="0"/>
      <w:divBdr>
        <w:top w:val="none" w:sz="0" w:space="0" w:color="auto"/>
        <w:left w:val="none" w:sz="0" w:space="0" w:color="auto"/>
        <w:bottom w:val="none" w:sz="0" w:space="0" w:color="auto"/>
        <w:right w:val="none" w:sz="0" w:space="0" w:color="auto"/>
      </w:divBdr>
    </w:div>
    <w:div w:id="1933972851">
      <w:marLeft w:val="640"/>
      <w:marRight w:val="0"/>
      <w:marTop w:val="0"/>
      <w:marBottom w:val="0"/>
      <w:divBdr>
        <w:top w:val="none" w:sz="0" w:space="0" w:color="auto"/>
        <w:left w:val="none" w:sz="0" w:space="0" w:color="auto"/>
        <w:bottom w:val="none" w:sz="0" w:space="0" w:color="auto"/>
        <w:right w:val="none" w:sz="0" w:space="0" w:color="auto"/>
      </w:divBdr>
    </w:div>
    <w:div w:id="1933973435">
      <w:marLeft w:val="0"/>
      <w:marRight w:val="0"/>
      <w:marTop w:val="0"/>
      <w:marBottom w:val="0"/>
      <w:divBdr>
        <w:top w:val="none" w:sz="0" w:space="0" w:color="auto"/>
        <w:left w:val="none" w:sz="0" w:space="0" w:color="auto"/>
        <w:bottom w:val="none" w:sz="0" w:space="0" w:color="auto"/>
        <w:right w:val="none" w:sz="0" w:space="0" w:color="auto"/>
      </w:divBdr>
    </w:div>
    <w:div w:id="1934439394">
      <w:marLeft w:val="640"/>
      <w:marRight w:val="0"/>
      <w:marTop w:val="0"/>
      <w:marBottom w:val="0"/>
      <w:divBdr>
        <w:top w:val="none" w:sz="0" w:space="0" w:color="auto"/>
        <w:left w:val="none" w:sz="0" w:space="0" w:color="auto"/>
        <w:bottom w:val="none" w:sz="0" w:space="0" w:color="auto"/>
        <w:right w:val="none" w:sz="0" w:space="0" w:color="auto"/>
      </w:divBdr>
    </w:div>
    <w:div w:id="1935160571">
      <w:marLeft w:val="640"/>
      <w:marRight w:val="0"/>
      <w:marTop w:val="0"/>
      <w:marBottom w:val="0"/>
      <w:divBdr>
        <w:top w:val="none" w:sz="0" w:space="0" w:color="auto"/>
        <w:left w:val="none" w:sz="0" w:space="0" w:color="auto"/>
        <w:bottom w:val="none" w:sz="0" w:space="0" w:color="auto"/>
        <w:right w:val="none" w:sz="0" w:space="0" w:color="auto"/>
      </w:divBdr>
    </w:div>
    <w:div w:id="1935748972">
      <w:marLeft w:val="0"/>
      <w:marRight w:val="0"/>
      <w:marTop w:val="0"/>
      <w:marBottom w:val="0"/>
      <w:divBdr>
        <w:top w:val="none" w:sz="0" w:space="0" w:color="auto"/>
        <w:left w:val="none" w:sz="0" w:space="0" w:color="auto"/>
        <w:bottom w:val="none" w:sz="0" w:space="0" w:color="auto"/>
        <w:right w:val="none" w:sz="0" w:space="0" w:color="auto"/>
      </w:divBdr>
    </w:div>
    <w:div w:id="1936010785">
      <w:marLeft w:val="0"/>
      <w:marRight w:val="0"/>
      <w:marTop w:val="0"/>
      <w:marBottom w:val="0"/>
      <w:divBdr>
        <w:top w:val="none" w:sz="0" w:space="0" w:color="auto"/>
        <w:left w:val="none" w:sz="0" w:space="0" w:color="auto"/>
        <w:bottom w:val="none" w:sz="0" w:space="0" w:color="auto"/>
        <w:right w:val="none" w:sz="0" w:space="0" w:color="auto"/>
      </w:divBdr>
      <w:divsChild>
        <w:div w:id="179898091">
          <w:marLeft w:val="0"/>
          <w:marRight w:val="0"/>
          <w:marTop w:val="0"/>
          <w:marBottom w:val="0"/>
          <w:divBdr>
            <w:top w:val="none" w:sz="0" w:space="0" w:color="auto"/>
            <w:left w:val="none" w:sz="0" w:space="0" w:color="auto"/>
            <w:bottom w:val="none" w:sz="0" w:space="0" w:color="auto"/>
            <w:right w:val="none" w:sz="0" w:space="0" w:color="auto"/>
          </w:divBdr>
          <w:divsChild>
            <w:div w:id="350835208">
              <w:marLeft w:val="0"/>
              <w:marRight w:val="150"/>
              <w:marTop w:val="0"/>
              <w:marBottom w:val="0"/>
              <w:divBdr>
                <w:top w:val="none" w:sz="0" w:space="0" w:color="auto"/>
                <w:left w:val="none" w:sz="0" w:space="0" w:color="auto"/>
                <w:bottom w:val="none" w:sz="0" w:space="0" w:color="auto"/>
                <w:right w:val="none" w:sz="0" w:space="0" w:color="auto"/>
              </w:divBdr>
              <w:divsChild>
                <w:div w:id="1311667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36403233">
      <w:marLeft w:val="640"/>
      <w:marRight w:val="0"/>
      <w:marTop w:val="0"/>
      <w:marBottom w:val="0"/>
      <w:divBdr>
        <w:top w:val="none" w:sz="0" w:space="0" w:color="auto"/>
        <w:left w:val="none" w:sz="0" w:space="0" w:color="auto"/>
        <w:bottom w:val="none" w:sz="0" w:space="0" w:color="auto"/>
        <w:right w:val="none" w:sz="0" w:space="0" w:color="auto"/>
      </w:divBdr>
    </w:div>
    <w:div w:id="1937208413">
      <w:marLeft w:val="0"/>
      <w:marRight w:val="0"/>
      <w:marTop w:val="0"/>
      <w:marBottom w:val="0"/>
      <w:divBdr>
        <w:top w:val="none" w:sz="0" w:space="0" w:color="auto"/>
        <w:left w:val="none" w:sz="0" w:space="0" w:color="auto"/>
        <w:bottom w:val="none" w:sz="0" w:space="0" w:color="auto"/>
        <w:right w:val="none" w:sz="0" w:space="0" w:color="auto"/>
      </w:divBdr>
    </w:div>
    <w:div w:id="1937597829">
      <w:marLeft w:val="640"/>
      <w:marRight w:val="0"/>
      <w:marTop w:val="0"/>
      <w:marBottom w:val="0"/>
      <w:divBdr>
        <w:top w:val="none" w:sz="0" w:space="0" w:color="auto"/>
        <w:left w:val="none" w:sz="0" w:space="0" w:color="auto"/>
        <w:bottom w:val="none" w:sz="0" w:space="0" w:color="auto"/>
        <w:right w:val="none" w:sz="0" w:space="0" w:color="auto"/>
      </w:divBdr>
    </w:div>
    <w:div w:id="1938363985">
      <w:marLeft w:val="0"/>
      <w:marRight w:val="0"/>
      <w:marTop w:val="0"/>
      <w:marBottom w:val="0"/>
      <w:divBdr>
        <w:top w:val="none" w:sz="0" w:space="0" w:color="auto"/>
        <w:left w:val="none" w:sz="0" w:space="0" w:color="auto"/>
        <w:bottom w:val="none" w:sz="0" w:space="0" w:color="auto"/>
        <w:right w:val="none" w:sz="0" w:space="0" w:color="auto"/>
      </w:divBdr>
    </w:div>
    <w:div w:id="1939555786">
      <w:marLeft w:val="0"/>
      <w:marRight w:val="0"/>
      <w:marTop w:val="0"/>
      <w:marBottom w:val="0"/>
      <w:divBdr>
        <w:top w:val="none" w:sz="0" w:space="0" w:color="auto"/>
        <w:left w:val="none" w:sz="0" w:space="0" w:color="auto"/>
        <w:bottom w:val="none" w:sz="0" w:space="0" w:color="auto"/>
        <w:right w:val="none" w:sz="0" w:space="0" w:color="auto"/>
      </w:divBdr>
    </w:div>
    <w:div w:id="1940944029">
      <w:marLeft w:val="0"/>
      <w:marRight w:val="0"/>
      <w:marTop w:val="0"/>
      <w:marBottom w:val="0"/>
      <w:divBdr>
        <w:top w:val="none" w:sz="0" w:space="0" w:color="auto"/>
        <w:left w:val="none" w:sz="0" w:space="0" w:color="auto"/>
        <w:bottom w:val="none" w:sz="0" w:space="0" w:color="auto"/>
        <w:right w:val="none" w:sz="0" w:space="0" w:color="auto"/>
      </w:divBdr>
    </w:div>
    <w:div w:id="1941064484">
      <w:marLeft w:val="0"/>
      <w:marRight w:val="0"/>
      <w:marTop w:val="0"/>
      <w:marBottom w:val="0"/>
      <w:divBdr>
        <w:top w:val="none" w:sz="0" w:space="0" w:color="auto"/>
        <w:left w:val="none" w:sz="0" w:space="0" w:color="auto"/>
        <w:bottom w:val="none" w:sz="0" w:space="0" w:color="auto"/>
        <w:right w:val="none" w:sz="0" w:space="0" w:color="auto"/>
      </w:divBdr>
    </w:div>
    <w:div w:id="1941135290">
      <w:marLeft w:val="0"/>
      <w:marRight w:val="0"/>
      <w:marTop w:val="0"/>
      <w:marBottom w:val="0"/>
      <w:divBdr>
        <w:top w:val="none" w:sz="0" w:space="0" w:color="auto"/>
        <w:left w:val="none" w:sz="0" w:space="0" w:color="auto"/>
        <w:bottom w:val="none" w:sz="0" w:space="0" w:color="auto"/>
        <w:right w:val="none" w:sz="0" w:space="0" w:color="auto"/>
      </w:divBdr>
    </w:div>
    <w:div w:id="1941713889">
      <w:marLeft w:val="640"/>
      <w:marRight w:val="0"/>
      <w:marTop w:val="0"/>
      <w:marBottom w:val="0"/>
      <w:divBdr>
        <w:top w:val="none" w:sz="0" w:space="0" w:color="auto"/>
        <w:left w:val="none" w:sz="0" w:space="0" w:color="auto"/>
        <w:bottom w:val="none" w:sz="0" w:space="0" w:color="auto"/>
        <w:right w:val="none" w:sz="0" w:space="0" w:color="auto"/>
      </w:divBdr>
    </w:div>
    <w:div w:id="1942490862">
      <w:marLeft w:val="640"/>
      <w:marRight w:val="0"/>
      <w:marTop w:val="0"/>
      <w:marBottom w:val="0"/>
      <w:divBdr>
        <w:top w:val="none" w:sz="0" w:space="0" w:color="auto"/>
        <w:left w:val="none" w:sz="0" w:space="0" w:color="auto"/>
        <w:bottom w:val="none" w:sz="0" w:space="0" w:color="auto"/>
        <w:right w:val="none" w:sz="0" w:space="0" w:color="auto"/>
      </w:divBdr>
    </w:div>
    <w:div w:id="1944534304">
      <w:marLeft w:val="0"/>
      <w:marRight w:val="0"/>
      <w:marTop w:val="0"/>
      <w:marBottom w:val="0"/>
      <w:divBdr>
        <w:top w:val="none" w:sz="0" w:space="0" w:color="auto"/>
        <w:left w:val="none" w:sz="0" w:space="0" w:color="auto"/>
        <w:bottom w:val="none" w:sz="0" w:space="0" w:color="auto"/>
        <w:right w:val="none" w:sz="0" w:space="0" w:color="auto"/>
      </w:divBdr>
    </w:div>
    <w:div w:id="1944653039">
      <w:bodyDiv w:val="1"/>
      <w:marLeft w:val="0"/>
      <w:marRight w:val="0"/>
      <w:marTop w:val="0"/>
      <w:marBottom w:val="0"/>
      <w:divBdr>
        <w:top w:val="none" w:sz="0" w:space="0" w:color="auto"/>
        <w:left w:val="none" w:sz="0" w:space="0" w:color="auto"/>
        <w:bottom w:val="none" w:sz="0" w:space="0" w:color="auto"/>
        <w:right w:val="none" w:sz="0" w:space="0" w:color="auto"/>
      </w:divBdr>
    </w:div>
    <w:div w:id="1945772321">
      <w:marLeft w:val="0"/>
      <w:marRight w:val="0"/>
      <w:marTop w:val="0"/>
      <w:marBottom w:val="0"/>
      <w:divBdr>
        <w:top w:val="none" w:sz="0" w:space="0" w:color="auto"/>
        <w:left w:val="none" w:sz="0" w:space="0" w:color="auto"/>
        <w:bottom w:val="none" w:sz="0" w:space="0" w:color="auto"/>
        <w:right w:val="none" w:sz="0" w:space="0" w:color="auto"/>
      </w:divBdr>
    </w:div>
    <w:div w:id="1949464884">
      <w:marLeft w:val="0"/>
      <w:marRight w:val="0"/>
      <w:marTop w:val="0"/>
      <w:marBottom w:val="0"/>
      <w:divBdr>
        <w:top w:val="none" w:sz="0" w:space="0" w:color="auto"/>
        <w:left w:val="none" w:sz="0" w:space="0" w:color="auto"/>
        <w:bottom w:val="none" w:sz="0" w:space="0" w:color="auto"/>
        <w:right w:val="none" w:sz="0" w:space="0" w:color="auto"/>
      </w:divBdr>
    </w:div>
    <w:div w:id="1950039507">
      <w:marLeft w:val="0"/>
      <w:marRight w:val="0"/>
      <w:marTop w:val="0"/>
      <w:marBottom w:val="0"/>
      <w:divBdr>
        <w:top w:val="none" w:sz="0" w:space="0" w:color="auto"/>
        <w:left w:val="none" w:sz="0" w:space="0" w:color="auto"/>
        <w:bottom w:val="none" w:sz="0" w:space="0" w:color="auto"/>
        <w:right w:val="none" w:sz="0" w:space="0" w:color="auto"/>
      </w:divBdr>
    </w:div>
    <w:div w:id="1950156660">
      <w:marLeft w:val="640"/>
      <w:marRight w:val="0"/>
      <w:marTop w:val="0"/>
      <w:marBottom w:val="0"/>
      <w:divBdr>
        <w:top w:val="none" w:sz="0" w:space="0" w:color="auto"/>
        <w:left w:val="none" w:sz="0" w:space="0" w:color="auto"/>
        <w:bottom w:val="none" w:sz="0" w:space="0" w:color="auto"/>
        <w:right w:val="none" w:sz="0" w:space="0" w:color="auto"/>
      </w:divBdr>
    </w:div>
    <w:div w:id="1951232736">
      <w:bodyDiv w:val="1"/>
      <w:marLeft w:val="0"/>
      <w:marRight w:val="0"/>
      <w:marTop w:val="0"/>
      <w:marBottom w:val="0"/>
      <w:divBdr>
        <w:top w:val="none" w:sz="0" w:space="0" w:color="auto"/>
        <w:left w:val="none" w:sz="0" w:space="0" w:color="auto"/>
        <w:bottom w:val="none" w:sz="0" w:space="0" w:color="auto"/>
        <w:right w:val="none" w:sz="0" w:space="0" w:color="auto"/>
      </w:divBdr>
      <w:divsChild>
        <w:div w:id="756437007">
          <w:marLeft w:val="0"/>
          <w:marRight w:val="0"/>
          <w:marTop w:val="120"/>
          <w:marBottom w:val="120"/>
          <w:divBdr>
            <w:top w:val="none" w:sz="0" w:space="0" w:color="auto"/>
            <w:left w:val="none" w:sz="0" w:space="0" w:color="auto"/>
            <w:bottom w:val="none" w:sz="0" w:space="0" w:color="auto"/>
            <w:right w:val="none" w:sz="0" w:space="0" w:color="auto"/>
          </w:divBdr>
        </w:div>
      </w:divsChild>
    </w:div>
    <w:div w:id="1952277143">
      <w:marLeft w:val="0"/>
      <w:marRight w:val="0"/>
      <w:marTop w:val="0"/>
      <w:marBottom w:val="0"/>
      <w:divBdr>
        <w:top w:val="none" w:sz="0" w:space="0" w:color="auto"/>
        <w:left w:val="none" w:sz="0" w:space="0" w:color="auto"/>
        <w:bottom w:val="none" w:sz="0" w:space="0" w:color="auto"/>
        <w:right w:val="none" w:sz="0" w:space="0" w:color="auto"/>
      </w:divBdr>
    </w:div>
    <w:div w:id="1952736572">
      <w:marLeft w:val="0"/>
      <w:marRight w:val="0"/>
      <w:marTop w:val="0"/>
      <w:marBottom w:val="0"/>
      <w:divBdr>
        <w:top w:val="none" w:sz="0" w:space="0" w:color="auto"/>
        <w:left w:val="none" w:sz="0" w:space="0" w:color="auto"/>
        <w:bottom w:val="none" w:sz="0" w:space="0" w:color="auto"/>
        <w:right w:val="none" w:sz="0" w:space="0" w:color="auto"/>
      </w:divBdr>
    </w:div>
    <w:div w:id="1954049303">
      <w:bodyDiv w:val="1"/>
      <w:marLeft w:val="0"/>
      <w:marRight w:val="0"/>
      <w:marTop w:val="0"/>
      <w:marBottom w:val="0"/>
      <w:divBdr>
        <w:top w:val="none" w:sz="0" w:space="0" w:color="auto"/>
        <w:left w:val="none" w:sz="0" w:space="0" w:color="auto"/>
        <w:bottom w:val="none" w:sz="0" w:space="0" w:color="auto"/>
        <w:right w:val="none" w:sz="0" w:space="0" w:color="auto"/>
      </w:divBdr>
    </w:div>
    <w:div w:id="1954240715">
      <w:bodyDiv w:val="1"/>
      <w:marLeft w:val="0"/>
      <w:marRight w:val="0"/>
      <w:marTop w:val="0"/>
      <w:marBottom w:val="0"/>
      <w:divBdr>
        <w:top w:val="none" w:sz="0" w:space="0" w:color="auto"/>
        <w:left w:val="none" w:sz="0" w:space="0" w:color="auto"/>
        <w:bottom w:val="none" w:sz="0" w:space="0" w:color="auto"/>
        <w:right w:val="none" w:sz="0" w:space="0" w:color="auto"/>
      </w:divBdr>
      <w:divsChild>
        <w:div w:id="149102569">
          <w:marLeft w:val="640"/>
          <w:marRight w:val="0"/>
          <w:marTop w:val="0"/>
          <w:marBottom w:val="0"/>
          <w:divBdr>
            <w:top w:val="none" w:sz="0" w:space="0" w:color="auto"/>
            <w:left w:val="none" w:sz="0" w:space="0" w:color="auto"/>
            <w:bottom w:val="none" w:sz="0" w:space="0" w:color="auto"/>
            <w:right w:val="none" w:sz="0" w:space="0" w:color="auto"/>
          </w:divBdr>
        </w:div>
        <w:div w:id="616645004">
          <w:marLeft w:val="640"/>
          <w:marRight w:val="0"/>
          <w:marTop w:val="0"/>
          <w:marBottom w:val="0"/>
          <w:divBdr>
            <w:top w:val="none" w:sz="0" w:space="0" w:color="auto"/>
            <w:left w:val="none" w:sz="0" w:space="0" w:color="auto"/>
            <w:bottom w:val="none" w:sz="0" w:space="0" w:color="auto"/>
            <w:right w:val="none" w:sz="0" w:space="0" w:color="auto"/>
          </w:divBdr>
        </w:div>
        <w:div w:id="1283416981">
          <w:marLeft w:val="640"/>
          <w:marRight w:val="0"/>
          <w:marTop w:val="0"/>
          <w:marBottom w:val="0"/>
          <w:divBdr>
            <w:top w:val="none" w:sz="0" w:space="0" w:color="auto"/>
            <w:left w:val="none" w:sz="0" w:space="0" w:color="auto"/>
            <w:bottom w:val="none" w:sz="0" w:space="0" w:color="auto"/>
            <w:right w:val="none" w:sz="0" w:space="0" w:color="auto"/>
          </w:divBdr>
        </w:div>
      </w:divsChild>
    </w:div>
    <w:div w:id="1954557586">
      <w:marLeft w:val="0"/>
      <w:marRight w:val="0"/>
      <w:marTop w:val="0"/>
      <w:marBottom w:val="0"/>
      <w:divBdr>
        <w:top w:val="none" w:sz="0" w:space="0" w:color="auto"/>
        <w:left w:val="none" w:sz="0" w:space="0" w:color="auto"/>
        <w:bottom w:val="none" w:sz="0" w:space="0" w:color="auto"/>
        <w:right w:val="none" w:sz="0" w:space="0" w:color="auto"/>
      </w:divBdr>
    </w:div>
    <w:div w:id="1954824420">
      <w:marLeft w:val="640"/>
      <w:marRight w:val="0"/>
      <w:marTop w:val="0"/>
      <w:marBottom w:val="0"/>
      <w:divBdr>
        <w:top w:val="none" w:sz="0" w:space="0" w:color="auto"/>
        <w:left w:val="none" w:sz="0" w:space="0" w:color="auto"/>
        <w:bottom w:val="none" w:sz="0" w:space="0" w:color="auto"/>
        <w:right w:val="none" w:sz="0" w:space="0" w:color="auto"/>
      </w:divBdr>
    </w:div>
    <w:div w:id="1955012942">
      <w:marLeft w:val="0"/>
      <w:marRight w:val="0"/>
      <w:marTop w:val="0"/>
      <w:marBottom w:val="0"/>
      <w:divBdr>
        <w:top w:val="none" w:sz="0" w:space="0" w:color="auto"/>
        <w:left w:val="none" w:sz="0" w:space="0" w:color="auto"/>
        <w:bottom w:val="none" w:sz="0" w:space="0" w:color="auto"/>
        <w:right w:val="none" w:sz="0" w:space="0" w:color="auto"/>
      </w:divBdr>
    </w:div>
    <w:div w:id="1956016364">
      <w:bodyDiv w:val="1"/>
      <w:marLeft w:val="0"/>
      <w:marRight w:val="0"/>
      <w:marTop w:val="0"/>
      <w:marBottom w:val="0"/>
      <w:divBdr>
        <w:top w:val="none" w:sz="0" w:space="0" w:color="auto"/>
        <w:left w:val="none" w:sz="0" w:space="0" w:color="auto"/>
        <w:bottom w:val="none" w:sz="0" w:space="0" w:color="auto"/>
        <w:right w:val="none" w:sz="0" w:space="0" w:color="auto"/>
      </w:divBdr>
    </w:div>
    <w:div w:id="1956477038">
      <w:marLeft w:val="0"/>
      <w:marRight w:val="150"/>
      <w:marTop w:val="0"/>
      <w:marBottom w:val="0"/>
      <w:divBdr>
        <w:top w:val="none" w:sz="0" w:space="0" w:color="auto"/>
        <w:left w:val="none" w:sz="0" w:space="0" w:color="auto"/>
        <w:bottom w:val="none" w:sz="0" w:space="0" w:color="auto"/>
        <w:right w:val="none" w:sz="0" w:space="0" w:color="auto"/>
      </w:divBdr>
    </w:div>
    <w:div w:id="1956983000">
      <w:marLeft w:val="0"/>
      <w:marRight w:val="0"/>
      <w:marTop w:val="0"/>
      <w:marBottom w:val="0"/>
      <w:divBdr>
        <w:top w:val="none" w:sz="0" w:space="0" w:color="auto"/>
        <w:left w:val="none" w:sz="0" w:space="0" w:color="auto"/>
        <w:bottom w:val="none" w:sz="0" w:space="0" w:color="auto"/>
        <w:right w:val="none" w:sz="0" w:space="0" w:color="auto"/>
      </w:divBdr>
    </w:div>
    <w:div w:id="1957128497">
      <w:marLeft w:val="640"/>
      <w:marRight w:val="0"/>
      <w:marTop w:val="0"/>
      <w:marBottom w:val="0"/>
      <w:divBdr>
        <w:top w:val="none" w:sz="0" w:space="0" w:color="auto"/>
        <w:left w:val="none" w:sz="0" w:space="0" w:color="auto"/>
        <w:bottom w:val="none" w:sz="0" w:space="0" w:color="auto"/>
        <w:right w:val="none" w:sz="0" w:space="0" w:color="auto"/>
      </w:divBdr>
    </w:div>
    <w:div w:id="1957565273">
      <w:marLeft w:val="0"/>
      <w:marRight w:val="0"/>
      <w:marTop w:val="0"/>
      <w:marBottom w:val="0"/>
      <w:divBdr>
        <w:top w:val="none" w:sz="0" w:space="0" w:color="auto"/>
        <w:left w:val="none" w:sz="0" w:space="0" w:color="auto"/>
        <w:bottom w:val="none" w:sz="0" w:space="0" w:color="auto"/>
        <w:right w:val="none" w:sz="0" w:space="0" w:color="auto"/>
      </w:divBdr>
    </w:div>
    <w:div w:id="1957759077">
      <w:bodyDiv w:val="1"/>
      <w:marLeft w:val="0"/>
      <w:marRight w:val="0"/>
      <w:marTop w:val="0"/>
      <w:marBottom w:val="0"/>
      <w:divBdr>
        <w:top w:val="none" w:sz="0" w:space="0" w:color="auto"/>
        <w:left w:val="none" w:sz="0" w:space="0" w:color="auto"/>
        <w:bottom w:val="none" w:sz="0" w:space="0" w:color="auto"/>
        <w:right w:val="none" w:sz="0" w:space="0" w:color="auto"/>
      </w:divBdr>
      <w:divsChild>
        <w:div w:id="277831987">
          <w:marLeft w:val="640"/>
          <w:marRight w:val="0"/>
          <w:marTop w:val="0"/>
          <w:marBottom w:val="0"/>
          <w:divBdr>
            <w:top w:val="none" w:sz="0" w:space="0" w:color="auto"/>
            <w:left w:val="none" w:sz="0" w:space="0" w:color="auto"/>
            <w:bottom w:val="none" w:sz="0" w:space="0" w:color="auto"/>
            <w:right w:val="none" w:sz="0" w:space="0" w:color="auto"/>
          </w:divBdr>
        </w:div>
        <w:div w:id="1331133432">
          <w:marLeft w:val="640"/>
          <w:marRight w:val="0"/>
          <w:marTop w:val="0"/>
          <w:marBottom w:val="0"/>
          <w:divBdr>
            <w:top w:val="none" w:sz="0" w:space="0" w:color="auto"/>
            <w:left w:val="none" w:sz="0" w:space="0" w:color="auto"/>
            <w:bottom w:val="none" w:sz="0" w:space="0" w:color="auto"/>
            <w:right w:val="none" w:sz="0" w:space="0" w:color="auto"/>
          </w:divBdr>
        </w:div>
      </w:divsChild>
    </w:div>
    <w:div w:id="1958103604">
      <w:marLeft w:val="0"/>
      <w:marRight w:val="0"/>
      <w:marTop w:val="0"/>
      <w:marBottom w:val="0"/>
      <w:divBdr>
        <w:top w:val="none" w:sz="0" w:space="0" w:color="auto"/>
        <w:left w:val="none" w:sz="0" w:space="0" w:color="auto"/>
        <w:bottom w:val="none" w:sz="0" w:space="0" w:color="auto"/>
        <w:right w:val="none" w:sz="0" w:space="0" w:color="auto"/>
      </w:divBdr>
    </w:div>
    <w:div w:id="1958950943">
      <w:marLeft w:val="0"/>
      <w:marRight w:val="0"/>
      <w:marTop w:val="0"/>
      <w:marBottom w:val="0"/>
      <w:divBdr>
        <w:top w:val="none" w:sz="0" w:space="0" w:color="auto"/>
        <w:left w:val="none" w:sz="0" w:space="0" w:color="auto"/>
        <w:bottom w:val="none" w:sz="0" w:space="0" w:color="auto"/>
        <w:right w:val="none" w:sz="0" w:space="0" w:color="auto"/>
      </w:divBdr>
    </w:div>
    <w:div w:id="1960063200">
      <w:marLeft w:val="0"/>
      <w:marRight w:val="0"/>
      <w:marTop w:val="0"/>
      <w:marBottom w:val="0"/>
      <w:divBdr>
        <w:top w:val="none" w:sz="0" w:space="0" w:color="auto"/>
        <w:left w:val="none" w:sz="0" w:space="0" w:color="auto"/>
        <w:bottom w:val="none" w:sz="0" w:space="0" w:color="auto"/>
        <w:right w:val="none" w:sz="0" w:space="0" w:color="auto"/>
      </w:divBdr>
    </w:div>
    <w:div w:id="1960185066">
      <w:marLeft w:val="0"/>
      <w:marRight w:val="0"/>
      <w:marTop w:val="0"/>
      <w:marBottom w:val="0"/>
      <w:divBdr>
        <w:top w:val="none" w:sz="0" w:space="0" w:color="auto"/>
        <w:left w:val="none" w:sz="0" w:space="0" w:color="auto"/>
        <w:bottom w:val="none" w:sz="0" w:space="0" w:color="auto"/>
        <w:right w:val="none" w:sz="0" w:space="0" w:color="auto"/>
      </w:divBdr>
    </w:div>
    <w:div w:id="1960988688">
      <w:marLeft w:val="0"/>
      <w:marRight w:val="0"/>
      <w:marTop w:val="0"/>
      <w:marBottom w:val="0"/>
      <w:divBdr>
        <w:top w:val="none" w:sz="0" w:space="0" w:color="auto"/>
        <w:left w:val="none" w:sz="0" w:space="0" w:color="auto"/>
        <w:bottom w:val="none" w:sz="0" w:space="0" w:color="auto"/>
        <w:right w:val="none" w:sz="0" w:space="0" w:color="auto"/>
      </w:divBdr>
    </w:div>
    <w:div w:id="1961566390">
      <w:marLeft w:val="640"/>
      <w:marRight w:val="0"/>
      <w:marTop w:val="0"/>
      <w:marBottom w:val="0"/>
      <w:divBdr>
        <w:top w:val="none" w:sz="0" w:space="0" w:color="auto"/>
        <w:left w:val="none" w:sz="0" w:space="0" w:color="auto"/>
        <w:bottom w:val="none" w:sz="0" w:space="0" w:color="auto"/>
        <w:right w:val="none" w:sz="0" w:space="0" w:color="auto"/>
      </w:divBdr>
    </w:div>
    <w:div w:id="1962027442">
      <w:marLeft w:val="0"/>
      <w:marRight w:val="0"/>
      <w:marTop w:val="0"/>
      <w:marBottom w:val="0"/>
      <w:divBdr>
        <w:top w:val="none" w:sz="0" w:space="0" w:color="auto"/>
        <w:left w:val="none" w:sz="0" w:space="0" w:color="auto"/>
        <w:bottom w:val="none" w:sz="0" w:space="0" w:color="auto"/>
        <w:right w:val="none" w:sz="0" w:space="0" w:color="auto"/>
      </w:divBdr>
    </w:div>
    <w:div w:id="1963611468">
      <w:marLeft w:val="640"/>
      <w:marRight w:val="0"/>
      <w:marTop w:val="0"/>
      <w:marBottom w:val="0"/>
      <w:divBdr>
        <w:top w:val="none" w:sz="0" w:space="0" w:color="auto"/>
        <w:left w:val="none" w:sz="0" w:space="0" w:color="auto"/>
        <w:bottom w:val="none" w:sz="0" w:space="0" w:color="auto"/>
        <w:right w:val="none" w:sz="0" w:space="0" w:color="auto"/>
      </w:divBdr>
    </w:div>
    <w:div w:id="1963687596">
      <w:marLeft w:val="0"/>
      <w:marRight w:val="0"/>
      <w:marTop w:val="0"/>
      <w:marBottom w:val="0"/>
      <w:divBdr>
        <w:top w:val="none" w:sz="0" w:space="0" w:color="auto"/>
        <w:left w:val="none" w:sz="0" w:space="0" w:color="auto"/>
        <w:bottom w:val="none" w:sz="0" w:space="0" w:color="auto"/>
        <w:right w:val="none" w:sz="0" w:space="0" w:color="auto"/>
      </w:divBdr>
    </w:div>
    <w:div w:id="1963725210">
      <w:bodyDiv w:val="1"/>
      <w:marLeft w:val="0"/>
      <w:marRight w:val="0"/>
      <w:marTop w:val="0"/>
      <w:marBottom w:val="0"/>
      <w:divBdr>
        <w:top w:val="none" w:sz="0" w:space="0" w:color="auto"/>
        <w:left w:val="none" w:sz="0" w:space="0" w:color="auto"/>
        <w:bottom w:val="none" w:sz="0" w:space="0" w:color="auto"/>
        <w:right w:val="none" w:sz="0" w:space="0" w:color="auto"/>
      </w:divBdr>
      <w:divsChild>
        <w:div w:id="244612207">
          <w:marLeft w:val="640"/>
          <w:marRight w:val="0"/>
          <w:marTop w:val="0"/>
          <w:marBottom w:val="0"/>
          <w:divBdr>
            <w:top w:val="none" w:sz="0" w:space="0" w:color="auto"/>
            <w:left w:val="none" w:sz="0" w:space="0" w:color="auto"/>
            <w:bottom w:val="none" w:sz="0" w:space="0" w:color="auto"/>
            <w:right w:val="none" w:sz="0" w:space="0" w:color="auto"/>
          </w:divBdr>
        </w:div>
        <w:div w:id="260452719">
          <w:marLeft w:val="640"/>
          <w:marRight w:val="0"/>
          <w:marTop w:val="0"/>
          <w:marBottom w:val="0"/>
          <w:divBdr>
            <w:top w:val="none" w:sz="0" w:space="0" w:color="auto"/>
            <w:left w:val="none" w:sz="0" w:space="0" w:color="auto"/>
            <w:bottom w:val="none" w:sz="0" w:space="0" w:color="auto"/>
            <w:right w:val="none" w:sz="0" w:space="0" w:color="auto"/>
          </w:divBdr>
        </w:div>
        <w:div w:id="286860215">
          <w:marLeft w:val="640"/>
          <w:marRight w:val="0"/>
          <w:marTop w:val="0"/>
          <w:marBottom w:val="0"/>
          <w:divBdr>
            <w:top w:val="none" w:sz="0" w:space="0" w:color="auto"/>
            <w:left w:val="none" w:sz="0" w:space="0" w:color="auto"/>
            <w:bottom w:val="none" w:sz="0" w:space="0" w:color="auto"/>
            <w:right w:val="none" w:sz="0" w:space="0" w:color="auto"/>
          </w:divBdr>
        </w:div>
        <w:div w:id="326174189">
          <w:marLeft w:val="640"/>
          <w:marRight w:val="0"/>
          <w:marTop w:val="0"/>
          <w:marBottom w:val="0"/>
          <w:divBdr>
            <w:top w:val="none" w:sz="0" w:space="0" w:color="auto"/>
            <w:left w:val="none" w:sz="0" w:space="0" w:color="auto"/>
            <w:bottom w:val="none" w:sz="0" w:space="0" w:color="auto"/>
            <w:right w:val="none" w:sz="0" w:space="0" w:color="auto"/>
          </w:divBdr>
        </w:div>
        <w:div w:id="488710608">
          <w:marLeft w:val="640"/>
          <w:marRight w:val="0"/>
          <w:marTop w:val="0"/>
          <w:marBottom w:val="0"/>
          <w:divBdr>
            <w:top w:val="none" w:sz="0" w:space="0" w:color="auto"/>
            <w:left w:val="none" w:sz="0" w:space="0" w:color="auto"/>
            <w:bottom w:val="none" w:sz="0" w:space="0" w:color="auto"/>
            <w:right w:val="none" w:sz="0" w:space="0" w:color="auto"/>
          </w:divBdr>
        </w:div>
        <w:div w:id="489832022">
          <w:marLeft w:val="640"/>
          <w:marRight w:val="0"/>
          <w:marTop w:val="0"/>
          <w:marBottom w:val="0"/>
          <w:divBdr>
            <w:top w:val="none" w:sz="0" w:space="0" w:color="auto"/>
            <w:left w:val="none" w:sz="0" w:space="0" w:color="auto"/>
            <w:bottom w:val="none" w:sz="0" w:space="0" w:color="auto"/>
            <w:right w:val="none" w:sz="0" w:space="0" w:color="auto"/>
          </w:divBdr>
        </w:div>
        <w:div w:id="527986776">
          <w:marLeft w:val="640"/>
          <w:marRight w:val="0"/>
          <w:marTop w:val="0"/>
          <w:marBottom w:val="0"/>
          <w:divBdr>
            <w:top w:val="none" w:sz="0" w:space="0" w:color="auto"/>
            <w:left w:val="none" w:sz="0" w:space="0" w:color="auto"/>
            <w:bottom w:val="none" w:sz="0" w:space="0" w:color="auto"/>
            <w:right w:val="none" w:sz="0" w:space="0" w:color="auto"/>
          </w:divBdr>
        </w:div>
        <w:div w:id="623191605">
          <w:marLeft w:val="640"/>
          <w:marRight w:val="0"/>
          <w:marTop w:val="0"/>
          <w:marBottom w:val="0"/>
          <w:divBdr>
            <w:top w:val="none" w:sz="0" w:space="0" w:color="auto"/>
            <w:left w:val="none" w:sz="0" w:space="0" w:color="auto"/>
            <w:bottom w:val="none" w:sz="0" w:space="0" w:color="auto"/>
            <w:right w:val="none" w:sz="0" w:space="0" w:color="auto"/>
          </w:divBdr>
        </w:div>
        <w:div w:id="640428225">
          <w:marLeft w:val="640"/>
          <w:marRight w:val="0"/>
          <w:marTop w:val="0"/>
          <w:marBottom w:val="0"/>
          <w:divBdr>
            <w:top w:val="none" w:sz="0" w:space="0" w:color="auto"/>
            <w:left w:val="none" w:sz="0" w:space="0" w:color="auto"/>
            <w:bottom w:val="none" w:sz="0" w:space="0" w:color="auto"/>
            <w:right w:val="none" w:sz="0" w:space="0" w:color="auto"/>
          </w:divBdr>
        </w:div>
        <w:div w:id="667564342">
          <w:marLeft w:val="640"/>
          <w:marRight w:val="0"/>
          <w:marTop w:val="0"/>
          <w:marBottom w:val="0"/>
          <w:divBdr>
            <w:top w:val="none" w:sz="0" w:space="0" w:color="auto"/>
            <w:left w:val="none" w:sz="0" w:space="0" w:color="auto"/>
            <w:bottom w:val="none" w:sz="0" w:space="0" w:color="auto"/>
            <w:right w:val="none" w:sz="0" w:space="0" w:color="auto"/>
          </w:divBdr>
        </w:div>
        <w:div w:id="695890104">
          <w:marLeft w:val="640"/>
          <w:marRight w:val="0"/>
          <w:marTop w:val="0"/>
          <w:marBottom w:val="0"/>
          <w:divBdr>
            <w:top w:val="none" w:sz="0" w:space="0" w:color="auto"/>
            <w:left w:val="none" w:sz="0" w:space="0" w:color="auto"/>
            <w:bottom w:val="none" w:sz="0" w:space="0" w:color="auto"/>
            <w:right w:val="none" w:sz="0" w:space="0" w:color="auto"/>
          </w:divBdr>
        </w:div>
        <w:div w:id="844981237">
          <w:marLeft w:val="640"/>
          <w:marRight w:val="0"/>
          <w:marTop w:val="0"/>
          <w:marBottom w:val="0"/>
          <w:divBdr>
            <w:top w:val="none" w:sz="0" w:space="0" w:color="auto"/>
            <w:left w:val="none" w:sz="0" w:space="0" w:color="auto"/>
            <w:bottom w:val="none" w:sz="0" w:space="0" w:color="auto"/>
            <w:right w:val="none" w:sz="0" w:space="0" w:color="auto"/>
          </w:divBdr>
        </w:div>
        <w:div w:id="1315256530">
          <w:marLeft w:val="640"/>
          <w:marRight w:val="0"/>
          <w:marTop w:val="0"/>
          <w:marBottom w:val="0"/>
          <w:divBdr>
            <w:top w:val="none" w:sz="0" w:space="0" w:color="auto"/>
            <w:left w:val="none" w:sz="0" w:space="0" w:color="auto"/>
            <w:bottom w:val="none" w:sz="0" w:space="0" w:color="auto"/>
            <w:right w:val="none" w:sz="0" w:space="0" w:color="auto"/>
          </w:divBdr>
        </w:div>
        <w:div w:id="1370448915">
          <w:marLeft w:val="640"/>
          <w:marRight w:val="0"/>
          <w:marTop w:val="0"/>
          <w:marBottom w:val="0"/>
          <w:divBdr>
            <w:top w:val="none" w:sz="0" w:space="0" w:color="auto"/>
            <w:left w:val="none" w:sz="0" w:space="0" w:color="auto"/>
            <w:bottom w:val="none" w:sz="0" w:space="0" w:color="auto"/>
            <w:right w:val="none" w:sz="0" w:space="0" w:color="auto"/>
          </w:divBdr>
        </w:div>
        <w:div w:id="1384869790">
          <w:marLeft w:val="640"/>
          <w:marRight w:val="0"/>
          <w:marTop w:val="0"/>
          <w:marBottom w:val="0"/>
          <w:divBdr>
            <w:top w:val="none" w:sz="0" w:space="0" w:color="auto"/>
            <w:left w:val="none" w:sz="0" w:space="0" w:color="auto"/>
            <w:bottom w:val="none" w:sz="0" w:space="0" w:color="auto"/>
            <w:right w:val="none" w:sz="0" w:space="0" w:color="auto"/>
          </w:divBdr>
        </w:div>
        <w:div w:id="1478839079">
          <w:marLeft w:val="640"/>
          <w:marRight w:val="0"/>
          <w:marTop w:val="0"/>
          <w:marBottom w:val="0"/>
          <w:divBdr>
            <w:top w:val="none" w:sz="0" w:space="0" w:color="auto"/>
            <w:left w:val="none" w:sz="0" w:space="0" w:color="auto"/>
            <w:bottom w:val="none" w:sz="0" w:space="0" w:color="auto"/>
            <w:right w:val="none" w:sz="0" w:space="0" w:color="auto"/>
          </w:divBdr>
        </w:div>
        <w:div w:id="1730155858">
          <w:marLeft w:val="640"/>
          <w:marRight w:val="0"/>
          <w:marTop w:val="0"/>
          <w:marBottom w:val="0"/>
          <w:divBdr>
            <w:top w:val="none" w:sz="0" w:space="0" w:color="auto"/>
            <w:left w:val="none" w:sz="0" w:space="0" w:color="auto"/>
            <w:bottom w:val="none" w:sz="0" w:space="0" w:color="auto"/>
            <w:right w:val="none" w:sz="0" w:space="0" w:color="auto"/>
          </w:divBdr>
        </w:div>
        <w:div w:id="1746295042">
          <w:marLeft w:val="640"/>
          <w:marRight w:val="0"/>
          <w:marTop w:val="0"/>
          <w:marBottom w:val="0"/>
          <w:divBdr>
            <w:top w:val="none" w:sz="0" w:space="0" w:color="auto"/>
            <w:left w:val="none" w:sz="0" w:space="0" w:color="auto"/>
            <w:bottom w:val="none" w:sz="0" w:space="0" w:color="auto"/>
            <w:right w:val="none" w:sz="0" w:space="0" w:color="auto"/>
          </w:divBdr>
        </w:div>
        <w:div w:id="1785535829">
          <w:marLeft w:val="640"/>
          <w:marRight w:val="0"/>
          <w:marTop w:val="0"/>
          <w:marBottom w:val="0"/>
          <w:divBdr>
            <w:top w:val="none" w:sz="0" w:space="0" w:color="auto"/>
            <w:left w:val="none" w:sz="0" w:space="0" w:color="auto"/>
            <w:bottom w:val="none" w:sz="0" w:space="0" w:color="auto"/>
            <w:right w:val="none" w:sz="0" w:space="0" w:color="auto"/>
          </w:divBdr>
        </w:div>
        <w:div w:id="1909195024">
          <w:marLeft w:val="640"/>
          <w:marRight w:val="0"/>
          <w:marTop w:val="0"/>
          <w:marBottom w:val="0"/>
          <w:divBdr>
            <w:top w:val="none" w:sz="0" w:space="0" w:color="auto"/>
            <w:left w:val="none" w:sz="0" w:space="0" w:color="auto"/>
            <w:bottom w:val="none" w:sz="0" w:space="0" w:color="auto"/>
            <w:right w:val="none" w:sz="0" w:space="0" w:color="auto"/>
          </w:divBdr>
        </w:div>
        <w:div w:id="2027173736">
          <w:marLeft w:val="640"/>
          <w:marRight w:val="0"/>
          <w:marTop w:val="0"/>
          <w:marBottom w:val="0"/>
          <w:divBdr>
            <w:top w:val="none" w:sz="0" w:space="0" w:color="auto"/>
            <w:left w:val="none" w:sz="0" w:space="0" w:color="auto"/>
            <w:bottom w:val="none" w:sz="0" w:space="0" w:color="auto"/>
            <w:right w:val="none" w:sz="0" w:space="0" w:color="auto"/>
          </w:divBdr>
        </w:div>
        <w:div w:id="2029677480">
          <w:marLeft w:val="640"/>
          <w:marRight w:val="0"/>
          <w:marTop w:val="0"/>
          <w:marBottom w:val="0"/>
          <w:divBdr>
            <w:top w:val="none" w:sz="0" w:space="0" w:color="auto"/>
            <w:left w:val="none" w:sz="0" w:space="0" w:color="auto"/>
            <w:bottom w:val="none" w:sz="0" w:space="0" w:color="auto"/>
            <w:right w:val="none" w:sz="0" w:space="0" w:color="auto"/>
          </w:divBdr>
        </w:div>
        <w:div w:id="2116056068">
          <w:marLeft w:val="640"/>
          <w:marRight w:val="0"/>
          <w:marTop w:val="0"/>
          <w:marBottom w:val="0"/>
          <w:divBdr>
            <w:top w:val="none" w:sz="0" w:space="0" w:color="auto"/>
            <w:left w:val="none" w:sz="0" w:space="0" w:color="auto"/>
            <w:bottom w:val="none" w:sz="0" w:space="0" w:color="auto"/>
            <w:right w:val="none" w:sz="0" w:space="0" w:color="auto"/>
          </w:divBdr>
        </w:div>
      </w:divsChild>
    </w:div>
    <w:div w:id="1964461861">
      <w:bodyDiv w:val="1"/>
      <w:marLeft w:val="0"/>
      <w:marRight w:val="0"/>
      <w:marTop w:val="0"/>
      <w:marBottom w:val="0"/>
      <w:divBdr>
        <w:top w:val="none" w:sz="0" w:space="0" w:color="auto"/>
        <w:left w:val="none" w:sz="0" w:space="0" w:color="auto"/>
        <w:bottom w:val="none" w:sz="0" w:space="0" w:color="auto"/>
        <w:right w:val="none" w:sz="0" w:space="0" w:color="auto"/>
      </w:divBdr>
      <w:divsChild>
        <w:div w:id="909653479">
          <w:marLeft w:val="0"/>
          <w:marRight w:val="0"/>
          <w:marTop w:val="120"/>
          <w:marBottom w:val="120"/>
          <w:divBdr>
            <w:top w:val="none" w:sz="0" w:space="0" w:color="auto"/>
            <w:left w:val="none" w:sz="0" w:space="0" w:color="auto"/>
            <w:bottom w:val="none" w:sz="0" w:space="0" w:color="auto"/>
            <w:right w:val="none" w:sz="0" w:space="0" w:color="auto"/>
          </w:divBdr>
        </w:div>
      </w:divsChild>
    </w:div>
    <w:div w:id="1966689544">
      <w:marLeft w:val="640"/>
      <w:marRight w:val="0"/>
      <w:marTop w:val="0"/>
      <w:marBottom w:val="0"/>
      <w:divBdr>
        <w:top w:val="none" w:sz="0" w:space="0" w:color="auto"/>
        <w:left w:val="none" w:sz="0" w:space="0" w:color="auto"/>
        <w:bottom w:val="none" w:sz="0" w:space="0" w:color="auto"/>
        <w:right w:val="none" w:sz="0" w:space="0" w:color="auto"/>
      </w:divBdr>
    </w:div>
    <w:div w:id="1967002825">
      <w:marLeft w:val="0"/>
      <w:marRight w:val="150"/>
      <w:marTop w:val="0"/>
      <w:marBottom w:val="0"/>
      <w:divBdr>
        <w:top w:val="none" w:sz="0" w:space="0" w:color="auto"/>
        <w:left w:val="none" w:sz="0" w:space="0" w:color="auto"/>
        <w:bottom w:val="none" w:sz="0" w:space="0" w:color="auto"/>
        <w:right w:val="none" w:sz="0" w:space="0" w:color="auto"/>
      </w:divBdr>
      <w:divsChild>
        <w:div w:id="267473889">
          <w:marLeft w:val="0"/>
          <w:marRight w:val="150"/>
          <w:marTop w:val="0"/>
          <w:marBottom w:val="0"/>
          <w:divBdr>
            <w:top w:val="none" w:sz="0" w:space="0" w:color="auto"/>
            <w:left w:val="none" w:sz="0" w:space="0" w:color="auto"/>
            <w:bottom w:val="none" w:sz="0" w:space="0" w:color="auto"/>
            <w:right w:val="none" w:sz="0" w:space="0" w:color="auto"/>
          </w:divBdr>
        </w:div>
      </w:divsChild>
    </w:div>
    <w:div w:id="1970474642">
      <w:marLeft w:val="640"/>
      <w:marRight w:val="0"/>
      <w:marTop w:val="0"/>
      <w:marBottom w:val="0"/>
      <w:divBdr>
        <w:top w:val="none" w:sz="0" w:space="0" w:color="auto"/>
        <w:left w:val="none" w:sz="0" w:space="0" w:color="auto"/>
        <w:bottom w:val="none" w:sz="0" w:space="0" w:color="auto"/>
        <w:right w:val="none" w:sz="0" w:space="0" w:color="auto"/>
      </w:divBdr>
    </w:div>
    <w:div w:id="1970545331">
      <w:marLeft w:val="640"/>
      <w:marRight w:val="0"/>
      <w:marTop w:val="0"/>
      <w:marBottom w:val="0"/>
      <w:divBdr>
        <w:top w:val="none" w:sz="0" w:space="0" w:color="auto"/>
        <w:left w:val="none" w:sz="0" w:space="0" w:color="auto"/>
        <w:bottom w:val="none" w:sz="0" w:space="0" w:color="auto"/>
        <w:right w:val="none" w:sz="0" w:space="0" w:color="auto"/>
      </w:divBdr>
    </w:div>
    <w:div w:id="1970739691">
      <w:marLeft w:val="0"/>
      <w:marRight w:val="150"/>
      <w:marTop w:val="0"/>
      <w:marBottom w:val="0"/>
      <w:divBdr>
        <w:top w:val="none" w:sz="0" w:space="0" w:color="auto"/>
        <w:left w:val="none" w:sz="0" w:space="0" w:color="auto"/>
        <w:bottom w:val="none" w:sz="0" w:space="0" w:color="auto"/>
        <w:right w:val="none" w:sz="0" w:space="0" w:color="auto"/>
      </w:divBdr>
      <w:divsChild>
        <w:div w:id="1812938522">
          <w:marLeft w:val="0"/>
          <w:marRight w:val="150"/>
          <w:marTop w:val="0"/>
          <w:marBottom w:val="0"/>
          <w:divBdr>
            <w:top w:val="none" w:sz="0" w:space="0" w:color="auto"/>
            <w:left w:val="none" w:sz="0" w:space="0" w:color="auto"/>
            <w:bottom w:val="none" w:sz="0" w:space="0" w:color="auto"/>
            <w:right w:val="none" w:sz="0" w:space="0" w:color="auto"/>
          </w:divBdr>
        </w:div>
      </w:divsChild>
    </w:div>
    <w:div w:id="1971978433">
      <w:bodyDiv w:val="1"/>
      <w:marLeft w:val="0"/>
      <w:marRight w:val="0"/>
      <w:marTop w:val="0"/>
      <w:marBottom w:val="0"/>
      <w:divBdr>
        <w:top w:val="none" w:sz="0" w:space="0" w:color="auto"/>
        <w:left w:val="none" w:sz="0" w:space="0" w:color="auto"/>
        <w:bottom w:val="none" w:sz="0" w:space="0" w:color="auto"/>
        <w:right w:val="none" w:sz="0" w:space="0" w:color="auto"/>
      </w:divBdr>
    </w:div>
    <w:div w:id="1972906174">
      <w:marLeft w:val="0"/>
      <w:marRight w:val="0"/>
      <w:marTop w:val="0"/>
      <w:marBottom w:val="0"/>
      <w:divBdr>
        <w:top w:val="none" w:sz="0" w:space="0" w:color="auto"/>
        <w:left w:val="none" w:sz="0" w:space="0" w:color="auto"/>
        <w:bottom w:val="none" w:sz="0" w:space="0" w:color="auto"/>
        <w:right w:val="none" w:sz="0" w:space="0" w:color="auto"/>
      </w:divBdr>
    </w:div>
    <w:div w:id="1973053043">
      <w:marLeft w:val="0"/>
      <w:marRight w:val="0"/>
      <w:marTop w:val="0"/>
      <w:marBottom w:val="0"/>
      <w:divBdr>
        <w:top w:val="none" w:sz="0" w:space="0" w:color="auto"/>
        <w:left w:val="none" w:sz="0" w:space="0" w:color="auto"/>
        <w:bottom w:val="none" w:sz="0" w:space="0" w:color="auto"/>
        <w:right w:val="none" w:sz="0" w:space="0" w:color="auto"/>
      </w:divBdr>
    </w:div>
    <w:div w:id="1973289803">
      <w:marLeft w:val="0"/>
      <w:marRight w:val="0"/>
      <w:marTop w:val="0"/>
      <w:marBottom w:val="0"/>
      <w:divBdr>
        <w:top w:val="none" w:sz="0" w:space="0" w:color="auto"/>
        <w:left w:val="none" w:sz="0" w:space="0" w:color="auto"/>
        <w:bottom w:val="none" w:sz="0" w:space="0" w:color="auto"/>
        <w:right w:val="none" w:sz="0" w:space="0" w:color="auto"/>
      </w:divBdr>
    </w:div>
    <w:div w:id="1973293647">
      <w:marLeft w:val="0"/>
      <w:marRight w:val="0"/>
      <w:marTop w:val="0"/>
      <w:marBottom w:val="0"/>
      <w:divBdr>
        <w:top w:val="none" w:sz="0" w:space="0" w:color="auto"/>
        <w:left w:val="none" w:sz="0" w:space="0" w:color="auto"/>
        <w:bottom w:val="none" w:sz="0" w:space="0" w:color="auto"/>
        <w:right w:val="none" w:sz="0" w:space="0" w:color="auto"/>
      </w:divBdr>
    </w:div>
    <w:div w:id="1974410626">
      <w:marLeft w:val="640"/>
      <w:marRight w:val="0"/>
      <w:marTop w:val="0"/>
      <w:marBottom w:val="0"/>
      <w:divBdr>
        <w:top w:val="none" w:sz="0" w:space="0" w:color="auto"/>
        <w:left w:val="none" w:sz="0" w:space="0" w:color="auto"/>
        <w:bottom w:val="none" w:sz="0" w:space="0" w:color="auto"/>
        <w:right w:val="none" w:sz="0" w:space="0" w:color="auto"/>
      </w:divBdr>
    </w:div>
    <w:div w:id="1975868944">
      <w:marLeft w:val="640"/>
      <w:marRight w:val="0"/>
      <w:marTop w:val="0"/>
      <w:marBottom w:val="0"/>
      <w:divBdr>
        <w:top w:val="none" w:sz="0" w:space="0" w:color="auto"/>
        <w:left w:val="none" w:sz="0" w:space="0" w:color="auto"/>
        <w:bottom w:val="none" w:sz="0" w:space="0" w:color="auto"/>
        <w:right w:val="none" w:sz="0" w:space="0" w:color="auto"/>
      </w:divBdr>
    </w:div>
    <w:div w:id="1976373398">
      <w:marLeft w:val="0"/>
      <w:marRight w:val="0"/>
      <w:marTop w:val="0"/>
      <w:marBottom w:val="0"/>
      <w:divBdr>
        <w:top w:val="none" w:sz="0" w:space="0" w:color="auto"/>
        <w:left w:val="none" w:sz="0" w:space="0" w:color="auto"/>
        <w:bottom w:val="none" w:sz="0" w:space="0" w:color="auto"/>
        <w:right w:val="none" w:sz="0" w:space="0" w:color="auto"/>
      </w:divBdr>
    </w:div>
    <w:div w:id="1976444607">
      <w:marLeft w:val="0"/>
      <w:marRight w:val="0"/>
      <w:marTop w:val="0"/>
      <w:marBottom w:val="0"/>
      <w:divBdr>
        <w:top w:val="none" w:sz="0" w:space="0" w:color="auto"/>
        <w:left w:val="none" w:sz="0" w:space="0" w:color="auto"/>
        <w:bottom w:val="none" w:sz="0" w:space="0" w:color="auto"/>
        <w:right w:val="none" w:sz="0" w:space="0" w:color="auto"/>
      </w:divBdr>
    </w:div>
    <w:div w:id="1976984814">
      <w:marLeft w:val="640"/>
      <w:marRight w:val="0"/>
      <w:marTop w:val="0"/>
      <w:marBottom w:val="0"/>
      <w:divBdr>
        <w:top w:val="none" w:sz="0" w:space="0" w:color="auto"/>
        <w:left w:val="none" w:sz="0" w:space="0" w:color="auto"/>
        <w:bottom w:val="none" w:sz="0" w:space="0" w:color="auto"/>
        <w:right w:val="none" w:sz="0" w:space="0" w:color="auto"/>
      </w:divBdr>
    </w:div>
    <w:div w:id="1977486239">
      <w:marLeft w:val="0"/>
      <w:marRight w:val="0"/>
      <w:marTop w:val="0"/>
      <w:marBottom w:val="0"/>
      <w:divBdr>
        <w:top w:val="none" w:sz="0" w:space="0" w:color="auto"/>
        <w:left w:val="none" w:sz="0" w:space="0" w:color="auto"/>
        <w:bottom w:val="none" w:sz="0" w:space="0" w:color="auto"/>
        <w:right w:val="none" w:sz="0" w:space="0" w:color="auto"/>
      </w:divBdr>
    </w:div>
    <w:div w:id="1982541571">
      <w:marLeft w:val="0"/>
      <w:marRight w:val="0"/>
      <w:marTop w:val="0"/>
      <w:marBottom w:val="0"/>
      <w:divBdr>
        <w:top w:val="none" w:sz="0" w:space="0" w:color="auto"/>
        <w:left w:val="none" w:sz="0" w:space="0" w:color="auto"/>
        <w:bottom w:val="none" w:sz="0" w:space="0" w:color="auto"/>
        <w:right w:val="none" w:sz="0" w:space="0" w:color="auto"/>
      </w:divBdr>
    </w:div>
    <w:div w:id="1982923672">
      <w:marLeft w:val="0"/>
      <w:marRight w:val="150"/>
      <w:marTop w:val="0"/>
      <w:marBottom w:val="0"/>
      <w:divBdr>
        <w:top w:val="none" w:sz="0" w:space="0" w:color="auto"/>
        <w:left w:val="none" w:sz="0" w:space="0" w:color="auto"/>
        <w:bottom w:val="none" w:sz="0" w:space="0" w:color="auto"/>
        <w:right w:val="none" w:sz="0" w:space="0" w:color="auto"/>
      </w:divBdr>
      <w:divsChild>
        <w:div w:id="436213948">
          <w:marLeft w:val="0"/>
          <w:marRight w:val="150"/>
          <w:marTop w:val="0"/>
          <w:marBottom w:val="0"/>
          <w:divBdr>
            <w:top w:val="none" w:sz="0" w:space="0" w:color="auto"/>
            <w:left w:val="none" w:sz="0" w:space="0" w:color="auto"/>
            <w:bottom w:val="none" w:sz="0" w:space="0" w:color="auto"/>
            <w:right w:val="none" w:sz="0" w:space="0" w:color="auto"/>
          </w:divBdr>
        </w:div>
      </w:divsChild>
    </w:div>
    <w:div w:id="1983075620">
      <w:marLeft w:val="0"/>
      <w:marRight w:val="0"/>
      <w:marTop w:val="0"/>
      <w:marBottom w:val="0"/>
      <w:divBdr>
        <w:top w:val="none" w:sz="0" w:space="0" w:color="auto"/>
        <w:left w:val="none" w:sz="0" w:space="0" w:color="auto"/>
        <w:bottom w:val="none" w:sz="0" w:space="0" w:color="auto"/>
        <w:right w:val="none" w:sz="0" w:space="0" w:color="auto"/>
      </w:divBdr>
    </w:div>
    <w:div w:id="1983608947">
      <w:marLeft w:val="0"/>
      <w:marRight w:val="150"/>
      <w:marTop w:val="0"/>
      <w:marBottom w:val="0"/>
      <w:divBdr>
        <w:top w:val="none" w:sz="0" w:space="0" w:color="auto"/>
        <w:left w:val="none" w:sz="0" w:space="0" w:color="auto"/>
        <w:bottom w:val="none" w:sz="0" w:space="0" w:color="auto"/>
        <w:right w:val="none" w:sz="0" w:space="0" w:color="auto"/>
      </w:divBdr>
      <w:divsChild>
        <w:div w:id="1185367405">
          <w:marLeft w:val="0"/>
          <w:marRight w:val="150"/>
          <w:marTop w:val="0"/>
          <w:marBottom w:val="0"/>
          <w:divBdr>
            <w:top w:val="none" w:sz="0" w:space="0" w:color="auto"/>
            <w:left w:val="none" w:sz="0" w:space="0" w:color="auto"/>
            <w:bottom w:val="none" w:sz="0" w:space="0" w:color="auto"/>
            <w:right w:val="none" w:sz="0" w:space="0" w:color="auto"/>
          </w:divBdr>
        </w:div>
      </w:divsChild>
    </w:div>
    <w:div w:id="1983651853">
      <w:marLeft w:val="640"/>
      <w:marRight w:val="0"/>
      <w:marTop w:val="0"/>
      <w:marBottom w:val="0"/>
      <w:divBdr>
        <w:top w:val="none" w:sz="0" w:space="0" w:color="auto"/>
        <w:left w:val="none" w:sz="0" w:space="0" w:color="auto"/>
        <w:bottom w:val="none" w:sz="0" w:space="0" w:color="auto"/>
        <w:right w:val="none" w:sz="0" w:space="0" w:color="auto"/>
      </w:divBdr>
    </w:div>
    <w:div w:id="1984000137">
      <w:marLeft w:val="0"/>
      <w:marRight w:val="0"/>
      <w:marTop w:val="0"/>
      <w:marBottom w:val="0"/>
      <w:divBdr>
        <w:top w:val="none" w:sz="0" w:space="0" w:color="auto"/>
        <w:left w:val="none" w:sz="0" w:space="0" w:color="auto"/>
        <w:bottom w:val="none" w:sz="0" w:space="0" w:color="auto"/>
        <w:right w:val="none" w:sz="0" w:space="0" w:color="auto"/>
      </w:divBdr>
    </w:div>
    <w:div w:id="1985038711">
      <w:marLeft w:val="0"/>
      <w:marRight w:val="0"/>
      <w:marTop w:val="0"/>
      <w:marBottom w:val="0"/>
      <w:divBdr>
        <w:top w:val="none" w:sz="0" w:space="0" w:color="auto"/>
        <w:left w:val="none" w:sz="0" w:space="0" w:color="auto"/>
        <w:bottom w:val="none" w:sz="0" w:space="0" w:color="auto"/>
        <w:right w:val="none" w:sz="0" w:space="0" w:color="auto"/>
      </w:divBdr>
    </w:div>
    <w:div w:id="1985500218">
      <w:marLeft w:val="0"/>
      <w:marRight w:val="0"/>
      <w:marTop w:val="0"/>
      <w:marBottom w:val="0"/>
      <w:divBdr>
        <w:top w:val="none" w:sz="0" w:space="0" w:color="auto"/>
        <w:left w:val="none" w:sz="0" w:space="0" w:color="auto"/>
        <w:bottom w:val="none" w:sz="0" w:space="0" w:color="auto"/>
        <w:right w:val="none" w:sz="0" w:space="0" w:color="auto"/>
      </w:divBdr>
    </w:div>
    <w:div w:id="1985965606">
      <w:marLeft w:val="0"/>
      <w:marRight w:val="0"/>
      <w:marTop w:val="0"/>
      <w:marBottom w:val="0"/>
      <w:divBdr>
        <w:top w:val="none" w:sz="0" w:space="0" w:color="auto"/>
        <w:left w:val="none" w:sz="0" w:space="0" w:color="auto"/>
        <w:bottom w:val="none" w:sz="0" w:space="0" w:color="auto"/>
        <w:right w:val="none" w:sz="0" w:space="0" w:color="auto"/>
      </w:divBdr>
    </w:div>
    <w:div w:id="1986084802">
      <w:marLeft w:val="0"/>
      <w:marRight w:val="0"/>
      <w:marTop w:val="0"/>
      <w:marBottom w:val="0"/>
      <w:divBdr>
        <w:top w:val="none" w:sz="0" w:space="0" w:color="auto"/>
        <w:left w:val="none" w:sz="0" w:space="0" w:color="auto"/>
        <w:bottom w:val="none" w:sz="0" w:space="0" w:color="auto"/>
        <w:right w:val="none" w:sz="0" w:space="0" w:color="auto"/>
      </w:divBdr>
    </w:div>
    <w:div w:id="1986546613">
      <w:marLeft w:val="0"/>
      <w:marRight w:val="0"/>
      <w:marTop w:val="0"/>
      <w:marBottom w:val="0"/>
      <w:divBdr>
        <w:top w:val="none" w:sz="0" w:space="0" w:color="auto"/>
        <w:left w:val="none" w:sz="0" w:space="0" w:color="auto"/>
        <w:bottom w:val="none" w:sz="0" w:space="0" w:color="auto"/>
        <w:right w:val="none" w:sz="0" w:space="0" w:color="auto"/>
      </w:divBdr>
    </w:div>
    <w:div w:id="1988053737">
      <w:bodyDiv w:val="1"/>
      <w:marLeft w:val="0"/>
      <w:marRight w:val="0"/>
      <w:marTop w:val="0"/>
      <w:marBottom w:val="0"/>
      <w:divBdr>
        <w:top w:val="none" w:sz="0" w:space="0" w:color="auto"/>
        <w:left w:val="none" w:sz="0" w:space="0" w:color="auto"/>
        <w:bottom w:val="none" w:sz="0" w:space="0" w:color="auto"/>
        <w:right w:val="none" w:sz="0" w:space="0" w:color="auto"/>
      </w:divBdr>
    </w:div>
    <w:div w:id="1988776435">
      <w:marLeft w:val="640"/>
      <w:marRight w:val="0"/>
      <w:marTop w:val="0"/>
      <w:marBottom w:val="0"/>
      <w:divBdr>
        <w:top w:val="none" w:sz="0" w:space="0" w:color="auto"/>
        <w:left w:val="none" w:sz="0" w:space="0" w:color="auto"/>
        <w:bottom w:val="none" w:sz="0" w:space="0" w:color="auto"/>
        <w:right w:val="none" w:sz="0" w:space="0" w:color="auto"/>
      </w:divBdr>
    </w:div>
    <w:div w:id="1988892715">
      <w:marLeft w:val="0"/>
      <w:marRight w:val="0"/>
      <w:marTop w:val="0"/>
      <w:marBottom w:val="0"/>
      <w:divBdr>
        <w:top w:val="none" w:sz="0" w:space="0" w:color="auto"/>
        <w:left w:val="none" w:sz="0" w:space="0" w:color="auto"/>
        <w:bottom w:val="none" w:sz="0" w:space="0" w:color="auto"/>
        <w:right w:val="none" w:sz="0" w:space="0" w:color="auto"/>
      </w:divBdr>
    </w:div>
    <w:div w:id="1991056225">
      <w:marLeft w:val="640"/>
      <w:marRight w:val="0"/>
      <w:marTop w:val="0"/>
      <w:marBottom w:val="0"/>
      <w:divBdr>
        <w:top w:val="none" w:sz="0" w:space="0" w:color="auto"/>
        <w:left w:val="none" w:sz="0" w:space="0" w:color="auto"/>
        <w:bottom w:val="none" w:sz="0" w:space="0" w:color="auto"/>
        <w:right w:val="none" w:sz="0" w:space="0" w:color="auto"/>
      </w:divBdr>
    </w:div>
    <w:div w:id="1991058602">
      <w:marLeft w:val="0"/>
      <w:marRight w:val="0"/>
      <w:marTop w:val="0"/>
      <w:marBottom w:val="0"/>
      <w:divBdr>
        <w:top w:val="none" w:sz="0" w:space="0" w:color="auto"/>
        <w:left w:val="none" w:sz="0" w:space="0" w:color="auto"/>
        <w:bottom w:val="none" w:sz="0" w:space="0" w:color="auto"/>
        <w:right w:val="none" w:sz="0" w:space="0" w:color="auto"/>
      </w:divBdr>
    </w:div>
    <w:div w:id="1991249996">
      <w:marLeft w:val="0"/>
      <w:marRight w:val="0"/>
      <w:marTop w:val="0"/>
      <w:marBottom w:val="0"/>
      <w:divBdr>
        <w:top w:val="none" w:sz="0" w:space="0" w:color="auto"/>
        <w:left w:val="none" w:sz="0" w:space="0" w:color="auto"/>
        <w:bottom w:val="none" w:sz="0" w:space="0" w:color="auto"/>
        <w:right w:val="none" w:sz="0" w:space="0" w:color="auto"/>
      </w:divBdr>
    </w:div>
    <w:div w:id="1991321603">
      <w:bodyDiv w:val="1"/>
      <w:marLeft w:val="0"/>
      <w:marRight w:val="0"/>
      <w:marTop w:val="0"/>
      <w:marBottom w:val="0"/>
      <w:divBdr>
        <w:top w:val="none" w:sz="0" w:space="0" w:color="auto"/>
        <w:left w:val="none" w:sz="0" w:space="0" w:color="auto"/>
        <w:bottom w:val="none" w:sz="0" w:space="0" w:color="auto"/>
        <w:right w:val="none" w:sz="0" w:space="0" w:color="auto"/>
      </w:divBdr>
    </w:div>
    <w:div w:id="1991397827">
      <w:bodyDiv w:val="1"/>
      <w:marLeft w:val="0"/>
      <w:marRight w:val="0"/>
      <w:marTop w:val="0"/>
      <w:marBottom w:val="0"/>
      <w:divBdr>
        <w:top w:val="none" w:sz="0" w:space="0" w:color="auto"/>
        <w:left w:val="none" w:sz="0" w:space="0" w:color="auto"/>
        <w:bottom w:val="none" w:sz="0" w:space="0" w:color="auto"/>
        <w:right w:val="none" w:sz="0" w:space="0" w:color="auto"/>
      </w:divBdr>
      <w:divsChild>
        <w:div w:id="479660587">
          <w:marLeft w:val="640"/>
          <w:marRight w:val="0"/>
          <w:marTop w:val="0"/>
          <w:marBottom w:val="0"/>
          <w:divBdr>
            <w:top w:val="none" w:sz="0" w:space="0" w:color="auto"/>
            <w:left w:val="none" w:sz="0" w:space="0" w:color="auto"/>
            <w:bottom w:val="none" w:sz="0" w:space="0" w:color="auto"/>
            <w:right w:val="none" w:sz="0" w:space="0" w:color="auto"/>
          </w:divBdr>
        </w:div>
        <w:div w:id="906308355">
          <w:marLeft w:val="640"/>
          <w:marRight w:val="0"/>
          <w:marTop w:val="0"/>
          <w:marBottom w:val="0"/>
          <w:divBdr>
            <w:top w:val="none" w:sz="0" w:space="0" w:color="auto"/>
            <w:left w:val="none" w:sz="0" w:space="0" w:color="auto"/>
            <w:bottom w:val="none" w:sz="0" w:space="0" w:color="auto"/>
            <w:right w:val="none" w:sz="0" w:space="0" w:color="auto"/>
          </w:divBdr>
        </w:div>
        <w:div w:id="1366561125">
          <w:marLeft w:val="640"/>
          <w:marRight w:val="0"/>
          <w:marTop w:val="0"/>
          <w:marBottom w:val="0"/>
          <w:divBdr>
            <w:top w:val="none" w:sz="0" w:space="0" w:color="auto"/>
            <w:left w:val="none" w:sz="0" w:space="0" w:color="auto"/>
            <w:bottom w:val="none" w:sz="0" w:space="0" w:color="auto"/>
            <w:right w:val="none" w:sz="0" w:space="0" w:color="auto"/>
          </w:divBdr>
        </w:div>
        <w:div w:id="1489438842">
          <w:marLeft w:val="640"/>
          <w:marRight w:val="0"/>
          <w:marTop w:val="0"/>
          <w:marBottom w:val="0"/>
          <w:divBdr>
            <w:top w:val="none" w:sz="0" w:space="0" w:color="auto"/>
            <w:left w:val="none" w:sz="0" w:space="0" w:color="auto"/>
            <w:bottom w:val="none" w:sz="0" w:space="0" w:color="auto"/>
            <w:right w:val="none" w:sz="0" w:space="0" w:color="auto"/>
          </w:divBdr>
        </w:div>
        <w:div w:id="1713965398">
          <w:marLeft w:val="640"/>
          <w:marRight w:val="0"/>
          <w:marTop w:val="0"/>
          <w:marBottom w:val="0"/>
          <w:divBdr>
            <w:top w:val="none" w:sz="0" w:space="0" w:color="auto"/>
            <w:left w:val="none" w:sz="0" w:space="0" w:color="auto"/>
            <w:bottom w:val="none" w:sz="0" w:space="0" w:color="auto"/>
            <w:right w:val="none" w:sz="0" w:space="0" w:color="auto"/>
          </w:divBdr>
        </w:div>
        <w:div w:id="1920210727">
          <w:marLeft w:val="640"/>
          <w:marRight w:val="0"/>
          <w:marTop w:val="0"/>
          <w:marBottom w:val="0"/>
          <w:divBdr>
            <w:top w:val="none" w:sz="0" w:space="0" w:color="auto"/>
            <w:left w:val="none" w:sz="0" w:space="0" w:color="auto"/>
            <w:bottom w:val="none" w:sz="0" w:space="0" w:color="auto"/>
            <w:right w:val="none" w:sz="0" w:space="0" w:color="auto"/>
          </w:divBdr>
        </w:div>
        <w:div w:id="1926717534">
          <w:marLeft w:val="640"/>
          <w:marRight w:val="0"/>
          <w:marTop w:val="0"/>
          <w:marBottom w:val="0"/>
          <w:divBdr>
            <w:top w:val="none" w:sz="0" w:space="0" w:color="auto"/>
            <w:left w:val="none" w:sz="0" w:space="0" w:color="auto"/>
            <w:bottom w:val="none" w:sz="0" w:space="0" w:color="auto"/>
            <w:right w:val="none" w:sz="0" w:space="0" w:color="auto"/>
          </w:divBdr>
        </w:div>
        <w:div w:id="2121951927">
          <w:marLeft w:val="640"/>
          <w:marRight w:val="0"/>
          <w:marTop w:val="0"/>
          <w:marBottom w:val="0"/>
          <w:divBdr>
            <w:top w:val="none" w:sz="0" w:space="0" w:color="auto"/>
            <w:left w:val="none" w:sz="0" w:space="0" w:color="auto"/>
            <w:bottom w:val="none" w:sz="0" w:space="0" w:color="auto"/>
            <w:right w:val="none" w:sz="0" w:space="0" w:color="auto"/>
          </w:divBdr>
        </w:div>
      </w:divsChild>
    </w:div>
    <w:div w:id="1991716373">
      <w:marLeft w:val="640"/>
      <w:marRight w:val="0"/>
      <w:marTop w:val="0"/>
      <w:marBottom w:val="0"/>
      <w:divBdr>
        <w:top w:val="none" w:sz="0" w:space="0" w:color="auto"/>
        <w:left w:val="none" w:sz="0" w:space="0" w:color="auto"/>
        <w:bottom w:val="none" w:sz="0" w:space="0" w:color="auto"/>
        <w:right w:val="none" w:sz="0" w:space="0" w:color="auto"/>
      </w:divBdr>
    </w:div>
    <w:div w:id="1993213268">
      <w:marLeft w:val="640"/>
      <w:marRight w:val="0"/>
      <w:marTop w:val="0"/>
      <w:marBottom w:val="0"/>
      <w:divBdr>
        <w:top w:val="none" w:sz="0" w:space="0" w:color="auto"/>
        <w:left w:val="none" w:sz="0" w:space="0" w:color="auto"/>
        <w:bottom w:val="none" w:sz="0" w:space="0" w:color="auto"/>
        <w:right w:val="none" w:sz="0" w:space="0" w:color="auto"/>
      </w:divBdr>
    </w:div>
    <w:div w:id="1993482242">
      <w:marLeft w:val="640"/>
      <w:marRight w:val="0"/>
      <w:marTop w:val="0"/>
      <w:marBottom w:val="0"/>
      <w:divBdr>
        <w:top w:val="none" w:sz="0" w:space="0" w:color="auto"/>
        <w:left w:val="none" w:sz="0" w:space="0" w:color="auto"/>
        <w:bottom w:val="none" w:sz="0" w:space="0" w:color="auto"/>
        <w:right w:val="none" w:sz="0" w:space="0" w:color="auto"/>
      </w:divBdr>
    </w:div>
    <w:div w:id="1994019128">
      <w:marLeft w:val="0"/>
      <w:marRight w:val="0"/>
      <w:marTop w:val="0"/>
      <w:marBottom w:val="0"/>
      <w:divBdr>
        <w:top w:val="none" w:sz="0" w:space="0" w:color="auto"/>
        <w:left w:val="none" w:sz="0" w:space="0" w:color="auto"/>
        <w:bottom w:val="none" w:sz="0" w:space="0" w:color="auto"/>
        <w:right w:val="none" w:sz="0" w:space="0" w:color="auto"/>
      </w:divBdr>
    </w:div>
    <w:div w:id="1994093409">
      <w:marLeft w:val="0"/>
      <w:marRight w:val="0"/>
      <w:marTop w:val="0"/>
      <w:marBottom w:val="0"/>
      <w:divBdr>
        <w:top w:val="none" w:sz="0" w:space="0" w:color="auto"/>
        <w:left w:val="none" w:sz="0" w:space="0" w:color="auto"/>
        <w:bottom w:val="none" w:sz="0" w:space="0" w:color="auto"/>
        <w:right w:val="none" w:sz="0" w:space="0" w:color="auto"/>
      </w:divBdr>
    </w:div>
    <w:div w:id="1994337071">
      <w:marLeft w:val="640"/>
      <w:marRight w:val="0"/>
      <w:marTop w:val="0"/>
      <w:marBottom w:val="0"/>
      <w:divBdr>
        <w:top w:val="none" w:sz="0" w:space="0" w:color="auto"/>
        <w:left w:val="none" w:sz="0" w:space="0" w:color="auto"/>
        <w:bottom w:val="none" w:sz="0" w:space="0" w:color="auto"/>
        <w:right w:val="none" w:sz="0" w:space="0" w:color="auto"/>
      </w:divBdr>
    </w:div>
    <w:div w:id="1994942405">
      <w:marLeft w:val="640"/>
      <w:marRight w:val="0"/>
      <w:marTop w:val="0"/>
      <w:marBottom w:val="0"/>
      <w:divBdr>
        <w:top w:val="none" w:sz="0" w:space="0" w:color="auto"/>
        <w:left w:val="none" w:sz="0" w:space="0" w:color="auto"/>
        <w:bottom w:val="none" w:sz="0" w:space="0" w:color="auto"/>
        <w:right w:val="none" w:sz="0" w:space="0" w:color="auto"/>
      </w:divBdr>
    </w:div>
    <w:div w:id="1995530225">
      <w:marLeft w:val="0"/>
      <w:marRight w:val="0"/>
      <w:marTop w:val="0"/>
      <w:marBottom w:val="0"/>
      <w:divBdr>
        <w:top w:val="none" w:sz="0" w:space="0" w:color="auto"/>
        <w:left w:val="none" w:sz="0" w:space="0" w:color="auto"/>
        <w:bottom w:val="none" w:sz="0" w:space="0" w:color="auto"/>
        <w:right w:val="none" w:sz="0" w:space="0" w:color="auto"/>
      </w:divBdr>
    </w:div>
    <w:div w:id="1996059559">
      <w:marLeft w:val="0"/>
      <w:marRight w:val="0"/>
      <w:marTop w:val="0"/>
      <w:marBottom w:val="0"/>
      <w:divBdr>
        <w:top w:val="none" w:sz="0" w:space="0" w:color="auto"/>
        <w:left w:val="none" w:sz="0" w:space="0" w:color="auto"/>
        <w:bottom w:val="none" w:sz="0" w:space="0" w:color="auto"/>
        <w:right w:val="none" w:sz="0" w:space="0" w:color="auto"/>
      </w:divBdr>
    </w:div>
    <w:div w:id="1996713637">
      <w:marLeft w:val="0"/>
      <w:marRight w:val="0"/>
      <w:marTop w:val="0"/>
      <w:marBottom w:val="0"/>
      <w:divBdr>
        <w:top w:val="none" w:sz="0" w:space="0" w:color="auto"/>
        <w:left w:val="none" w:sz="0" w:space="0" w:color="auto"/>
        <w:bottom w:val="none" w:sz="0" w:space="0" w:color="auto"/>
        <w:right w:val="none" w:sz="0" w:space="0" w:color="auto"/>
      </w:divBdr>
    </w:div>
    <w:div w:id="1996910433">
      <w:marLeft w:val="0"/>
      <w:marRight w:val="150"/>
      <w:marTop w:val="0"/>
      <w:marBottom w:val="0"/>
      <w:divBdr>
        <w:top w:val="none" w:sz="0" w:space="0" w:color="auto"/>
        <w:left w:val="none" w:sz="0" w:space="0" w:color="auto"/>
        <w:bottom w:val="none" w:sz="0" w:space="0" w:color="auto"/>
        <w:right w:val="none" w:sz="0" w:space="0" w:color="auto"/>
      </w:divBdr>
      <w:divsChild>
        <w:div w:id="880171581">
          <w:marLeft w:val="0"/>
          <w:marRight w:val="150"/>
          <w:marTop w:val="0"/>
          <w:marBottom w:val="0"/>
          <w:divBdr>
            <w:top w:val="none" w:sz="0" w:space="0" w:color="auto"/>
            <w:left w:val="none" w:sz="0" w:space="0" w:color="auto"/>
            <w:bottom w:val="none" w:sz="0" w:space="0" w:color="auto"/>
            <w:right w:val="none" w:sz="0" w:space="0" w:color="auto"/>
          </w:divBdr>
        </w:div>
      </w:divsChild>
    </w:div>
    <w:div w:id="1998533574">
      <w:marLeft w:val="0"/>
      <w:marRight w:val="0"/>
      <w:marTop w:val="0"/>
      <w:marBottom w:val="0"/>
      <w:divBdr>
        <w:top w:val="none" w:sz="0" w:space="0" w:color="auto"/>
        <w:left w:val="none" w:sz="0" w:space="0" w:color="auto"/>
        <w:bottom w:val="none" w:sz="0" w:space="0" w:color="auto"/>
        <w:right w:val="none" w:sz="0" w:space="0" w:color="auto"/>
      </w:divBdr>
    </w:div>
    <w:div w:id="1999575959">
      <w:marLeft w:val="0"/>
      <w:marRight w:val="0"/>
      <w:marTop w:val="0"/>
      <w:marBottom w:val="0"/>
      <w:divBdr>
        <w:top w:val="none" w:sz="0" w:space="0" w:color="auto"/>
        <w:left w:val="none" w:sz="0" w:space="0" w:color="auto"/>
        <w:bottom w:val="none" w:sz="0" w:space="0" w:color="auto"/>
        <w:right w:val="none" w:sz="0" w:space="0" w:color="auto"/>
      </w:divBdr>
    </w:div>
    <w:div w:id="1999654434">
      <w:bodyDiv w:val="1"/>
      <w:marLeft w:val="0"/>
      <w:marRight w:val="0"/>
      <w:marTop w:val="0"/>
      <w:marBottom w:val="0"/>
      <w:divBdr>
        <w:top w:val="none" w:sz="0" w:space="0" w:color="auto"/>
        <w:left w:val="none" w:sz="0" w:space="0" w:color="auto"/>
        <w:bottom w:val="none" w:sz="0" w:space="0" w:color="auto"/>
        <w:right w:val="none" w:sz="0" w:space="0" w:color="auto"/>
      </w:divBdr>
    </w:div>
    <w:div w:id="2000424820">
      <w:bodyDiv w:val="1"/>
      <w:marLeft w:val="0"/>
      <w:marRight w:val="0"/>
      <w:marTop w:val="0"/>
      <w:marBottom w:val="0"/>
      <w:divBdr>
        <w:top w:val="none" w:sz="0" w:space="0" w:color="auto"/>
        <w:left w:val="none" w:sz="0" w:space="0" w:color="auto"/>
        <w:bottom w:val="none" w:sz="0" w:space="0" w:color="auto"/>
        <w:right w:val="none" w:sz="0" w:space="0" w:color="auto"/>
      </w:divBdr>
    </w:div>
    <w:div w:id="2001611534">
      <w:marLeft w:val="0"/>
      <w:marRight w:val="0"/>
      <w:marTop w:val="0"/>
      <w:marBottom w:val="0"/>
      <w:divBdr>
        <w:top w:val="none" w:sz="0" w:space="0" w:color="auto"/>
        <w:left w:val="none" w:sz="0" w:space="0" w:color="auto"/>
        <w:bottom w:val="none" w:sz="0" w:space="0" w:color="auto"/>
        <w:right w:val="none" w:sz="0" w:space="0" w:color="auto"/>
      </w:divBdr>
    </w:div>
    <w:div w:id="2001689806">
      <w:marLeft w:val="640"/>
      <w:marRight w:val="0"/>
      <w:marTop w:val="0"/>
      <w:marBottom w:val="0"/>
      <w:divBdr>
        <w:top w:val="none" w:sz="0" w:space="0" w:color="auto"/>
        <w:left w:val="none" w:sz="0" w:space="0" w:color="auto"/>
        <w:bottom w:val="none" w:sz="0" w:space="0" w:color="auto"/>
        <w:right w:val="none" w:sz="0" w:space="0" w:color="auto"/>
      </w:divBdr>
    </w:div>
    <w:div w:id="2001883979">
      <w:bodyDiv w:val="1"/>
      <w:marLeft w:val="0"/>
      <w:marRight w:val="0"/>
      <w:marTop w:val="0"/>
      <w:marBottom w:val="0"/>
      <w:divBdr>
        <w:top w:val="none" w:sz="0" w:space="0" w:color="auto"/>
        <w:left w:val="none" w:sz="0" w:space="0" w:color="auto"/>
        <w:bottom w:val="none" w:sz="0" w:space="0" w:color="auto"/>
        <w:right w:val="none" w:sz="0" w:space="0" w:color="auto"/>
      </w:divBdr>
      <w:divsChild>
        <w:div w:id="153647106">
          <w:marLeft w:val="640"/>
          <w:marRight w:val="0"/>
          <w:marTop w:val="0"/>
          <w:marBottom w:val="0"/>
          <w:divBdr>
            <w:top w:val="none" w:sz="0" w:space="0" w:color="auto"/>
            <w:left w:val="none" w:sz="0" w:space="0" w:color="auto"/>
            <w:bottom w:val="none" w:sz="0" w:space="0" w:color="auto"/>
            <w:right w:val="none" w:sz="0" w:space="0" w:color="auto"/>
          </w:divBdr>
        </w:div>
        <w:div w:id="182086897">
          <w:marLeft w:val="640"/>
          <w:marRight w:val="0"/>
          <w:marTop w:val="0"/>
          <w:marBottom w:val="0"/>
          <w:divBdr>
            <w:top w:val="none" w:sz="0" w:space="0" w:color="auto"/>
            <w:left w:val="none" w:sz="0" w:space="0" w:color="auto"/>
            <w:bottom w:val="none" w:sz="0" w:space="0" w:color="auto"/>
            <w:right w:val="none" w:sz="0" w:space="0" w:color="auto"/>
          </w:divBdr>
        </w:div>
        <w:div w:id="623730341">
          <w:marLeft w:val="640"/>
          <w:marRight w:val="0"/>
          <w:marTop w:val="0"/>
          <w:marBottom w:val="0"/>
          <w:divBdr>
            <w:top w:val="none" w:sz="0" w:space="0" w:color="auto"/>
            <w:left w:val="none" w:sz="0" w:space="0" w:color="auto"/>
            <w:bottom w:val="none" w:sz="0" w:space="0" w:color="auto"/>
            <w:right w:val="none" w:sz="0" w:space="0" w:color="auto"/>
          </w:divBdr>
        </w:div>
        <w:div w:id="1031805368">
          <w:marLeft w:val="640"/>
          <w:marRight w:val="0"/>
          <w:marTop w:val="0"/>
          <w:marBottom w:val="0"/>
          <w:divBdr>
            <w:top w:val="none" w:sz="0" w:space="0" w:color="auto"/>
            <w:left w:val="none" w:sz="0" w:space="0" w:color="auto"/>
            <w:bottom w:val="none" w:sz="0" w:space="0" w:color="auto"/>
            <w:right w:val="none" w:sz="0" w:space="0" w:color="auto"/>
          </w:divBdr>
        </w:div>
        <w:div w:id="1213276479">
          <w:marLeft w:val="640"/>
          <w:marRight w:val="0"/>
          <w:marTop w:val="0"/>
          <w:marBottom w:val="0"/>
          <w:divBdr>
            <w:top w:val="none" w:sz="0" w:space="0" w:color="auto"/>
            <w:left w:val="none" w:sz="0" w:space="0" w:color="auto"/>
            <w:bottom w:val="none" w:sz="0" w:space="0" w:color="auto"/>
            <w:right w:val="none" w:sz="0" w:space="0" w:color="auto"/>
          </w:divBdr>
        </w:div>
        <w:div w:id="1319269100">
          <w:marLeft w:val="640"/>
          <w:marRight w:val="0"/>
          <w:marTop w:val="0"/>
          <w:marBottom w:val="0"/>
          <w:divBdr>
            <w:top w:val="none" w:sz="0" w:space="0" w:color="auto"/>
            <w:left w:val="none" w:sz="0" w:space="0" w:color="auto"/>
            <w:bottom w:val="none" w:sz="0" w:space="0" w:color="auto"/>
            <w:right w:val="none" w:sz="0" w:space="0" w:color="auto"/>
          </w:divBdr>
        </w:div>
        <w:div w:id="1346666055">
          <w:marLeft w:val="640"/>
          <w:marRight w:val="0"/>
          <w:marTop w:val="0"/>
          <w:marBottom w:val="0"/>
          <w:divBdr>
            <w:top w:val="none" w:sz="0" w:space="0" w:color="auto"/>
            <w:left w:val="none" w:sz="0" w:space="0" w:color="auto"/>
            <w:bottom w:val="none" w:sz="0" w:space="0" w:color="auto"/>
            <w:right w:val="none" w:sz="0" w:space="0" w:color="auto"/>
          </w:divBdr>
        </w:div>
        <w:div w:id="1434939416">
          <w:marLeft w:val="640"/>
          <w:marRight w:val="0"/>
          <w:marTop w:val="0"/>
          <w:marBottom w:val="0"/>
          <w:divBdr>
            <w:top w:val="none" w:sz="0" w:space="0" w:color="auto"/>
            <w:left w:val="none" w:sz="0" w:space="0" w:color="auto"/>
            <w:bottom w:val="none" w:sz="0" w:space="0" w:color="auto"/>
            <w:right w:val="none" w:sz="0" w:space="0" w:color="auto"/>
          </w:divBdr>
        </w:div>
        <w:div w:id="1539388590">
          <w:marLeft w:val="640"/>
          <w:marRight w:val="0"/>
          <w:marTop w:val="0"/>
          <w:marBottom w:val="0"/>
          <w:divBdr>
            <w:top w:val="none" w:sz="0" w:space="0" w:color="auto"/>
            <w:left w:val="none" w:sz="0" w:space="0" w:color="auto"/>
            <w:bottom w:val="none" w:sz="0" w:space="0" w:color="auto"/>
            <w:right w:val="none" w:sz="0" w:space="0" w:color="auto"/>
          </w:divBdr>
        </w:div>
        <w:div w:id="1843007155">
          <w:marLeft w:val="640"/>
          <w:marRight w:val="0"/>
          <w:marTop w:val="0"/>
          <w:marBottom w:val="0"/>
          <w:divBdr>
            <w:top w:val="none" w:sz="0" w:space="0" w:color="auto"/>
            <w:left w:val="none" w:sz="0" w:space="0" w:color="auto"/>
            <w:bottom w:val="none" w:sz="0" w:space="0" w:color="auto"/>
            <w:right w:val="none" w:sz="0" w:space="0" w:color="auto"/>
          </w:divBdr>
        </w:div>
      </w:divsChild>
    </w:div>
    <w:div w:id="2003119156">
      <w:marLeft w:val="0"/>
      <w:marRight w:val="0"/>
      <w:marTop w:val="0"/>
      <w:marBottom w:val="0"/>
      <w:divBdr>
        <w:top w:val="none" w:sz="0" w:space="0" w:color="auto"/>
        <w:left w:val="none" w:sz="0" w:space="0" w:color="auto"/>
        <w:bottom w:val="none" w:sz="0" w:space="0" w:color="auto"/>
        <w:right w:val="none" w:sz="0" w:space="0" w:color="auto"/>
      </w:divBdr>
    </w:div>
    <w:div w:id="2003583796">
      <w:marLeft w:val="640"/>
      <w:marRight w:val="0"/>
      <w:marTop w:val="0"/>
      <w:marBottom w:val="0"/>
      <w:divBdr>
        <w:top w:val="none" w:sz="0" w:space="0" w:color="auto"/>
        <w:left w:val="none" w:sz="0" w:space="0" w:color="auto"/>
        <w:bottom w:val="none" w:sz="0" w:space="0" w:color="auto"/>
        <w:right w:val="none" w:sz="0" w:space="0" w:color="auto"/>
      </w:divBdr>
    </w:div>
    <w:div w:id="2005670257">
      <w:marLeft w:val="0"/>
      <w:marRight w:val="0"/>
      <w:marTop w:val="0"/>
      <w:marBottom w:val="0"/>
      <w:divBdr>
        <w:top w:val="none" w:sz="0" w:space="0" w:color="auto"/>
        <w:left w:val="none" w:sz="0" w:space="0" w:color="auto"/>
        <w:bottom w:val="none" w:sz="0" w:space="0" w:color="auto"/>
        <w:right w:val="none" w:sz="0" w:space="0" w:color="auto"/>
      </w:divBdr>
    </w:div>
    <w:div w:id="2006782066">
      <w:marLeft w:val="640"/>
      <w:marRight w:val="0"/>
      <w:marTop w:val="0"/>
      <w:marBottom w:val="0"/>
      <w:divBdr>
        <w:top w:val="none" w:sz="0" w:space="0" w:color="auto"/>
        <w:left w:val="none" w:sz="0" w:space="0" w:color="auto"/>
        <w:bottom w:val="none" w:sz="0" w:space="0" w:color="auto"/>
        <w:right w:val="none" w:sz="0" w:space="0" w:color="auto"/>
      </w:divBdr>
    </w:div>
    <w:div w:id="2008239474">
      <w:marLeft w:val="0"/>
      <w:marRight w:val="0"/>
      <w:marTop w:val="0"/>
      <w:marBottom w:val="0"/>
      <w:divBdr>
        <w:top w:val="none" w:sz="0" w:space="0" w:color="auto"/>
        <w:left w:val="none" w:sz="0" w:space="0" w:color="auto"/>
        <w:bottom w:val="none" w:sz="0" w:space="0" w:color="auto"/>
        <w:right w:val="none" w:sz="0" w:space="0" w:color="auto"/>
      </w:divBdr>
    </w:div>
    <w:div w:id="2008509316">
      <w:marLeft w:val="640"/>
      <w:marRight w:val="0"/>
      <w:marTop w:val="0"/>
      <w:marBottom w:val="0"/>
      <w:divBdr>
        <w:top w:val="none" w:sz="0" w:space="0" w:color="auto"/>
        <w:left w:val="none" w:sz="0" w:space="0" w:color="auto"/>
        <w:bottom w:val="none" w:sz="0" w:space="0" w:color="auto"/>
        <w:right w:val="none" w:sz="0" w:space="0" w:color="auto"/>
      </w:divBdr>
    </w:div>
    <w:div w:id="2009212337">
      <w:marLeft w:val="0"/>
      <w:marRight w:val="0"/>
      <w:marTop w:val="0"/>
      <w:marBottom w:val="0"/>
      <w:divBdr>
        <w:top w:val="none" w:sz="0" w:space="0" w:color="auto"/>
        <w:left w:val="none" w:sz="0" w:space="0" w:color="auto"/>
        <w:bottom w:val="none" w:sz="0" w:space="0" w:color="auto"/>
        <w:right w:val="none" w:sz="0" w:space="0" w:color="auto"/>
      </w:divBdr>
    </w:div>
    <w:div w:id="2009212669">
      <w:marLeft w:val="0"/>
      <w:marRight w:val="0"/>
      <w:marTop w:val="0"/>
      <w:marBottom w:val="0"/>
      <w:divBdr>
        <w:top w:val="none" w:sz="0" w:space="0" w:color="auto"/>
        <w:left w:val="none" w:sz="0" w:space="0" w:color="auto"/>
        <w:bottom w:val="none" w:sz="0" w:space="0" w:color="auto"/>
        <w:right w:val="none" w:sz="0" w:space="0" w:color="auto"/>
      </w:divBdr>
    </w:div>
    <w:div w:id="2009746320">
      <w:marLeft w:val="0"/>
      <w:marRight w:val="0"/>
      <w:marTop w:val="0"/>
      <w:marBottom w:val="0"/>
      <w:divBdr>
        <w:top w:val="none" w:sz="0" w:space="0" w:color="auto"/>
        <w:left w:val="none" w:sz="0" w:space="0" w:color="auto"/>
        <w:bottom w:val="none" w:sz="0" w:space="0" w:color="auto"/>
        <w:right w:val="none" w:sz="0" w:space="0" w:color="auto"/>
      </w:divBdr>
    </w:div>
    <w:div w:id="2010600275">
      <w:marLeft w:val="640"/>
      <w:marRight w:val="0"/>
      <w:marTop w:val="0"/>
      <w:marBottom w:val="0"/>
      <w:divBdr>
        <w:top w:val="none" w:sz="0" w:space="0" w:color="auto"/>
        <w:left w:val="none" w:sz="0" w:space="0" w:color="auto"/>
        <w:bottom w:val="none" w:sz="0" w:space="0" w:color="auto"/>
        <w:right w:val="none" w:sz="0" w:space="0" w:color="auto"/>
      </w:divBdr>
    </w:div>
    <w:div w:id="2010793049">
      <w:marLeft w:val="640"/>
      <w:marRight w:val="0"/>
      <w:marTop w:val="0"/>
      <w:marBottom w:val="0"/>
      <w:divBdr>
        <w:top w:val="none" w:sz="0" w:space="0" w:color="auto"/>
        <w:left w:val="none" w:sz="0" w:space="0" w:color="auto"/>
        <w:bottom w:val="none" w:sz="0" w:space="0" w:color="auto"/>
        <w:right w:val="none" w:sz="0" w:space="0" w:color="auto"/>
      </w:divBdr>
    </w:div>
    <w:div w:id="2015838896">
      <w:marLeft w:val="0"/>
      <w:marRight w:val="0"/>
      <w:marTop w:val="0"/>
      <w:marBottom w:val="0"/>
      <w:divBdr>
        <w:top w:val="none" w:sz="0" w:space="0" w:color="auto"/>
        <w:left w:val="none" w:sz="0" w:space="0" w:color="auto"/>
        <w:bottom w:val="none" w:sz="0" w:space="0" w:color="auto"/>
        <w:right w:val="none" w:sz="0" w:space="0" w:color="auto"/>
      </w:divBdr>
    </w:div>
    <w:div w:id="2017069279">
      <w:marLeft w:val="0"/>
      <w:marRight w:val="0"/>
      <w:marTop w:val="0"/>
      <w:marBottom w:val="0"/>
      <w:divBdr>
        <w:top w:val="none" w:sz="0" w:space="0" w:color="auto"/>
        <w:left w:val="none" w:sz="0" w:space="0" w:color="auto"/>
        <w:bottom w:val="none" w:sz="0" w:space="0" w:color="auto"/>
        <w:right w:val="none" w:sz="0" w:space="0" w:color="auto"/>
      </w:divBdr>
    </w:div>
    <w:div w:id="2018731429">
      <w:marLeft w:val="640"/>
      <w:marRight w:val="0"/>
      <w:marTop w:val="0"/>
      <w:marBottom w:val="0"/>
      <w:divBdr>
        <w:top w:val="none" w:sz="0" w:space="0" w:color="auto"/>
        <w:left w:val="none" w:sz="0" w:space="0" w:color="auto"/>
        <w:bottom w:val="none" w:sz="0" w:space="0" w:color="auto"/>
        <w:right w:val="none" w:sz="0" w:space="0" w:color="auto"/>
      </w:divBdr>
    </w:div>
    <w:div w:id="2018847146">
      <w:marLeft w:val="0"/>
      <w:marRight w:val="0"/>
      <w:marTop w:val="0"/>
      <w:marBottom w:val="0"/>
      <w:divBdr>
        <w:top w:val="none" w:sz="0" w:space="0" w:color="auto"/>
        <w:left w:val="none" w:sz="0" w:space="0" w:color="auto"/>
        <w:bottom w:val="none" w:sz="0" w:space="0" w:color="auto"/>
        <w:right w:val="none" w:sz="0" w:space="0" w:color="auto"/>
      </w:divBdr>
    </w:div>
    <w:div w:id="2020619280">
      <w:marLeft w:val="0"/>
      <w:marRight w:val="0"/>
      <w:marTop w:val="0"/>
      <w:marBottom w:val="0"/>
      <w:divBdr>
        <w:top w:val="none" w:sz="0" w:space="0" w:color="auto"/>
        <w:left w:val="none" w:sz="0" w:space="0" w:color="auto"/>
        <w:bottom w:val="none" w:sz="0" w:space="0" w:color="auto"/>
        <w:right w:val="none" w:sz="0" w:space="0" w:color="auto"/>
      </w:divBdr>
    </w:div>
    <w:div w:id="2021926855">
      <w:marLeft w:val="640"/>
      <w:marRight w:val="0"/>
      <w:marTop w:val="0"/>
      <w:marBottom w:val="0"/>
      <w:divBdr>
        <w:top w:val="none" w:sz="0" w:space="0" w:color="auto"/>
        <w:left w:val="none" w:sz="0" w:space="0" w:color="auto"/>
        <w:bottom w:val="none" w:sz="0" w:space="0" w:color="auto"/>
        <w:right w:val="none" w:sz="0" w:space="0" w:color="auto"/>
      </w:divBdr>
    </w:div>
    <w:div w:id="2022125975">
      <w:marLeft w:val="0"/>
      <w:marRight w:val="0"/>
      <w:marTop w:val="0"/>
      <w:marBottom w:val="0"/>
      <w:divBdr>
        <w:top w:val="none" w:sz="0" w:space="0" w:color="auto"/>
        <w:left w:val="none" w:sz="0" w:space="0" w:color="auto"/>
        <w:bottom w:val="none" w:sz="0" w:space="0" w:color="auto"/>
        <w:right w:val="none" w:sz="0" w:space="0" w:color="auto"/>
      </w:divBdr>
    </w:div>
    <w:div w:id="2022659066">
      <w:marLeft w:val="0"/>
      <w:marRight w:val="0"/>
      <w:marTop w:val="0"/>
      <w:marBottom w:val="0"/>
      <w:divBdr>
        <w:top w:val="none" w:sz="0" w:space="0" w:color="auto"/>
        <w:left w:val="none" w:sz="0" w:space="0" w:color="auto"/>
        <w:bottom w:val="none" w:sz="0" w:space="0" w:color="auto"/>
        <w:right w:val="none" w:sz="0" w:space="0" w:color="auto"/>
      </w:divBdr>
    </w:div>
    <w:div w:id="2023311922">
      <w:marLeft w:val="0"/>
      <w:marRight w:val="0"/>
      <w:marTop w:val="0"/>
      <w:marBottom w:val="0"/>
      <w:divBdr>
        <w:top w:val="none" w:sz="0" w:space="0" w:color="auto"/>
        <w:left w:val="none" w:sz="0" w:space="0" w:color="auto"/>
        <w:bottom w:val="none" w:sz="0" w:space="0" w:color="auto"/>
        <w:right w:val="none" w:sz="0" w:space="0" w:color="auto"/>
      </w:divBdr>
    </w:div>
    <w:div w:id="2023508597">
      <w:marLeft w:val="640"/>
      <w:marRight w:val="0"/>
      <w:marTop w:val="0"/>
      <w:marBottom w:val="0"/>
      <w:divBdr>
        <w:top w:val="none" w:sz="0" w:space="0" w:color="auto"/>
        <w:left w:val="none" w:sz="0" w:space="0" w:color="auto"/>
        <w:bottom w:val="none" w:sz="0" w:space="0" w:color="auto"/>
        <w:right w:val="none" w:sz="0" w:space="0" w:color="auto"/>
      </w:divBdr>
    </w:div>
    <w:div w:id="2024285663">
      <w:marLeft w:val="640"/>
      <w:marRight w:val="0"/>
      <w:marTop w:val="0"/>
      <w:marBottom w:val="0"/>
      <w:divBdr>
        <w:top w:val="none" w:sz="0" w:space="0" w:color="auto"/>
        <w:left w:val="none" w:sz="0" w:space="0" w:color="auto"/>
        <w:bottom w:val="none" w:sz="0" w:space="0" w:color="auto"/>
        <w:right w:val="none" w:sz="0" w:space="0" w:color="auto"/>
      </w:divBdr>
    </w:div>
    <w:div w:id="2024820469">
      <w:bodyDiv w:val="1"/>
      <w:marLeft w:val="0"/>
      <w:marRight w:val="0"/>
      <w:marTop w:val="0"/>
      <w:marBottom w:val="0"/>
      <w:divBdr>
        <w:top w:val="none" w:sz="0" w:space="0" w:color="auto"/>
        <w:left w:val="none" w:sz="0" w:space="0" w:color="auto"/>
        <w:bottom w:val="none" w:sz="0" w:space="0" w:color="auto"/>
        <w:right w:val="none" w:sz="0" w:space="0" w:color="auto"/>
      </w:divBdr>
      <w:divsChild>
        <w:div w:id="280889974">
          <w:marLeft w:val="640"/>
          <w:marRight w:val="0"/>
          <w:marTop w:val="0"/>
          <w:marBottom w:val="0"/>
          <w:divBdr>
            <w:top w:val="none" w:sz="0" w:space="0" w:color="auto"/>
            <w:left w:val="none" w:sz="0" w:space="0" w:color="auto"/>
            <w:bottom w:val="none" w:sz="0" w:space="0" w:color="auto"/>
            <w:right w:val="none" w:sz="0" w:space="0" w:color="auto"/>
          </w:divBdr>
        </w:div>
      </w:divsChild>
    </w:div>
    <w:div w:id="2025285526">
      <w:marLeft w:val="640"/>
      <w:marRight w:val="0"/>
      <w:marTop w:val="0"/>
      <w:marBottom w:val="0"/>
      <w:divBdr>
        <w:top w:val="none" w:sz="0" w:space="0" w:color="auto"/>
        <w:left w:val="none" w:sz="0" w:space="0" w:color="auto"/>
        <w:bottom w:val="none" w:sz="0" w:space="0" w:color="auto"/>
        <w:right w:val="none" w:sz="0" w:space="0" w:color="auto"/>
      </w:divBdr>
    </w:div>
    <w:div w:id="2026127841">
      <w:bodyDiv w:val="1"/>
      <w:marLeft w:val="0"/>
      <w:marRight w:val="0"/>
      <w:marTop w:val="0"/>
      <w:marBottom w:val="0"/>
      <w:divBdr>
        <w:top w:val="none" w:sz="0" w:space="0" w:color="auto"/>
        <w:left w:val="none" w:sz="0" w:space="0" w:color="auto"/>
        <w:bottom w:val="none" w:sz="0" w:space="0" w:color="auto"/>
        <w:right w:val="none" w:sz="0" w:space="0" w:color="auto"/>
      </w:divBdr>
      <w:divsChild>
        <w:div w:id="452291021">
          <w:marLeft w:val="640"/>
          <w:marRight w:val="0"/>
          <w:marTop w:val="0"/>
          <w:marBottom w:val="0"/>
          <w:divBdr>
            <w:top w:val="none" w:sz="0" w:space="0" w:color="auto"/>
            <w:left w:val="none" w:sz="0" w:space="0" w:color="auto"/>
            <w:bottom w:val="none" w:sz="0" w:space="0" w:color="auto"/>
            <w:right w:val="none" w:sz="0" w:space="0" w:color="auto"/>
          </w:divBdr>
        </w:div>
        <w:div w:id="1034116680">
          <w:marLeft w:val="640"/>
          <w:marRight w:val="0"/>
          <w:marTop w:val="0"/>
          <w:marBottom w:val="0"/>
          <w:divBdr>
            <w:top w:val="none" w:sz="0" w:space="0" w:color="auto"/>
            <w:left w:val="none" w:sz="0" w:space="0" w:color="auto"/>
            <w:bottom w:val="none" w:sz="0" w:space="0" w:color="auto"/>
            <w:right w:val="none" w:sz="0" w:space="0" w:color="auto"/>
          </w:divBdr>
        </w:div>
        <w:div w:id="1352415227">
          <w:marLeft w:val="640"/>
          <w:marRight w:val="0"/>
          <w:marTop w:val="0"/>
          <w:marBottom w:val="0"/>
          <w:divBdr>
            <w:top w:val="none" w:sz="0" w:space="0" w:color="auto"/>
            <w:left w:val="none" w:sz="0" w:space="0" w:color="auto"/>
            <w:bottom w:val="none" w:sz="0" w:space="0" w:color="auto"/>
            <w:right w:val="none" w:sz="0" w:space="0" w:color="auto"/>
          </w:divBdr>
        </w:div>
      </w:divsChild>
    </w:div>
    <w:div w:id="2027051433">
      <w:bodyDiv w:val="1"/>
      <w:marLeft w:val="0"/>
      <w:marRight w:val="0"/>
      <w:marTop w:val="0"/>
      <w:marBottom w:val="0"/>
      <w:divBdr>
        <w:top w:val="none" w:sz="0" w:space="0" w:color="auto"/>
        <w:left w:val="none" w:sz="0" w:space="0" w:color="auto"/>
        <w:bottom w:val="none" w:sz="0" w:space="0" w:color="auto"/>
        <w:right w:val="none" w:sz="0" w:space="0" w:color="auto"/>
      </w:divBdr>
      <w:divsChild>
        <w:div w:id="2097819764">
          <w:marLeft w:val="0"/>
          <w:marRight w:val="0"/>
          <w:marTop w:val="0"/>
          <w:marBottom w:val="0"/>
          <w:divBdr>
            <w:top w:val="none" w:sz="0" w:space="0" w:color="auto"/>
            <w:left w:val="none" w:sz="0" w:space="0" w:color="auto"/>
            <w:bottom w:val="none" w:sz="0" w:space="0" w:color="auto"/>
            <w:right w:val="none" w:sz="0" w:space="0" w:color="auto"/>
          </w:divBdr>
          <w:divsChild>
            <w:div w:id="807667489">
              <w:marLeft w:val="0"/>
              <w:marRight w:val="0"/>
              <w:marTop w:val="0"/>
              <w:marBottom w:val="0"/>
              <w:divBdr>
                <w:top w:val="none" w:sz="0" w:space="0" w:color="auto"/>
                <w:left w:val="none" w:sz="0" w:space="0" w:color="auto"/>
                <w:bottom w:val="none" w:sz="0" w:space="0" w:color="auto"/>
                <w:right w:val="none" w:sz="0" w:space="0" w:color="auto"/>
              </w:divBdr>
              <w:divsChild>
                <w:div w:id="1350450605">
                  <w:marLeft w:val="0"/>
                  <w:marRight w:val="0"/>
                  <w:marTop w:val="0"/>
                  <w:marBottom w:val="0"/>
                  <w:divBdr>
                    <w:top w:val="none" w:sz="0" w:space="0" w:color="auto"/>
                    <w:left w:val="none" w:sz="0" w:space="0" w:color="auto"/>
                    <w:bottom w:val="none" w:sz="0" w:space="0" w:color="auto"/>
                    <w:right w:val="none" w:sz="0" w:space="0" w:color="auto"/>
                  </w:divBdr>
                  <w:divsChild>
                    <w:div w:id="266621870">
                      <w:marLeft w:val="0"/>
                      <w:marRight w:val="0"/>
                      <w:marTop w:val="0"/>
                      <w:marBottom w:val="0"/>
                      <w:divBdr>
                        <w:top w:val="none" w:sz="0" w:space="0" w:color="auto"/>
                        <w:left w:val="none" w:sz="0" w:space="0" w:color="auto"/>
                        <w:bottom w:val="none" w:sz="0" w:space="0" w:color="auto"/>
                        <w:right w:val="none" w:sz="0" w:space="0" w:color="auto"/>
                      </w:divBdr>
                      <w:divsChild>
                        <w:div w:id="288708111">
                          <w:marLeft w:val="0"/>
                          <w:marRight w:val="0"/>
                          <w:marTop w:val="0"/>
                          <w:marBottom w:val="0"/>
                          <w:divBdr>
                            <w:top w:val="none" w:sz="0" w:space="0" w:color="auto"/>
                            <w:left w:val="none" w:sz="0" w:space="0" w:color="auto"/>
                            <w:bottom w:val="none" w:sz="0" w:space="0" w:color="auto"/>
                            <w:right w:val="none" w:sz="0" w:space="0" w:color="auto"/>
                          </w:divBdr>
                          <w:divsChild>
                            <w:div w:id="1723822792">
                              <w:marLeft w:val="0"/>
                              <w:marRight w:val="0"/>
                              <w:marTop w:val="0"/>
                              <w:marBottom w:val="0"/>
                              <w:divBdr>
                                <w:top w:val="none" w:sz="0" w:space="0" w:color="auto"/>
                                <w:left w:val="none" w:sz="0" w:space="0" w:color="auto"/>
                                <w:bottom w:val="none" w:sz="0" w:space="0" w:color="auto"/>
                                <w:right w:val="none" w:sz="0" w:space="0" w:color="auto"/>
                              </w:divBdr>
                              <w:divsChild>
                                <w:div w:id="383451158">
                                  <w:marLeft w:val="0"/>
                                  <w:marRight w:val="0"/>
                                  <w:marTop w:val="0"/>
                                  <w:marBottom w:val="0"/>
                                  <w:divBdr>
                                    <w:top w:val="none" w:sz="0" w:space="0" w:color="auto"/>
                                    <w:left w:val="none" w:sz="0" w:space="0" w:color="auto"/>
                                    <w:bottom w:val="none" w:sz="0" w:space="0" w:color="auto"/>
                                    <w:right w:val="none" w:sz="0" w:space="0" w:color="auto"/>
                                  </w:divBdr>
                                  <w:divsChild>
                                    <w:div w:id="230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13500">
      <w:marLeft w:val="640"/>
      <w:marRight w:val="0"/>
      <w:marTop w:val="0"/>
      <w:marBottom w:val="0"/>
      <w:divBdr>
        <w:top w:val="none" w:sz="0" w:space="0" w:color="auto"/>
        <w:left w:val="none" w:sz="0" w:space="0" w:color="auto"/>
        <w:bottom w:val="none" w:sz="0" w:space="0" w:color="auto"/>
        <w:right w:val="none" w:sz="0" w:space="0" w:color="auto"/>
      </w:divBdr>
    </w:div>
    <w:div w:id="2029334854">
      <w:marLeft w:val="640"/>
      <w:marRight w:val="0"/>
      <w:marTop w:val="0"/>
      <w:marBottom w:val="0"/>
      <w:divBdr>
        <w:top w:val="none" w:sz="0" w:space="0" w:color="auto"/>
        <w:left w:val="none" w:sz="0" w:space="0" w:color="auto"/>
        <w:bottom w:val="none" w:sz="0" w:space="0" w:color="auto"/>
        <w:right w:val="none" w:sz="0" w:space="0" w:color="auto"/>
      </w:divBdr>
    </w:div>
    <w:div w:id="2029678595">
      <w:marLeft w:val="0"/>
      <w:marRight w:val="0"/>
      <w:marTop w:val="0"/>
      <w:marBottom w:val="0"/>
      <w:divBdr>
        <w:top w:val="none" w:sz="0" w:space="0" w:color="auto"/>
        <w:left w:val="none" w:sz="0" w:space="0" w:color="auto"/>
        <w:bottom w:val="none" w:sz="0" w:space="0" w:color="auto"/>
        <w:right w:val="none" w:sz="0" w:space="0" w:color="auto"/>
      </w:divBdr>
    </w:div>
    <w:div w:id="2029721559">
      <w:marLeft w:val="0"/>
      <w:marRight w:val="0"/>
      <w:marTop w:val="0"/>
      <w:marBottom w:val="0"/>
      <w:divBdr>
        <w:top w:val="none" w:sz="0" w:space="0" w:color="auto"/>
        <w:left w:val="none" w:sz="0" w:space="0" w:color="auto"/>
        <w:bottom w:val="none" w:sz="0" w:space="0" w:color="auto"/>
        <w:right w:val="none" w:sz="0" w:space="0" w:color="auto"/>
      </w:divBdr>
    </w:div>
    <w:div w:id="2030716678">
      <w:bodyDiv w:val="1"/>
      <w:marLeft w:val="0"/>
      <w:marRight w:val="0"/>
      <w:marTop w:val="0"/>
      <w:marBottom w:val="0"/>
      <w:divBdr>
        <w:top w:val="none" w:sz="0" w:space="0" w:color="auto"/>
        <w:left w:val="none" w:sz="0" w:space="0" w:color="auto"/>
        <w:bottom w:val="none" w:sz="0" w:space="0" w:color="auto"/>
        <w:right w:val="none" w:sz="0" w:space="0" w:color="auto"/>
      </w:divBdr>
    </w:div>
    <w:div w:id="2031106825">
      <w:marLeft w:val="0"/>
      <w:marRight w:val="0"/>
      <w:marTop w:val="0"/>
      <w:marBottom w:val="0"/>
      <w:divBdr>
        <w:top w:val="none" w:sz="0" w:space="0" w:color="auto"/>
        <w:left w:val="none" w:sz="0" w:space="0" w:color="auto"/>
        <w:bottom w:val="none" w:sz="0" w:space="0" w:color="auto"/>
        <w:right w:val="none" w:sz="0" w:space="0" w:color="auto"/>
      </w:divBdr>
    </w:div>
    <w:div w:id="2031450316">
      <w:marLeft w:val="640"/>
      <w:marRight w:val="0"/>
      <w:marTop w:val="0"/>
      <w:marBottom w:val="0"/>
      <w:divBdr>
        <w:top w:val="none" w:sz="0" w:space="0" w:color="auto"/>
        <w:left w:val="none" w:sz="0" w:space="0" w:color="auto"/>
        <w:bottom w:val="none" w:sz="0" w:space="0" w:color="auto"/>
        <w:right w:val="none" w:sz="0" w:space="0" w:color="auto"/>
      </w:divBdr>
    </w:div>
    <w:div w:id="2032490711">
      <w:marLeft w:val="0"/>
      <w:marRight w:val="0"/>
      <w:marTop w:val="0"/>
      <w:marBottom w:val="0"/>
      <w:divBdr>
        <w:top w:val="none" w:sz="0" w:space="0" w:color="auto"/>
        <w:left w:val="none" w:sz="0" w:space="0" w:color="auto"/>
        <w:bottom w:val="none" w:sz="0" w:space="0" w:color="auto"/>
        <w:right w:val="none" w:sz="0" w:space="0" w:color="auto"/>
      </w:divBdr>
    </w:div>
    <w:div w:id="2033215527">
      <w:bodyDiv w:val="1"/>
      <w:marLeft w:val="0"/>
      <w:marRight w:val="0"/>
      <w:marTop w:val="0"/>
      <w:marBottom w:val="0"/>
      <w:divBdr>
        <w:top w:val="none" w:sz="0" w:space="0" w:color="auto"/>
        <w:left w:val="none" w:sz="0" w:space="0" w:color="auto"/>
        <w:bottom w:val="none" w:sz="0" w:space="0" w:color="auto"/>
        <w:right w:val="none" w:sz="0" w:space="0" w:color="auto"/>
      </w:divBdr>
      <w:divsChild>
        <w:div w:id="8978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874566">
      <w:marLeft w:val="0"/>
      <w:marRight w:val="0"/>
      <w:marTop w:val="0"/>
      <w:marBottom w:val="0"/>
      <w:divBdr>
        <w:top w:val="none" w:sz="0" w:space="0" w:color="auto"/>
        <w:left w:val="none" w:sz="0" w:space="0" w:color="auto"/>
        <w:bottom w:val="none" w:sz="0" w:space="0" w:color="auto"/>
        <w:right w:val="none" w:sz="0" w:space="0" w:color="auto"/>
      </w:divBdr>
    </w:div>
    <w:div w:id="2036466931">
      <w:bodyDiv w:val="1"/>
      <w:marLeft w:val="0"/>
      <w:marRight w:val="0"/>
      <w:marTop w:val="0"/>
      <w:marBottom w:val="0"/>
      <w:divBdr>
        <w:top w:val="none" w:sz="0" w:space="0" w:color="auto"/>
        <w:left w:val="none" w:sz="0" w:space="0" w:color="auto"/>
        <w:bottom w:val="none" w:sz="0" w:space="0" w:color="auto"/>
        <w:right w:val="none" w:sz="0" w:space="0" w:color="auto"/>
      </w:divBdr>
    </w:div>
    <w:div w:id="2037075796">
      <w:marLeft w:val="0"/>
      <w:marRight w:val="0"/>
      <w:marTop w:val="0"/>
      <w:marBottom w:val="0"/>
      <w:divBdr>
        <w:top w:val="none" w:sz="0" w:space="0" w:color="auto"/>
        <w:left w:val="none" w:sz="0" w:space="0" w:color="auto"/>
        <w:bottom w:val="none" w:sz="0" w:space="0" w:color="auto"/>
        <w:right w:val="none" w:sz="0" w:space="0" w:color="auto"/>
      </w:divBdr>
    </w:div>
    <w:div w:id="2037806841">
      <w:marLeft w:val="640"/>
      <w:marRight w:val="0"/>
      <w:marTop w:val="0"/>
      <w:marBottom w:val="0"/>
      <w:divBdr>
        <w:top w:val="none" w:sz="0" w:space="0" w:color="auto"/>
        <w:left w:val="none" w:sz="0" w:space="0" w:color="auto"/>
        <w:bottom w:val="none" w:sz="0" w:space="0" w:color="auto"/>
        <w:right w:val="none" w:sz="0" w:space="0" w:color="auto"/>
      </w:divBdr>
    </w:div>
    <w:div w:id="2037998454">
      <w:marLeft w:val="640"/>
      <w:marRight w:val="0"/>
      <w:marTop w:val="0"/>
      <w:marBottom w:val="0"/>
      <w:divBdr>
        <w:top w:val="none" w:sz="0" w:space="0" w:color="auto"/>
        <w:left w:val="none" w:sz="0" w:space="0" w:color="auto"/>
        <w:bottom w:val="none" w:sz="0" w:space="0" w:color="auto"/>
        <w:right w:val="none" w:sz="0" w:space="0" w:color="auto"/>
      </w:divBdr>
    </w:div>
    <w:div w:id="2038655515">
      <w:marLeft w:val="640"/>
      <w:marRight w:val="0"/>
      <w:marTop w:val="0"/>
      <w:marBottom w:val="0"/>
      <w:divBdr>
        <w:top w:val="none" w:sz="0" w:space="0" w:color="auto"/>
        <w:left w:val="none" w:sz="0" w:space="0" w:color="auto"/>
        <w:bottom w:val="none" w:sz="0" w:space="0" w:color="auto"/>
        <w:right w:val="none" w:sz="0" w:space="0" w:color="auto"/>
      </w:divBdr>
    </w:div>
    <w:div w:id="2039500554">
      <w:marLeft w:val="0"/>
      <w:marRight w:val="0"/>
      <w:marTop w:val="0"/>
      <w:marBottom w:val="0"/>
      <w:divBdr>
        <w:top w:val="none" w:sz="0" w:space="0" w:color="auto"/>
        <w:left w:val="none" w:sz="0" w:space="0" w:color="auto"/>
        <w:bottom w:val="none" w:sz="0" w:space="0" w:color="auto"/>
        <w:right w:val="none" w:sz="0" w:space="0" w:color="auto"/>
      </w:divBdr>
    </w:div>
    <w:div w:id="2042246390">
      <w:marLeft w:val="0"/>
      <w:marRight w:val="150"/>
      <w:marTop w:val="0"/>
      <w:marBottom w:val="0"/>
      <w:divBdr>
        <w:top w:val="none" w:sz="0" w:space="0" w:color="auto"/>
        <w:left w:val="none" w:sz="0" w:space="0" w:color="auto"/>
        <w:bottom w:val="none" w:sz="0" w:space="0" w:color="auto"/>
        <w:right w:val="none" w:sz="0" w:space="0" w:color="auto"/>
      </w:divBdr>
      <w:divsChild>
        <w:div w:id="866139857">
          <w:marLeft w:val="0"/>
          <w:marRight w:val="150"/>
          <w:marTop w:val="0"/>
          <w:marBottom w:val="0"/>
          <w:divBdr>
            <w:top w:val="none" w:sz="0" w:space="0" w:color="auto"/>
            <w:left w:val="none" w:sz="0" w:space="0" w:color="auto"/>
            <w:bottom w:val="none" w:sz="0" w:space="0" w:color="auto"/>
            <w:right w:val="none" w:sz="0" w:space="0" w:color="auto"/>
          </w:divBdr>
        </w:div>
      </w:divsChild>
    </w:div>
    <w:div w:id="2042630108">
      <w:marLeft w:val="0"/>
      <w:marRight w:val="0"/>
      <w:marTop w:val="0"/>
      <w:marBottom w:val="0"/>
      <w:divBdr>
        <w:top w:val="none" w:sz="0" w:space="0" w:color="auto"/>
        <w:left w:val="none" w:sz="0" w:space="0" w:color="auto"/>
        <w:bottom w:val="none" w:sz="0" w:space="0" w:color="auto"/>
        <w:right w:val="none" w:sz="0" w:space="0" w:color="auto"/>
      </w:divBdr>
    </w:div>
    <w:div w:id="2042785036">
      <w:marLeft w:val="0"/>
      <w:marRight w:val="0"/>
      <w:marTop w:val="0"/>
      <w:marBottom w:val="0"/>
      <w:divBdr>
        <w:top w:val="none" w:sz="0" w:space="0" w:color="auto"/>
        <w:left w:val="none" w:sz="0" w:space="0" w:color="auto"/>
        <w:bottom w:val="none" w:sz="0" w:space="0" w:color="auto"/>
        <w:right w:val="none" w:sz="0" w:space="0" w:color="auto"/>
      </w:divBdr>
    </w:div>
    <w:div w:id="2043169135">
      <w:marLeft w:val="0"/>
      <w:marRight w:val="0"/>
      <w:marTop w:val="0"/>
      <w:marBottom w:val="0"/>
      <w:divBdr>
        <w:top w:val="none" w:sz="0" w:space="0" w:color="auto"/>
        <w:left w:val="none" w:sz="0" w:space="0" w:color="auto"/>
        <w:bottom w:val="none" w:sz="0" w:space="0" w:color="auto"/>
        <w:right w:val="none" w:sz="0" w:space="0" w:color="auto"/>
      </w:divBdr>
    </w:div>
    <w:div w:id="2043242725">
      <w:bodyDiv w:val="1"/>
      <w:marLeft w:val="0"/>
      <w:marRight w:val="0"/>
      <w:marTop w:val="0"/>
      <w:marBottom w:val="0"/>
      <w:divBdr>
        <w:top w:val="none" w:sz="0" w:space="0" w:color="auto"/>
        <w:left w:val="none" w:sz="0" w:space="0" w:color="auto"/>
        <w:bottom w:val="none" w:sz="0" w:space="0" w:color="auto"/>
        <w:right w:val="none" w:sz="0" w:space="0" w:color="auto"/>
      </w:divBdr>
    </w:div>
    <w:div w:id="2044355008">
      <w:bodyDiv w:val="1"/>
      <w:marLeft w:val="0"/>
      <w:marRight w:val="0"/>
      <w:marTop w:val="0"/>
      <w:marBottom w:val="0"/>
      <w:divBdr>
        <w:top w:val="none" w:sz="0" w:space="0" w:color="auto"/>
        <w:left w:val="none" w:sz="0" w:space="0" w:color="auto"/>
        <w:bottom w:val="none" w:sz="0" w:space="0" w:color="auto"/>
        <w:right w:val="none" w:sz="0" w:space="0" w:color="auto"/>
      </w:divBdr>
    </w:div>
    <w:div w:id="2046368112">
      <w:bodyDiv w:val="1"/>
      <w:marLeft w:val="0"/>
      <w:marRight w:val="0"/>
      <w:marTop w:val="0"/>
      <w:marBottom w:val="0"/>
      <w:divBdr>
        <w:top w:val="none" w:sz="0" w:space="0" w:color="auto"/>
        <w:left w:val="none" w:sz="0" w:space="0" w:color="auto"/>
        <w:bottom w:val="none" w:sz="0" w:space="0" w:color="auto"/>
        <w:right w:val="none" w:sz="0" w:space="0" w:color="auto"/>
      </w:divBdr>
    </w:div>
    <w:div w:id="2046444687">
      <w:marLeft w:val="640"/>
      <w:marRight w:val="0"/>
      <w:marTop w:val="0"/>
      <w:marBottom w:val="0"/>
      <w:divBdr>
        <w:top w:val="none" w:sz="0" w:space="0" w:color="auto"/>
        <w:left w:val="none" w:sz="0" w:space="0" w:color="auto"/>
        <w:bottom w:val="none" w:sz="0" w:space="0" w:color="auto"/>
        <w:right w:val="none" w:sz="0" w:space="0" w:color="auto"/>
      </w:divBdr>
    </w:div>
    <w:div w:id="2047170121">
      <w:marLeft w:val="640"/>
      <w:marRight w:val="0"/>
      <w:marTop w:val="0"/>
      <w:marBottom w:val="0"/>
      <w:divBdr>
        <w:top w:val="none" w:sz="0" w:space="0" w:color="auto"/>
        <w:left w:val="none" w:sz="0" w:space="0" w:color="auto"/>
        <w:bottom w:val="none" w:sz="0" w:space="0" w:color="auto"/>
        <w:right w:val="none" w:sz="0" w:space="0" w:color="auto"/>
      </w:divBdr>
    </w:div>
    <w:div w:id="2047362212">
      <w:marLeft w:val="640"/>
      <w:marRight w:val="0"/>
      <w:marTop w:val="0"/>
      <w:marBottom w:val="0"/>
      <w:divBdr>
        <w:top w:val="none" w:sz="0" w:space="0" w:color="auto"/>
        <w:left w:val="none" w:sz="0" w:space="0" w:color="auto"/>
        <w:bottom w:val="none" w:sz="0" w:space="0" w:color="auto"/>
        <w:right w:val="none" w:sz="0" w:space="0" w:color="auto"/>
      </w:divBdr>
    </w:div>
    <w:div w:id="2047414205">
      <w:marLeft w:val="0"/>
      <w:marRight w:val="0"/>
      <w:marTop w:val="0"/>
      <w:marBottom w:val="0"/>
      <w:divBdr>
        <w:top w:val="none" w:sz="0" w:space="0" w:color="auto"/>
        <w:left w:val="none" w:sz="0" w:space="0" w:color="auto"/>
        <w:bottom w:val="none" w:sz="0" w:space="0" w:color="auto"/>
        <w:right w:val="none" w:sz="0" w:space="0" w:color="auto"/>
      </w:divBdr>
    </w:div>
    <w:div w:id="2047562846">
      <w:marLeft w:val="0"/>
      <w:marRight w:val="0"/>
      <w:marTop w:val="0"/>
      <w:marBottom w:val="0"/>
      <w:divBdr>
        <w:top w:val="none" w:sz="0" w:space="0" w:color="auto"/>
        <w:left w:val="none" w:sz="0" w:space="0" w:color="auto"/>
        <w:bottom w:val="none" w:sz="0" w:space="0" w:color="auto"/>
        <w:right w:val="none" w:sz="0" w:space="0" w:color="auto"/>
      </w:divBdr>
    </w:div>
    <w:div w:id="2048215150">
      <w:marLeft w:val="0"/>
      <w:marRight w:val="0"/>
      <w:marTop w:val="0"/>
      <w:marBottom w:val="0"/>
      <w:divBdr>
        <w:top w:val="none" w:sz="0" w:space="0" w:color="auto"/>
        <w:left w:val="none" w:sz="0" w:space="0" w:color="auto"/>
        <w:bottom w:val="none" w:sz="0" w:space="0" w:color="auto"/>
        <w:right w:val="none" w:sz="0" w:space="0" w:color="auto"/>
      </w:divBdr>
    </w:div>
    <w:div w:id="2048679564">
      <w:marLeft w:val="0"/>
      <w:marRight w:val="0"/>
      <w:marTop w:val="0"/>
      <w:marBottom w:val="0"/>
      <w:divBdr>
        <w:top w:val="none" w:sz="0" w:space="0" w:color="auto"/>
        <w:left w:val="none" w:sz="0" w:space="0" w:color="auto"/>
        <w:bottom w:val="none" w:sz="0" w:space="0" w:color="auto"/>
        <w:right w:val="none" w:sz="0" w:space="0" w:color="auto"/>
      </w:divBdr>
    </w:div>
    <w:div w:id="2049063839">
      <w:bodyDiv w:val="1"/>
      <w:marLeft w:val="0"/>
      <w:marRight w:val="0"/>
      <w:marTop w:val="0"/>
      <w:marBottom w:val="0"/>
      <w:divBdr>
        <w:top w:val="none" w:sz="0" w:space="0" w:color="auto"/>
        <w:left w:val="none" w:sz="0" w:space="0" w:color="auto"/>
        <w:bottom w:val="none" w:sz="0" w:space="0" w:color="auto"/>
        <w:right w:val="none" w:sz="0" w:space="0" w:color="auto"/>
      </w:divBdr>
      <w:divsChild>
        <w:div w:id="253632765">
          <w:marLeft w:val="640"/>
          <w:marRight w:val="0"/>
          <w:marTop w:val="0"/>
          <w:marBottom w:val="0"/>
          <w:divBdr>
            <w:top w:val="none" w:sz="0" w:space="0" w:color="auto"/>
            <w:left w:val="none" w:sz="0" w:space="0" w:color="auto"/>
            <w:bottom w:val="none" w:sz="0" w:space="0" w:color="auto"/>
            <w:right w:val="none" w:sz="0" w:space="0" w:color="auto"/>
          </w:divBdr>
        </w:div>
        <w:div w:id="361789524">
          <w:marLeft w:val="640"/>
          <w:marRight w:val="0"/>
          <w:marTop w:val="0"/>
          <w:marBottom w:val="0"/>
          <w:divBdr>
            <w:top w:val="none" w:sz="0" w:space="0" w:color="auto"/>
            <w:left w:val="none" w:sz="0" w:space="0" w:color="auto"/>
            <w:bottom w:val="none" w:sz="0" w:space="0" w:color="auto"/>
            <w:right w:val="none" w:sz="0" w:space="0" w:color="auto"/>
          </w:divBdr>
        </w:div>
        <w:div w:id="978069670">
          <w:marLeft w:val="640"/>
          <w:marRight w:val="0"/>
          <w:marTop w:val="0"/>
          <w:marBottom w:val="0"/>
          <w:divBdr>
            <w:top w:val="none" w:sz="0" w:space="0" w:color="auto"/>
            <w:left w:val="none" w:sz="0" w:space="0" w:color="auto"/>
            <w:bottom w:val="none" w:sz="0" w:space="0" w:color="auto"/>
            <w:right w:val="none" w:sz="0" w:space="0" w:color="auto"/>
          </w:divBdr>
        </w:div>
        <w:div w:id="981079112">
          <w:marLeft w:val="640"/>
          <w:marRight w:val="0"/>
          <w:marTop w:val="0"/>
          <w:marBottom w:val="0"/>
          <w:divBdr>
            <w:top w:val="none" w:sz="0" w:space="0" w:color="auto"/>
            <w:left w:val="none" w:sz="0" w:space="0" w:color="auto"/>
            <w:bottom w:val="none" w:sz="0" w:space="0" w:color="auto"/>
            <w:right w:val="none" w:sz="0" w:space="0" w:color="auto"/>
          </w:divBdr>
        </w:div>
        <w:div w:id="1426414039">
          <w:marLeft w:val="640"/>
          <w:marRight w:val="0"/>
          <w:marTop w:val="0"/>
          <w:marBottom w:val="0"/>
          <w:divBdr>
            <w:top w:val="none" w:sz="0" w:space="0" w:color="auto"/>
            <w:left w:val="none" w:sz="0" w:space="0" w:color="auto"/>
            <w:bottom w:val="none" w:sz="0" w:space="0" w:color="auto"/>
            <w:right w:val="none" w:sz="0" w:space="0" w:color="auto"/>
          </w:divBdr>
        </w:div>
        <w:div w:id="1661814144">
          <w:marLeft w:val="640"/>
          <w:marRight w:val="0"/>
          <w:marTop w:val="0"/>
          <w:marBottom w:val="0"/>
          <w:divBdr>
            <w:top w:val="none" w:sz="0" w:space="0" w:color="auto"/>
            <w:left w:val="none" w:sz="0" w:space="0" w:color="auto"/>
            <w:bottom w:val="none" w:sz="0" w:space="0" w:color="auto"/>
            <w:right w:val="none" w:sz="0" w:space="0" w:color="auto"/>
          </w:divBdr>
        </w:div>
        <w:div w:id="2075078975">
          <w:marLeft w:val="640"/>
          <w:marRight w:val="0"/>
          <w:marTop w:val="0"/>
          <w:marBottom w:val="0"/>
          <w:divBdr>
            <w:top w:val="none" w:sz="0" w:space="0" w:color="auto"/>
            <w:left w:val="none" w:sz="0" w:space="0" w:color="auto"/>
            <w:bottom w:val="none" w:sz="0" w:space="0" w:color="auto"/>
            <w:right w:val="none" w:sz="0" w:space="0" w:color="auto"/>
          </w:divBdr>
        </w:div>
        <w:div w:id="2082756308">
          <w:marLeft w:val="640"/>
          <w:marRight w:val="0"/>
          <w:marTop w:val="0"/>
          <w:marBottom w:val="0"/>
          <w:divBdr>
            <w:top w:val="none" w:sz="0" w:space="0" w:color="auto"/>
            <w:left w:val="none" w:sz="0" w:space="0" w:color="auto"/>
            <w:bottom w:val="none" w:sz="0" w:space="0" w:color="auto"/>
            <w:right w:val="none" w:sz="0" w:space="0" w:color="auto"/>
          </w:divBdr>
        </w:div>
      </w:divsChild>
    </w:div>
    <w:div w:id="2050915818">
      <w:marLeft w:val="0"/>
      <w:marRight w:val="0"/>
      <w:marTop w:val="0"/>
      <w:marBottom w:val="0"/>
      <w:divBdr>
        <w:top w:val="none" w:sz="0" w:space="0" w:color="auto"/>
        <w:left w:val="none" w:sz="0" w:space="0" w:color="auto"/>
        <w:bottom w:val="none" w:sz="0" w:space="0" w:color="auto"/>
        <w:right w:val="none" w:sz="0" w:space="0" w:color="auto"/>
      </w:divBdr>
    </w:div>
    <w:div w:id="2051563603">
      <w:marLeft w:val="640"/>
      <w:marRight w:val="0"/>
      <w:marTop w:val="0"/>
      <w:marBottom w:val="0"/>
      <w:divBdr>
        <w:top w:val="none" w:sz="0" w:space="0" w:color="auto"/>
        <w:left w:val="none" w:sz="0" w:space="0" w:color="auto"/>
        <w:bottom w:val="none" w:sz="0" w:space="0" w:color="auto"/>
        <w:right w:val="none" w:sz="0" w:space="0" w:color="auto"/>
      </w:divBdr>
    </w:div>
    <w:div w:id="2051804138">
      <w:marLeft w:val="0"/>
      <w:marRight w:val="0"/>
      <w:marTop w:val="0"/>
      <w:marBottom w:val="0"/>
      <w:divBdr>
        <w:top w:val="none" w:sz="0" w:space="0" w:color="auto"/>
        <w:left w:val="none" w:sz="0" w:space="0" w:color="auto"/>
        <w:bottom w:val="none" w:sz="0" w:space="0" w:color="auto"/>
        <w:right w:val="none" w:sz="0" w:space="0" w:color="auto"/>
      </w:divBdr>
    </w:div>
    <w:div w:id="2052194573">
      <w:marLeft w:val="0"/>
      <w:marRight w:val="0"/>
      <w:marTop w:val="0"/>
      <w:marBottom w:val="0"/>
      <w:divBdr>
        <w:top w:val="none" w:sz="0" w:space="0" w:color="auto"/>
        <w:left w:val="none" w:sz="0" w:space="0" w:color="auto"/>
        <w:bottom w:val="none" w:sz="0" w:space="0" w:color="auto"/>
        <w:right w:val="none" w:sz="0" w:space="0" w:color="auto"/>
      </w:divBdr>
    </w:div>
    <w:div w:id="2053188784">
      <w:marLeft w:val="0"/>
      <w:marRight w:val="0"/>
      <w:marTop w:val="0"/>
      <w:marBottom w:val="0"/>
      <w:divBdr>
        <w:top w:val="none" w:sz="0" w:space="0" w:color="auto"/>
        <w:left w:val="none" w:sz="0" w:space="0" w:color="auto"/>
        <w:bottom w:val="none" w:sz="0" w:space="0" w:color="auto"/>
        <w:right w:val="none" w:sz="0" w:space="0" w:color="auto"/>
      </w:divBdr>
    </w:div>
    <w:div w:id="2053723706">
      <w:marLeft w:val="0"/>
      <w:marRight w:val="0"/>
      <w:marTop w:val="0"/>
      <w:marBottom w:val="0"/>
      <w:divBdr>
        <w:top w:val="none" w:sz="0" w:space="0" w:color="auto"/>
        <w:left w:val="none" w:sz="0" w:space="0" w:color="auto"/>
        <w:bottom w:val="none" w:sz="0" w:space="0" w:color="auto"/>
        <w:right w:val="none" w:sz="0" w:space="0" w:color="auto"/>
      </w:divBdr>
    </w:div>
    <w:div w:id="2054188787">
      <w:marLeft w:val="0"/>
      <w:marRight w:val="0"/>
      <w:marTop w:val="0"/>
      <w:marBottom w:val="0"/>
      <w:divBdr>
        <w:top w:val="none" w:sz="0" w:space="0" w:color="auto"/>
        <w:left w:val="none" w:sz="0" w:space="0" w:color="auto"/>
        <w:bottom w:val="none" w:sz="0" w:space="0" w:color="auto"/>
        <w:right w:val="none" w:sz="0" w:space="0" w:color="auto"/>
      </w:divBdr>
    </w:div>
    <w:div w:id="2054622058">
      <w:bodyDiv w:val="1"/>
      <w:marLeft w:val="0"/>
      <w:marRight w:val="0"/>
      <w:marTop w:val="0"/>
      <w:marBottom w:val="0"/>
      <w:divBdr>
        <w:top w:val="none" w:sz="0" w:space="0" w:color="auto"/>
        <w:left w:val="none" w:sz="0" w:space="0" w:color="auto"/>
        <w:bottom w:val="none" w:sz="0" w:space="0" w:color="auto"/>
        <w:right w:val="none" w:sz="0" w:space="0" w:color="auto"/>
      </w:divBdr>
      <w:divsChild>
        <w:div w:id="588268861">
          <w:marLeft w:val="0"/>
          <w:marRight w:val="0"/>
          <w:marTop w:val="120"/>
          <w:marBottom w:val="120"/>
          <w:divBdr>
            <w:top w:val="none" w:sz="0" w:space="0" w:color="auto"/>
            <w:left w:val="none" w:sz="0" w:space="0" w:color="auto"/>
            <w:bottom w:val="none" w:sz="0" w:space="0" w:color="auto"/>
            <w:right w:val="none" w:sz="0" w:space="0" w:color="auto"/>
          </w:divBdr>
        </w:div>
        <w:div w:id="1279947667">
          <w:marLeft w:val="0"/>
          <w:marRight w:val="0"/>
          <w:marTop w:val="120"/>
          <w:marBottom w:val="120"/>
          <w:divBdr>
            <w:top w:val="none" w:sz="0" w:space="0" w:color="auto"/>
            <w:left w:val="none" w:sz="0" w:space="0" w:color="auto"/>
            <w:bottom w:val="none" w:sz="0" w:space="0" w:color="auto"/>
            <w:right w:val="none" w:sz="0" w:space="0" w:color="auto"/>
          </w:divBdr>
        </w:div>
      </w:divsChild>
    </w:div>
    <w:div w:id="2055081911">
      <w:marLeft w:val="0"/>
      <w:marRight w:val="0"/>
      <w:marTop w:val="0"/>
      <w:marBottom w:val="0"/>
      <w:divBdr>
        <w:top w:val="none" w:sz="0" w:space="0" w:color="auto"/>
        <w:left w:val="none" w:sz="0" w:space="0" w:color="auto"/>
        <w:bottom w:val="none" w:sz="0" w:space="0" w:color="auto"/>
        <w:right w:val="none" w:sz="0" w:space="0" w:color="auto"/>
      </w:divBdr>
    </w:div>
    <w:div w:id="2055735770">
      <w:marLeft w:val="640"/>
      <w:marRight w:val="0"/>
      <w:marTop w:val="0"/>
      <w:marBottom w:val="0"/>
      <w:divBdr>
        <w:top w:val="none" w:sz="0" w:space="0" w:color="auto"/>
        <w:left w:val="none" w:sz="0" w:space="0" w:color="auto"/>
        <w:bottom w:val="none" w:sz="0" w:space="0" w:color="auto"/>
        <w:right w:val="none" w:sz="0" w:space="0" w:color="auto"/>
      </w:divBdr>
    </w:div>
    <w:div w:id="2057242078">
      <w:marLeft w:val="640"/>
      <w:marRight w:val="0"/>
      <w:marTop w:val="0"/>
      <w:marBottom w:val="0"/>
      <w:divBdr>
        <w:top w:val="none" w:sz="0" w:space="0" w:color="auto"/>
        <w:left w:val="none" w:sz="0" w:space="0" w:color="auto"/>
        <w:bottom w:val="none" w:sz="0" w:space="0" w:color="auto"/>
        <w:right w:val="none" w:sz="0" w:space="0" w:color="auto"/>
      </w:divBdr>
    </w:div>
    <w:div w:id="2058166862">
      <w:marLeft w:val="0"/>
      <w:marRight w:val="0"/>
      <w:marTop w:val="0"/>
      <w:marBottom w:val="0"/>
      <w:divBdr>
        <w:top w:val="none" w:sz="0" w:space="0" w:color="auto"/>
        <w:left w:val="none" w:sz="0" w:space="0" w:color="auto"/>
        <w:bottom w:val="none" w:sz="0" w:space="0" w:color="auto"/>
        <w:right w:val="none" w:sz="0" w:space="0" w:color="auto"/>
      </w:divBdr>
    </w:div>
    <w:div w:id="2059547156">
      <w:marLeft w:val="0"/>
      <w:marRight w:val="150"/>
      <w:marTop w:val="0"/>
      <w:marBottom w:val="0"/>
      <w:divBdr>
        <w:top w:val="none" w:sz="0" w:space="0" w:color="auto"/>
        <w:left w:val="none" w:sz="0" w:space="0" w:color="auto"/>
        <w:bottom w:val="none" w:sz="0" w:space="0" w:color="auto"/>
        <w:right w:val="none" w:sz="0" w:space="0" w:color="auto"/>
      </w:divBdr>
      <w:divsChild>
        <w:div w:id="1189873274">
          <w:marLeft w:val="0"/>
          <w:marRight w:val="150"/>
          <w:marTop w:val="0"/>
          <w:marBottom w:val="0"/>
          <w:divBdr>
            <w:top w:val="none" w:sz="0" w:space="0" w:color="auto"/>
            <w:left w:val="none" w:sz="0" w:space="0" w:color="auto"/>
            <w:bottom w:val="none" w:sz="0" w:space="0" w:color="auto"/>
            <w:right w:val="none" w:sz="0" w:space="0" w:color="auto"/>
          </w:divBdr>
        </w:div>
      </w:divsChild>
    </w:div>
    <w:div w:id="2060744312">
      <w:marLeft w:val="0"/>
      <w:marRight w:val="0"/>
      <w:marTop w:val="0"/>
      <w:marBottom w:val="0"/>
      <w:divBdr>
        <w:top w:val="none" w:sz="0" w:space="0" w:color="auto"/>
        <w:left w:val="none" w:sz="0" w:space="0" w:color="auto"/>
        <w:bottom w:val="none" w:sz="0" w:space="0" w:color="auto"/>
        <w:right w:val="none" w:sz="0" w:space="0" w:color="auto"/>
      </w:divBdr>
    </w:div>
    <w:div w:id="2061317078">
      <w:marLeft w:val="0"/>
      <w:marRight w:val="0"/>
      <w:marTop w:val="0"/>
      <w:marBottom w:val="0"/>
      <w:divBdr>
        <w:top w:val="none" w:sz="0" w:space="0" w:color="auto"/>
        <w:left w:val="none" w:sz="0" w:space="0" w:color="auto"/>
        <w:bottom w:val="none" w:sz="0" w:space="0" w:color="auto"/>
        <w:right w:val="none" w:sz="0" w:space="0" w:color="auto"/>
      </w:divBdr>
    </w:div>
    <w:div w:id="2061904474">
      <w:marLeft w:val="0"/>
      <w:marRight w:val="150"/>
      <w:marTop w:val="0"/>
      <w:marBottom w:val="0"/>
      <w:divBdr>
        <w:top w:val="none" w:sz="0" w:space="0" w:color="auto"/>
        <w:left w:val="none" w:sz="0" w:space="0" w:color="auto"/>
        <w:bottom w:val="none" w:sz="0" w:space="0" w:color="auto"/>
        <w:right w:val="none" w:sz="0" w:space="0" w:color="auto"/>
      </w:divBdr>
      <w:divsChild>
        <w:div w:id="137113403">
          <w:marLeft w:val="0"/>
          <w:marRight w:val="150"/>
          <w:marTop w:val="0"/>
          <w:marBottom w:val="0"/>
          <w:divBdr>
            <w:top w:val="none" w:sz="0" w:space="0" w:color="auto"/>
            <w:left w:val="none" w:sz="0" w:space="0" w:color="auto"/>
            <w:bottom w:val="none" w:sz="0" w:space="0" w:color="auto"/>
            <w:right w:val="none" w:sz="0" w:space="0" w:color="auto"/>
          </w:divBdr>
        </w:div>
      </w:divsChild>
    </w:div>
    <w:div w:id="2062053674">
      <w:marLeft w:val="0"/>
      <w:marRight w:val="0"/>
      <w:marTop w:val="0"/>
      <w:marBottom w:val="0"/>
      <w:divBdr>
        <w:top w:val="none" w:sz="0" w:space="0" w:color="auto"/>
        <w:left w:val="none" w:sz="0" w:space="0" w:color="auto"/>
        <w:bottom w:val="none" w:sz="0" w:space="0" w:color="auto"/>
        <w:right w:val="none" w:sz="0" w:space="0" w:color="auto"/>
      </w:divBdr>
    </w:div>
    <w:div w:id="2062633575">
      <w:bodyDiv w:val="1"/>
      <w:marLeft w:val="0"/>
      <w:marRight w:val="0"/>
      <w:marTop w:val="0"/>
      <w:marBottom w:val="0"/>
      <w:divBdr>
        <w:top w:val="none" w:sz="0" w:space="0" w:color="auto"/>
        <w:left w:val="none" w:sz="0" w:space="0" w:color="auto"/>
        <w:bottom w:val="none" w:sz="0" w:space="0" w:color="auto"/>
        <w:right w:val="none" w:sz="0" w:space="0" w:color="auto"/>
      </w:divBdr>
      <w:divsChild>
        <w:div w:id="1218082120">
          <w:marLeft w:val="0"/>
          <w:marRight w:val="0"/>
          <w:marTop w:val="0"/>
          <w:marBottom w:val="0"/>
          <w:divBdr>
            <w:top w:val="none" w:sz="0" w:space="0" w:color="auto"/>
            <w:left w:val="none" w:sz="0" w:space="0" w:color="auto"/>
            <w:bottom w:val="none" w:sz="0" w:space="0" w:color="auto"/>
            <w:right w:val="none" w:sz="0" w:space="0" w:color="auto"/>
          </w:divBdr>
          <w:divsChild>
            <w:div w:id="1004942555">
              <w:marLeft w:val="0"/>
              <w:marRight w:val="0"/>
              <w:marTop w:val="0"/>
              <w:marBottom w:val="0"/>
              <w:divBdr>
                <w:top w:val="none" w:sz="0" w:space="0" w:color="auto"/>
                <w:left w:val="none" w:sz="0" w:space="0" w:color="auto"/>
                <w:bottom w:val="none" w:sz="0" w:space="0" w:color="auto"/>
                <w:right w:val="none" w:sz="0" w:space="0" w:color="auto"/>
              </w:divBdr>
              <w:divsChild>
                <w:div w:id="1759597635">
                  <w:marLeft w:val="0"/>
                  <w:marRight w:val="0"/>
                  <w:marTop w:val="0"/>
                  <w:marBottom w:val="0"/>
                  <w:divBdr>
                    <w:top w:val="none" w:sz="0" w:space="0" w:color="auto"/>
                    <w:left w:val="none" w:sz="0" w:space="0" w:color="auto"/>
                    <w:bottom w:val="none" w:sz="0" w:space="0" w:color="auto"/>
                    <w:right w:val="none" w:sz="0" w:space="0" w:color="auto"/>
                  </w:divBdr>
                  <w:divsChild>
                    <w:div w:id="514727677">
                      <w:marLeft w:val="0"/>
                      <w:marRight w:val="0"/>
                      <w:marTop w:val="0"/>
                      <w:marBottom w:val="0"/>
                      <w:divBdr>
                        <w:top w:val="none" w:sz="0" w:space="0" w:color="auto"/>
                        <w:left w:val="none" w:sz="0" w:space="0" w:color="auto"/>
                        <w:bottom w:val="none" w:sz="0" w:space="0" w:color="auto"/>
                        <w:right w:val="none" w:sz="0" w:space="0" w:color="auto"/>
                      </w:divBdr>
                      <w:divsChild>
                        <w:div w:id="1766612012">
                          <w:marLeft w:val="0"/>
                          <w:marRight w:val="0"/>
                          <w:marTop w:val="0"/>
                          <w:marBottom w:val="0"/>
                          <w:divBdr>
                            <w:top w:val="none" w:sz="0" w:space="0" w:color="auto"/>
                            <w:left w:val="none" w:sz="0" w:space="0" w:color="auto"/>
                            <w:bottom w:val="none" w:sz="0" w:space="0" w:color="auto"/>
                            <w:right w:val="none" w:sz="0" w:space="0" w:color="auto"/>
                          </w:divBdr>
                          <w:divsChild>
                            <w:div w:id="12549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056058">
      <w:bodyDiv w:val="1"/>
      <w:marLeft w:val="0"/>
      <w:marRight w:val="0"/>
      <w:marTop w:val="0"/>
      <w:marBottom w:val="0"/>
      <w:divBdr>
        <w:top w:val="none" w:sz="0" w:space="0" w:color="auto"/>
        <w:left w:val="none" w:sz="0" w:space="0" w:color="auto"/>
        <w:bottom w:val="none" w:sz="0" w:space="0" w:color="auto"/>
        <w:right w:val="none" w:sz="0" w:space="0" w:color="auto"/>
      </w:divBdr>
      <w:divsChild>
        <w:div w:id="90781459">
          <w:marLeft w:val="0"/>
          <w:marRight w:val="0"/>
          <w:marTop w:val="0"/>
          <w:marBottom w:val="0"/>
          <w:divBdr>
            <w:top w:val="none" w:sz="0" w:space="0" w:color="auto"/>
            <w:left w:val="none" w:sz="0" w:space="0" w:color="auto"/>
            <w:bottom w:val="none" w:sz="0" w:space="0" w:color="auto"/>
            <w:right w:val="none" w:sz="0" w:space="0" w:color="auto"/>
          </w:divBdr>
          <w:divsChild>
            <w:div w:id="2121022038">
              <w:marLeft w:val="0"/>
              <w:marRight w:val="0"/>
              <w:marTop w:val="0"/>
              <w:marBottom w:val="0"/>
              <w:divBdr>
                <w:top w:val="none" w:sz="0" w:space="0" w:color="auto"/>
                <w:left w:val="none" w:sz="0" w:space="0" w:color="auto"/>
                <w:bottom w:val="none" w:sz="0" w:space="0" w:color="auto"/>
                <w:right w:val="none" w:sz="0" w:space="0" w:color="auto"/>
              </w:divBdr>
              <w:divsChild>
                <w:div w:id="1064719369">
                  <w:marLeft w:val="0"/>
                  <w:marRight w:val="0"/>
                  <w:marTop w:val="0"/>
                  <w:marBottom w:val="0"/>
                  <w:divBdr>
                    <w:top w:val="none" w:sz="0" w:space="0" w:color="auto"/>
                    <w:left w:val="none" w:sz="0" w:space="0" w:color="auto"/>
                    <w:bottom w:val="none" w:sz="0" w:space="0" w:color="auto"/>
                    <w:right w:val="none" w:sz="0" w:space="0" w:color="auto"/>
                  </w:divBdr>
                  <w:divsChild>
                    <w:div w:id="2130661840">
                      <w:marLeft w:val="0"/>
                      <w:marRight w:val="0"/>
                      <w:marTop w:val="0"/>
                      <w:marBottom w:val="0"/>
                      <w:divBdr>
                        <w:top w:val="none" w:sz="0" w:space="0" w:color="auto"/>
                        <w:left w:val="none" w:sz="0" w:space="0" w:color="auto"/>
                        <w:bottom w:val="none" w:sz="0" w:space="0" w:color="auto"/>
                        <w:right w:val="none" w:sz="0" w:space="0" w:color="auto"/>
                      </w:divBdr>
                      <w:divsChild>
                        <w:div w:id="381634008">
                          <w:marLeft w:val="0"/>
                          <w:marRight w:val="0"/>
                          <w:marTop w:val="0"/>
                          <w:marBottom w:val="0"/>
                          <w:divBdr>
                            <w:top w:val="none" w:sz="0" w:space="0" w:color="auto"/>
                            <w:left w:val="none" w:sz="0" w:space="0" w:color="auto"/>
                            <w:bottom w:val="none" w:sz="0" w:space="0" w:color="auto"/>
                            <w:right w:val="none" w:sz="0" w:space="0" w:color="auto"/>
                          </w:divBdr>
                          <w:divsChild>
                            <w:div w:id="7416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06579">
      <w:marLeft w:val="640"/>
      <w:marRight w:val="0"/>
      <w:marTop w:val="0"/>
      <w:marBottom w:val="0"/>
      <w:divBdr>
        <w:top w:val="none" w:sz="0" w:space="0" w:color="auto"/>
        <w:left w:val="none" w:sz="0" w:space="0" w:color="auto"/>
        <w:bottom w:val="none" w:sz="0" w:space="0" w:color="auto"/>
        <w:right w:val="none" w:sz="0" w:space="0" w:color="auto"/>
      </w:divBdr>
    </w:div>
    <w:div w:id="2065248664">
      <w:marLeft w:val="0"/>
      <w:marRight w:val="0"/>
      <w:marTop w:val="0"/>
      <w:marBottom w:val="0"/>
      <w:divBdr>
        <w:top w:val="none" w:sz="0" w:space="0" w:color="auto"/>
        <w:left w:val="none" w:sz="0" w:space="0" w:color="auto"/>
        <w:bottom w:val="none" w:sz="0" w:space="0" w:color="auto"/>
        <w:right w:val="none" w:sz="0" w:space="0" w:color="auto"/>
      </w:divBdr>
    </w:div>
    <w:div w:id="2066293615">
      <w:bodyDiv w:val="1"/>
      <w:marLeft w:val="0"/>
      <w:marRight w:val="0"/>
      <w:marTop w:val="0"/>
      <w:marBottom w:val="0"/>
      <w:divBdr>
        <w:top w:val="none" w:sz="0" w:space="0" w:color="auto"/>
        <w:left w:val="none" w:sz="0" w:space="0" w:color="auto"/>
        <w:bottom w:val="none" w:sz="0" w:space="0" w:color="auto"/>
        <w:right w:val="none" w:sz="0" w:space="0" w:color="auto"/>
      </w:divBdr>
      <w:divsChild>
        <w:div w:id="15624513">
          <w:marLeft w:val="0"/>
          <w:marRight w:val="0"/>
          <w:marTop w:val="0"/>
          <w:marBottom w:val="0"/>
          <w:divBdr>
            <w:top w:val="none" w:sz="0" w:space="0" w:color="auto"/>
            <w:left w:val="none" w:sz="0" w:space="0" w:color="auto"/>
            <w:bottom w:val="none" w:sz="0" w:space="0" w:color="auto"/>
            <w:right w:val="none" w:sz="0" w:space="0" w:color="auto"/>
          </w:divBdr>
          <w:divsChild>
            <w:div w:id="1785347240">
              <w:marLeft w:val="0"/>
              <w:marRight w:val="0"/>
              <w:marTop w:val="0"/>
              <w:marBottom w:val="0"/>
              <w:divBdr>
                <w:top w:val="none" w:sz="0" w:space="0" w:color="auto"/>
                <w:left w:val="none" w:sz="0" w:space="0" w:color="auto"/>
                <w:bottom w:val="none" w:sz="0" w:space="0" w:color="auto"/>
                <w:right w:val="none" w:sz="0" w:space="0" w:color="auto"/>
              </w:divBdr>
              <w:divsChild>
                <w:div w:id="610822164">
                  <w:marLeft w:val="0"/>
                  <w:marRight w:val="0"/>
                  <w:marTop w:val="0"/>
                  <w:marBottom w:val="0"/>
                  <w:divBdr>
                    <w:top w:val="none" w:sz="0" w:space="0" w:color="auto"/>
                    <w:left w:val="none" w:sz="0" w:space="0" w:color="auto"/>
                    <w:bottom w:val="none" w:sz="0" w:space="0" w:color="auto"/>
                    <w:right w:val="none" w:sz="0" w:space="0" w:color="auto"/>
                  </w:divBdr>
                  <w:divsChild>
                    <w:div w:id="2094235041">
                      <w:marLeft w:val="0"/>
                      <w:marRight w:val="0"/>
                      <w:marTop w:val="0"/>
                      <w:marBottom w:val="0"/>
                      <w:divBdr>
                        <w:top w:val="none" w:sz="0" w:space="0" w:color="auto"/>
                        <w:left w:val="none" w:sz="0" w:space="0" w:color="auto"/>
                        <w:bottom w:val="none" w:sz="0" w:space="0" w:color="auto"/>
                        <w:right w:val="none" w:sz="0" w:space="0" w:color="auto"/>
                      </w:divBdr>
                      <w:divsChild>
                        <w:div w:id="1906988128">
                          <w:marLeft w:val="0"/>
                          <w:marRight w:val="0"/>
                          <w:marTop w:val="0"/>
                          <w:marBottom w:val="0"/>
                          <w:divBdr>
                            <w:top w:val="none" w:sz="0" w:space="0" w:color="auto"/>
                            <w:left w:val="none" w:sz="0" w:space="0" w:color="auto"/>
                            <w:bottom w:val="none" w:sz="0" w:space="0" w:color="auto"/>
                            <w:right w:val="none" w:sz="0" w:space="0" w:color="auto"/>
                          </w:divBdr>
                          <w:divsChild>
                            <w:div w:id="1469126897">
                              <w:marLeft w:val="0"/>
                              <w:marRight w:val="0"/>
                              <w:marTop w:val="0"/>
                              <w:marBottom w:val="0"/>
                              <w:divBdr>
                                <w:top w:val="none" w:sz="0" w:space="0" w:color="auto"/>
                                <w:left w:val="none" w:sz="0" w:space="0" w:color="auto"/>
                                <w:bottom w:val="none" w:sz="0" w:space="0" w:color="auto"/>
                                <w:right w:val="none" w:sz="0" w:space="0" w:color="auto"/>
                              </w:divBdr>
                              <w:divsChild>
                                <w:div w:id="2090881802">
                                  <w:marLeft w:val="0"/>
                                  <w:marRight w:val="0"/>
                                  <w:marTop w:val="0"/>
                                  <w:marBottom w:val="0"/>
                                  <w:divBdr>
                                    <w:top w:val="none" w:sz="0" w:space="0" w:color="auto"/>
                                    <w:left w:val="none" w:sz="0" w:space="0" w:color="auto"/>
                                    <w:bottom w:val="none" w:sz="0" w:space="0" w:color="auto"/>
                                    <w:right w:val="none" w:sz="0" w:space="0" w:color="auto"/>
                                  </w:divBdr>
                                  <w:divsChild>
                                    <w:div w:id="13599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801752">
      <w:marLeft w:val="0"/>
      <w:marRight w:val="0"/>
      <w:marTop w:val="0"/>
      <w:marBottom w:val="0"/>
      <w:divBdr>
        <w:top w:val="none" w:sz="0" w:space="0" w:color="auto"/>
        <w:left w:val="none" w:sz="0" w:space="0" w:color="auto"/>
        <w:bottom w:val="none" w:sz="0" w:space="0" w:color="auto"/>
        <w:right w:val="none" w:sz="0" w:space="0" w:color="auto"/>
      </w:divBdr>
    </w:div>
    <w:div w:id="2067991150">
      <w:marLeft w:val="0"/>
      <w:marRight w:val="0"/>
      <w:marTop w:val="0"/>
      <w:marBottom w:val="0"/>
      <w:divBdr>
        <w:top w:val="none" w:sz="0" w:space="0" w:color="auto"/>
        <w:left w:val="none" w:sz="0" w:space="0" w:color="auto"/>
        <w:bottom w:val="none" w:sz="0" w:space="0" w:color="auto"/>
        <w:right w:val="none" w:sz="0" w:space="0" w:color="auto"/>
      </w:divBdr>
    </w:div>
    <w:div w:id="2067991275">
      <w:marLeft w:val="640"/>
      <w:marRight w:val="0"/>
      <w:marTop w:val="0"/>
      <w:marBottom w:val="0"/>
      <w:divBdr>
        <w:top w:val="none" w:sz="0" w:space="0" w:color="auto"/>
        <w:left w:val="none" w:sz="0" w:space="0" w:color="auto"/>
        <w:bottom w:val="none" w:sz="0" w:space="0" w:color="auto"/>
        <w:right w:val="none" w:sz="0" w:space="0" w:color="auto"/>
      </w:divBdr>
    </w:div>
    <w:div w:id="2070304288">
      <w:marLeft w:val="0"/>
      <w:marRight w:val="0"/>
      <w:marTop w:val="0"/>
      <w:marBottom w:val="0"/>
      <w:divBdr>
        <w:top w:val="none" w:sz="0" w:space="0" w:color="auto"/>
        <w:left w:val="none" w:sz="0" w:space="0" w:color="auto"/>
        <w:bottom w:val="none" w:sz="0" w:space="0" w:color="auto"/>
        <w:right w:val="none" w:sz="0" w:space="0" w:color="auto"/>
      </w:divBdr>
    </w:div>
    <w:div w:id="2073892379">
      <w:bodyDiv w:val="1"/>
      <w:marLeft w:val="0"/>
      <w:marRight w:val="0"/>
      <w:marTop w:val="0"/>
      <w:marBottom w:val="0"/>
      <w:divBdr>
        <w:top w:val="none" w:sz="0" w:space="0" w:color="auto"/>
        <w:left w:val="none" w:sz="0" w:space="0" w:color="auto"/>
        <w:bottom w:val="none" w:sz="0" w:space="0" w:color="auto"/>
        <w:right w:val="none" w:sz="0" w:space="0" w:color="auto"/>
      </w:divBdr>
      <w:divsChild>
        <w:div w:id="101384363">
          <w:marLeft w:val="640"/>
          <w:marRight w:val="0"/>
          <w:marTop w:val="0"/>
          <w:marBottom w:val="0"/>
          <w:divBdr>
            <w:top w:val="none" w:sz="0" w:space="0" w:color="auto"/>
            <w:left w:val="none" w:sz="0" w:space="0" w:color="auto"/>
            <w:bottom w:val="none" w:sz="0" w:space="0" w:color="auto"/>
            <w:right w:val="none" w:sz="0" w:space="0" w:color="auto"/>
          </w:divBdr>
        </w:div>
        <w:div w:id="343629136">
          <w:marLeft w:val="640"/>
          <w:marRight w:val="0"/>
          <w:marTop w:val="0"/>
          <w:marBottom w:val="0"/>
          <w:divBdr>
            <w:top w:val="none" w:sz="0" w:space="0" w:color="auto"/>
            <w:left w:val="none" w:sz="0" w:space="0" w:color="auto"/>
            <w:bottom w:val="none" w:sz="0" w:space="0" w:color="auto"/>
            <w:right w:val="none" w:sz="0" w:space="0" w:color="auto"/>
          </w:divBdr>
        </w:div>
        <w:div w:id="441733384">
          <w:marLeft w:val="640"/>
          <w:marRight w:val="0"/>
          <w:marTop w:val="0"/>
          <w:marBottom w:val="0"/>
          <w:divBdr>
            <w:top w:val="none" w:sz="0" w:space="0" w:color="auto"/>
            <w:left w:val="none" w:sz="0" w:space="0" w:color="auto"/>
            <w:bottom w:val="none" w:sz="0" w:space="0" w:color="auto"/>
            <w:right w:val="none" w:sz="0" w:space="0" w:color="auto"/>
          </w:divBdr>
        </w:div>
        <w:div w:id="1391924116">
          <w:marLeft w:val="640"/>
          <w:marRight w:val="0"/>
          <w:marTop w:val="0"/>
          <w:marBottom w:val="0"/>
          <w:divBdr>
            <w:top w:val="none" w:sz="0" w:space="0" w:color="auto"/>
            <w:left w:val="none" w:sz="0" w:space="0" w:color="auto"/>
            <w:bottom w:val="none" w:sz="0" w:space="0" w:color="auto"/>
            <w:right w:val="none" w:sz="0" w:space="0" w:color="auto"/>
          </w:divBdr>
        </w:div>
        <w:div w:id="1805851627">
          <w:marLeft w:val="640"/>
          <w:marRight w:val="0"/>
          <w:marTop w:val="0"/>
          <w:marBottom w:val="0"/>
          <w:divBdr>
            <w:top w:val="none" w:sz="0" w:space="0" w:color="auto"/>
            <w:left w:val="none" w:sz="0" w:space="0" w:color="auto"/>
            <w:bottom w:val="none" w:sz="0" w:space="0" w:color="auto"/>
            <w:right w:val="none" w:sz="0" w:space="0" w:color="auto"/>
          </w:divBdr>
        </w:div>
        <w:div w:id="1841847426">
          <w:marLeft w:val="640"/>
          <w:marRight w:val="0"/>
          <w:marTop w:val="0"/>
          <w:marBottom w:val="0"/>
          <w:divBdr>
            <w:top w:val="none" w:sz="0" w:space="0" w:color="auto"/>
            <w:left w:val="none" w:sz="0" w:space="0" w:color="auto"/>
            <w:bottom w:val="none" w:sz="0" w:space="0" w:color="auto"/>
            <w:right w:val="none" w:sz="0" w:space="0" w:color="auto"/>
          </w:divBdr>
        </w:div>
      </w:divsChild>
    </w:div>
    <w:div w:id="2074233238">
      <w:marLeft w:val="0"/>
      <w:marRight w:val="0"/>
      <w:marTop w:val="0"/>
      <w:marBottom w:val="0"/>
      <w:divBdr>
        <w:top w:val="none" w:sz="0" w:space="0" w:color="auto"/>
        <w:left w:val="none" w:sz="0" w:space="0" w:color="auto"/>
        <w:bottom w:val="none" w:sz="0" w:space="0" w:color="auto"/>
        <w:right w:val="none" w:sz="0" w:space="0" w:color="auto"/>
      </w:divBdr>
    </w:div>
    <w:div w:id="2074280400">
      <w:marLeft w:val="640"/>
      <w:marRight w:val="0"/>
      <w:marTop w:val="0"/>
      <w:marBottom w:val="0"/>
      <w:divBdr>
        <w:top w:val="none" w:sz="0" w:space="0" w:color="auto"/>
        <w:left w:val="none" w:sz="0" w:space="0" w:color="auto"/>
        <w:bottom w:val="none" w:sz="0" w:space="0" w:color="auto"/>
        <w:right w:val="none" w:sz="0" w:space="0" w:color="auto"/>
      </w:divBdr>
    </w:div>
    <w:div w:id="2075270935">
      <w:marLeft w:val="640"/>
      <w:marRight w:val="0"/>
      <w:marTop w:val="0"/>
      <w:marBottom w:val="0"/>
      <w:divBdr>
        <w:top w:val="none" w:sz="0" w:space="0" w:color="auto"/>
        <w:left w:val="none" w:sz="0" w:space="0" w:color="auto"/>
        <w:bottom w:val="none" w:sz="0" w:space="0" w:color="auto"/>
        <w:right w:val="none" w:sz="0" w:space="0" w:color="auto"/>
      </w:divBdr>
    </w:div>
    <w:div w:id="2075395019">
      <w:marLeft w:val="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437005">
      <w:marLeft w:val="0"/>
      <w:marRight w:val="0"/>
      <w:marTop w:val="0"/>
      <w:marBottom w:val="0"/>
      <w:divBdr>
        <w:top w:val="none" w:sz="0" w:space="0" w:color="auto"/>
        <w:left w:val="none" w:sz="0" w:space="0" w:color="auto"/>
        <w:bottom w:val="none" w:sz="0" w:space="0" w:color="auto"/>
        <w:right w:val="none" w:sz="0" w:space="0" w:color="auto"/>
      </w:divBdr>
    </w:div>
    <w:div w:id="2077588080">
      <w:marLeft w:val="0"/>
      <w:marRight w:val="0"/>
      <w:marTop w:val="0"/>
      <w:marBottom w:val="0"/>
      <w:divBdr>
        <w:top w:val="none" w:sz="0" w:space="0" w:color="auto"/>
        <w:left w:val="none" w:sz="0" w:space="0" w:color="auto"/>
        <w:bottom w:val="none" w:sz="0" w:space="0" w:color="auto"/>
        <w:right w:val="none" w:sz="0" w:space="0" w:color="auto"/>
      </w:divBdr>
    </w:div>
    <w:div w:id="2077824418">
      <w:bodyDiv w:val="1"/>
      <w:marLeft w:val="0"/>
      <w:marRight w:val="0"/>
      <w:marTop w:val="0"/>
      <w:marBottom w:val="0"/>
      <w:divBdr>
        <w:top w:val="none" w:sz="0" w:space="0" w:color="auto"/>
        <w:left w:val="none" w:sz="0" w:space="0" w:color="auto"/>
        <w:bottom w:val="none" w:sz="0" w:space="0" w:color="auto"/>
        <w:right w:val="none" w:sz="0" w:space="0" w:color="auto"/>
      </w:divBdr>
      <w:divsChild>
        <w:div w:id="310716018">
          <w:marLeft w:val="0"/>
          <w:marRight w:val="0"/>
          <w:marTop w:val="0"/>
          <w:marBottom w:val="0"/>
          <w:divBdr>
            <w:top w:val="none" w:sz="0" w:space="0" w:color="auto"/>
            <w:left w:val="none" w:sz="0" w:space="0" w:color="auto"/>
            <w:bottom w:val="none" w:sz="0" w:space="0" w:color="auto"/>
            <w:right w:val="none" w:sz="0" w:space="0" w:color="auto"/>
          </w:divBdr>
          <w:divsChild>
            <w:div w:id="1611621063">
              <w:marLeft w:val="0"/>
              <w:marRight w:val="0"/>
              <w:marTop w:val="0"/>
              <w:marBottom w:val="0"/>
              <w:divBdr>
                <w:top w:val="none" w:sz="0" w:space="0" w:color="auto"/>
                <w:left w:val="none" w:sz="0" w:space="0" w:color="auto"/>
                <w:bottom w:val="none" w:sz="0" w:space="0" w:color="auto"/>
                <w:right w:val="none" w:sz="0" w:space="0" w:color="auto"/>
              </w:divBdr>
              <w:divsChild>
                <w:div w:id="621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00492">
      <w:marLeft w:val="640"/>
      <w:marRight w:val="0"/>
      <w:marTop w:val="0"/>
      <w:marBottom w:val="0"/>
      <w:divBdr>
        <w:top w:val="none" w:sz="0" w:space="0" w:color="auto"/>
        <w:left w:val="none" w:sz="0" w:space="0" w:color="auto"/>
        <w:bottom w:val="none" w:sz="0" w:space="0" w:color="auto"/>
        <w:right w:val="none" w:sz="0" w:space="0" w:color="auto"/>
      </w:divBdr>
    </w:div>
    <w:div w:id="2079357438">
      <w:marLeft w:val="0"/>
      <w:marRight w:val="0"/>
      <w:marTop w:val="0"/>
      <w:marBottom w:val="0"/>
      <w:divBdr>
        <w:top w:val="none" w:sz="0" w:space="0" w:color="auto"/>
        <w:left w:val="none" w:sz="0" w:space="0" w:color="auto"/>
        <w:bottom w:val="none" w:sz="0" w:space="0" w:color="auto"/>
        <w:right w:val="none" w:sz="0" w:space="0" w:color="auto"/>
      </w:divBdr>
    </w:div>
    <w:div w:id="2079555188">
      <w:marLeft w:val="640"/>
      <w:marRight w:val="0"/>
      <w:marTop w:val="0"/>
      <w:marBottom w:val="0"/>
      <w:divBdr>
        <w:top w:val="none" w:sz="0" w:space="0" w:color="auto"/>
        <w:left w:val="none" w:sz="0" w:space="0" w:color="auto"/>
        <w:bottom w:val="none" w:sz="0" w:space="0" w:color="auto"/>
        <w:right w:val="none" w:sz="0" w:space="0" w:color="auto"/>
      </w:divBdr>
    </w:div>
    <w:div w:id="2080058831">
      <w:marLeft w:val="640"/>
      <w:marRight w:val="0"/>
      <w:marTop w:val="0"/>
      <w:marBottom w:val="0"/>
      <w:divBdr>
        <w:top w:val="none" w:sz="0" w:space="0" w:color="auto"/>
        <w:left w:val="none" w:sz="0" w:space="0" w:color="auto"/>
        <w:bottom w:val="none" w:sz="0" w:space="0" w:color="auto"/>
        <w:right w:val="none" w:sz="0" w:space="0" w:color="auto"/>
      </w:divBdr>
    </w:div>
    <w:div w:id="2081097088">
      <w:marLeft w:val="0"/>
      <w:marRight w:val="0"/>
      <w:marTop w:val="0"/>
      <w:marBottom w:val="0"/>
      <w:divBdr>
        <w:top w:val="none" w:sz="0" w:space="0" w:color="auto"/>
        <w:left w:val="none" w:sz="0" w:space="0" w:color="auto"/>
        <w:bottom w:val="none" w:sz="0" w:space="0" w:color="auto"/>
        <w:right w:val="none" w:sz="0" w:space="0" w:color="auto"/>
      </w:divBdr>
    </w:div>
    <w:div w:id="2081100006">
      <w:marLeft w:val="0"/>
      <w:marRight w:val="0"/>
      <w:marTop w:val="0"/>
      <w:marBottom w:val="0"/>
      <w:divBdr>
        <w:top w:val="none" w:sz="0" w:space="0" w:color="auto"/>
        <w:left w:val="none" w:sz="0" w:space="0" w:color="auto"/>
        <w:bottom w:val="none" w:sz="0" w:space="0" w:color="auto"/>
        <w:right w:val="none" w:sz="0" w:space="0" w:color="auto"/>
      </w:divBdr>
    </w:div>
    <w:div w:id="2082093720">
      <w:bodyDiv w:val="1"/>
      <w:marLeft w:val="0"/>
      <w:marRight w:val="0"/>
      <w:marTop w:val="0"/>
      <w:marBottom w:val="0"/>
      <w:divBdr>
        <w:top w:val="none" w:sz="0" w:space="0" w:color="auto"/>
        <w:left w:val="none" w:sz="0" w:space="0" w:color="auto"/>
        <w:bottom w:val="none" w:sz="0" w:space="0" w:color="auto"/>
        <w:right w:val="none" w:sz="0" w:space="0" w:color="auto"/>
      </w:divBdr>
    </w:div>
    <w:div w:id="2082603314">
      <w:marLeft w:val="0"/>
      <w:marRight w:val="0"/>
      <w:marTop w:val="0"/>
      <w:marBottom w:val="0"/>
      <w:divBdr>
        <w:top w:val="none" w:sz="0" w:space="0" w:color="auto"/>
        <w:left w:val="none" w:sz="0" w:space="0" w:color="auto"/>
        <w:bottom w:val="none" w:sz="0" w:space="0" w:color="auto"/>
        <w:right w:val="none" w:sz="0" w:space="0" w:color="auto"/>
      </w:divBdr>
    </w:div>
    <w:div w:id="2082671919">
      <w:marLeft w:val="0"/>
      <w:marRight w:val="0"/>
      <w:marTop w:val="0"/>
      <w:marBottom w:val="0"/>
      <w:divBdr>
        <w:top w:val="none" w:sz="0" w:space="0" w:color="auto"/>
        <w:left w:val="none" w:sz="0" w:space="0" w:color="auto"/>
        <w:bottom w:val="none" w:sz="0" w:space="0" w:color="auto"/>
        <w:right w:val="none" w:sz="0" w:space="0" w:color="auto"/>
      </w:divBdr>
    </w:div>
    <w:div w:id="2082750848">
      <w:bodyDiv w:val="1"/>
      <w:marLeft w:val="0"/>
      <w:marRight w:val="0"/>
      <w:marTop w:val="0"/>
      <w:marBottom w:val="0"/>
      <w:divBdr>
        <w:top w:val="none" w:sz="0" w:space="0" w:color="auto"/>
        <w:left w:val="none" w:sz="0" w:space="0" w:color="auto"/>
        <w:bottom w:val="none" w:sz="0" w:space="0" w:color="auto"/>
        <w:right w:val="none" w:sz="0" w:space="0" w:color="auto"/>
      </w:divBdr>
    </w:div>
    <w:div w:id="2082825034">
      <w:marLeft w:val="0"/>
      <w:marRight w:val="0"/>
      <w:marTop w:val="0"/>
      <w:marBottom w:val="0"/>
      <w:divBdr>
        <w:top w:val="none" w:sz="0" w:space="0" w:color="auto"/>
        <w:left w:val="none" w:sz="0" w:space="0" w:color="auto"/>
        <w:bottom w:val="none" w:sz="0" w:space="0" w:color="auto"/>
        <w:right w:val="none" w:sz="0" w:space="0" w:color="auto"/>
      </w:divBdr>
    </w:div>
    <w:div w:id="2083480916">
      <w:marLeft w:val="0"/>
      <w:marRight w:val="0"/>
      <w:marTop w:val="0"/>
      <w:marBottom w:val="0"/>
      <w:divBdr>
        <w:top w:val="none" w:sz="0" w:space="0" w:color="auto"/>
        <w:left w:val="none" w:sz="0" w:space="0" w:color="auto"/>
        <w:bottom w:val="none" w:sz="0" w:space="0" w:color="auto"/>
        <w:right w:val="none" w:sz="0" w:space="0" w:color="auto"/>
      </w:divBdr>
    </w:div>
    <w:div w:id="2086032623">
      <w:marLeft w:val="0"/>
      <w:marRight w:val="0"/>
      <w:marTop w:val="0"/>
      <w:marBottom w:val="0"/>
      <w:divBdr>
        <w:top w:val="none" w:sz="0" w:space="0" w:color="auto"/>
        <w:left w:val="none" w:sz="0" w:space="0" w:color="auto"/>
        <w:bottom w:val="none" w:sz="0" w:space="0" w:color="auto"/>
        <w:right w:val="none" w:sz="0" w:space="0" w:color="auto"/>
      </w:divBdr>
    </w:div>
    <w:div w:id="2086761436">
      <w:marLeft w:val="0"/>
      <w:marRight w:val="0"/>
      <w:marTop w:val="0"/>
      <w:marBottom w:val="0"/>
      <w:divBdr>
        <w:top w:val="none" w:sz="0" w:space="0" w:color="auto"/>
        <w:left w:val="none" w:sz="0" w:space="0" w:color="auto"/>
        <w:bottom w:val="none" w:sz="0" w:space="0" w:color="auto"/>
        <w:right w:val="none" w:sz="0" w:space="0" w:color="auto"/>
      </w:divBdr>
    </w:div>
    <w:div w:id="2087258566">
      <w:marLeft w:val="0"/>
      <w:marRight w:val="0"/>
      <w:marTop w:val="0"/>
      <w:marBottom w:val="0"/>
      <w:divBdr>
        <w:top w:val="none" w:sz="0" w:space="0" w:color="auto"/>
        <w:left w:val="none" w:sz="0" w:space="0" w:color="auto"/>
        <w:bottom w:val="none" w:sz="0" w:space="0" w:color="auto"/>
        <w:right w:val="none" w:sz="0" w:space="0" w:color="auto"/>
      </w:divBdr>
    </w:div>
    <w:div w:id="2087334327">
      <w:marLeft w:val="0"/>
      <w:marRight w:val="0"/>
      <w:marTop w:val="0"/>
      <w:marBottom w:val="0"/>
      <w:divBdr>
        <w:top w:val="none" w:sz="0" w:space="0" w:color="auto"/>
        <w:left w:val="none" w:sz="0" w:space="0" w:color="auto"/>
        <w:bottom w:val="none" w:sz="0" w:space="0" w:color="auto"/>
        <w:right w:val="none" w:sz="0" w:space="0" w:color="auto"/>
      </w:divBdr>
    </w:div>
    <w:div w:id="2087681008">
      <w:marLeft w:val="640"/>
      <w:marRight w:val="0"/>
      <w:marTop w:val="0"/>
      <w:marBottom w:val="0"/>
      <w:divBdr>
        <w:top w:val="none" w:sz="0" w:space="0" w:color="auto"/>
        <w:left w:val="none" w:sz="0" w:space="0" w:color="auto"/>
        <w:bottom w:val="none" w:sz="0" w:space="0" w:color="auto"/>
        <w:right w:val="none" w:sz="0" w:space="0" w:color="auto"/>
      </w:divBdr>
    </w:div>
    <w:div w:id="2090150565">
      <w:marLeft w:val="0"/>
      <w:marRight w:val="0"/>
      <w:marTop w:val="0"/>
      <w:marBottom w:val="0"/>
      <w:divBdr>
        <w:top w:val="none" w:sz="0" w:space="0" w:color="auto"/>
        <w:left w:val="none" w:sz="0" w:space="0" w:color="auto"/>
        <w:bottom w:val="none" w:sz="0" w:space="0" w:color="auto"/>
        <w:right w:val="none" w:sz="0" w:space="0" w:color="auto"/>
      </w:divBdr>
    </w:div>
    <w:div w:id="2090733473">
      <w:marLeft w:val="640"/>
      <w:marRight w:val="0"/>
      <w:marTop w:val="0"/>
      <w:marBottom w:val="0"/>
      <w:divBdr>
        <w:top w:val="none" w:sz="0" w:space="0" w:color="auto"/>
        <w:left w:val="none" w:sz="0" w:space="0" w:color="auto"/>
        <w:bottom w:val="none" w:sz="0" w:space="0" w:color="auto"/>
        <w:right w:val="none" w:sz="0" w:space="0" w:color="auto"/>
      </w:divBdr>
    </w:div>
    <w:div w:id="2094815247">
      <w:marLeft w:val="0"/>
      <w:marRight w:val="0"/>
      <w:marTop w:val="0"/>
      <w:marBottom w:val="0"/>
      <w:divBdr>
        <w:top w:val="none" w:sz="0" w:space="0" w:color="auto"/>
        <w:left w:val="none" w:sz="0" w:space="0" w:color="auto"/>
        <w:bottom w:val="none" w:sz="0" w:space="0" w:color="auto"/>
        <w:right w:val="none" w:sz="0" w:space="0" w:color="auto"/>
      </w:divBdr>
    </w:div>
    <w:div w:id="2095121478">
      <w:marLeft w:val="0"/>
      <w:marRight w:val="150"/>
      <w:marTop w:val="0"/>
      <w:marBottom w:val="0"/>
      <w:divBdr>
        <w:top w:val="none" w:sz="0" w:space="0" w:color="auto"/>
        <w:left w:val="none" w:sz="0" w:space="0" w:color="auto"/>
        <w:bottom w:val="none" w:sz="0" w:space="0" w:color="auto"/>
        <w:right w:val="none" w:sz="0" w:space="0" w:color="auto"/>
      </w:divBdr>
      <w:divsChild>
        <w:div w:id="1175262746">
          <w:marLeft w:val="0"/>
          <w:marRight w:val="150"/>
          <w:marTop w:val="0"/>
          <w:marBottom w:val="0"/>
          <w:divBdr>
            <w:top w:val="none" w:sz="0" w:space="0" w:color="auto"/>
            <w:left w:val="none" w:sz="0" w:space="0" w:color="auto"/>
            <w:bottom w:val="none" w:sz="0" w:space="0" w:color="auto"/>
            <w:right w:val="none" w:sz="0" w:space="0" w:color="auto"/>
          </w:divBdr>
        </w:div>
      </w:divsChild>
    </w:div>
    <w:div w:id="2095584006">
      <w:bodyDiv w:val="1"/>
      <w:marLeft w:val="0"/>
      <w:marRight w:val="0"/>
      <w:marTop w:val="0"/>
      <w:marBottom w:val="0"/>
      <w:divBdr>
        <w:top w:val="none" w:sz="0" w:space="0" w:color="auto"/>
        <w:left w:val="none" w:sz="0" w:space="0" w:color="auto"/>
        <w:bottom w:val="none" w:sz="0" w:space="0" w:color="auto"/>
        <w:right w:val="none" w:sz="0" w:space="0" w:color="auto"/>
      </w:divBdr>
    </w:div>
    <w:div w:id="2095973204">
      <w:marLeft w:val="0"/>
      <w:marRight w:val="0"/>
      <w:marTop w:val="0"/>
      <w:marBottom w:val="0"/>
      <w:divBdr>
        <w:top w:val="none" w:sz="0" w:space="0" w:color="auto"/>
        <w:left w:val="none" w:sz="0" w:space="0" w:color="auto"/>
        <w:bottom w:val="none" w:sz="0" w:space="0" w:color="auto"/>
        <w:right w:val="none" w:sz="0" w:space="0" w:color="auto"/>
      </w:divBdr>
    </w:div>
    <w:div w:id="2097435823">
      <w:marLeft w:val="0"/>
      <w:marRight w:val="0"/>
      <w:marTop w:val="0"/>
      <w:marBottom w:val="0"/>
      <w:divBdr>
        <w:top w:val="none" w:sz="0" w:space="0" w:color="auto"/>
        <w:left w:val="none" w:sz="0" w:space="0" w:color="auto"/>
        <w:bottom w:val="none" w:sz="0" w:space="0" w:color="auto"/>
        <w:right w:val="none" w:sz="0" w:space="0" w:color="auto"/>
      </w:divBdr>
    </w:div>
    <w:div w:id="2098208554">
      <w:marLeft w:val="0"/>
      <w:marRight w:val="0"/>
      <w:marTop w:val="0"/>
      <w:marBottom w:val="0"/>
      <w:divBdr>
        <w:top w:val="none" w:sz="0" w:space="0" w:color="auto"/>
        <w:left w:val="none" w:sz="0" w:space="0" w:color="auto"/>
        <w:bottom w:val="none" w:sz="0" w:space="0" w:color="auto"/>
        <w:right w:val="none" w:sz="0" w:space="0" w:color="auto"/>
      </w:divBdr>
    </w:div>
    <w:div w:id="2098288209">
      <w:marLeft w:val="640"/>
      <w:marRight w:val="0"/>
      <w:marTop w:val="0"/>
      <w:marBottom w:val="0"/>
      <w:divBdr>
        <w:top w:val="none" w:sz="0" w:space="0" w:color="auto"/>
        <w:left w:val="none" w:sz="0" w:space="0" w:color="auto"/>
        <w:bottom w:val="none" w:sz="0" w:space="0" w:color="auto"/>
        <w:right w:val="none" w:sz="0" w:space="0" w:color="auto"/>
      </w:divBdr>
    </w:div>
    <w:div w:id="2098360882">
      <w:marLeft w:val="0"/>
      <w:marRight w:val="0"/>
      <w:marTop w:val="0"/>
      <w:marBottom w:val="0"/>
      <w:divBdr>
        <w:top w:val="none" w:sz="0" w:space="0" w:color="auto"/>
        <w:left w:val="none" w:sz="0" w:space="0" w:color="auto"/>
        <w:bottom w:val="none" w:sz="0" w:space="0" w:color="auto"/>
        <w:right w:val="none" w:sz="0" w:space="0" w:color="auto"/>
      </w:divBdr>
    </w:div>
    <w:div w:id="2098675265">
      <w:marLeft w:val="640"/>
      <w:marRight w:val="0"/>
      <w:marTop w:val="0"/>
      <w:marBottom w:val="0"/>
      <w:divBdr>
        <w:top w:val="none" w:sz="0" w:space="0" w:color="auto"/>
        <w:left w:val="none" w:sz="0" w:space="0" w:color="auto"/>
        <w:bottom w:val="none" w:sz="0" w:space="0" w:color="auto"/>
        <w:right w:val="none" w:sz="0" w:space="0" w:color="auto"/>
      </w:divBdr>
    </w:div>
    <w:div w:id="2099523507">
      <w:marLeft w:val="0"/>
      <w:marRight w:val="0"/>
      <w:marTop w:val="0"/>
      <w:marBottom w:val="0"/>
      <w:divBdr>
        <w:top w:val="none" w:sz="0" w:space="0" w:color="auto"/>
        <w:left w:val="none" w:sz="0" w:space="0" w:color="auto"/>
        <w:bottom w:val="none" w:sz="0" w:space="0" w:color="auto"/>
        <w:right w:val="none" w:sz="0" w:space="0" w:color="auto"/>
      </w:divBdr>
    </w:div>
    <w:div w:id="2101171702">
      <w:marLeft w:val="640"/>
      <w:marRight w:val="0"/>
      <w:marTop w:val="0"/>
      <w:marBottom w:val="0"/>
      <w:divBdr>
        <w:top w:val="none" w:sz="0" w:space="0" w:color="auto"/>
        <w:left w:val="none" w:sz="0" w:space="0" w:color="auto"/>
        <w:bottom w:val="none" w:sz="0" w:space="0" w:color="auto"/>
        <w:right w:val="none" w:sz="0" w:space="0" w:color="auto"/>
      </w:divBdr>
    </w:div>
    <w:div w:id="2101371494">
      <w:marLeft w:val="640"/>
      <w:marRight w:val="0"/>
      <w:marTop w:val="0"/>
      <w:marBottom w:val="0"/>
      <w:divBdr>
        <w:top w:val="none" w:sz="0" w:space="0" w:color="auto"/>
        <w:left w:val="none" w:sz="0" w:space="0" w:color="auto"/>
        <w:bottom w:val="none" w:sz="0" w:space="0" w:color="auto"/>
        <w:right w:val="none" w:sz="0" w:space="0" w:color="auto"/>
      </w:divBdr>
    </w:div>
    <w:div w:id="2101632387">
      <w:marLeft w:val="0"/>
      <w:marRight w:val="0"/>
      <w:marTop w:val="0"/>
      <w:marBottom w:val="0"/>
      <w:divBdr>
        <w:top w:val="none" w:sz="0" w:space="0" w:color="auto"/>
        <w:left w:val="none" w:sz="0" w:space="0" w:color="auto"/>
        <w:bottom w:val="none" w:sz="0" w:space="0" w:color="auto"/>
        <w:right w:val="none" w:sz="0" w:space="0" w:color="auto"/>
      </w:divBdr>
    </w:div>
    <w:div w:id="2102093602">
      <w:marLeft w:val="640"/>
      <w:marRight w:val="0"/>
      <w:marTop w:val="0"/>
      <w:marBottom w:val="0"/>
      <w:divBdr>
        <w:top w:val="none" w:sz="0" w:space="0" w:color="auto"/>
        <w:left w:val="none" w:sz="0" w:space="0" w:color="auto"/>
        <w:bottom w:val="none" w:sz="0" w:space="0" w:color="auto"/>
        <w:right w:val="none" w:sz="0" w:space="0" w:color="auto"/>
      </w:divBdr>
    </w:div>
    <w:div w:id="2102876098">
      <w:marLeft w:val="0"/>
      <w:marRight w:val="0"/>
      <w:marTop w:val="0"/>
      <w:marBottom w:val="0"/>
      <w:divBdr>
        <w:top w:val="none" w:sz="0" w:space="0" w:color="auto"/>
        <w:left w:val="none" w:sz="0" w:space="0" w:color="auto"/>
        <w:bottom w:val="none" w:sz="0" w:space="0" w:color="auto"/>
        <w:right w:val="none" w:sz="0" w:space="0" w:color="auto"/>
      </w:divBdr>
    </w:div>
    <w:div w:id="2103255913">
      <w:marLeft w:val="640"/>
      <w:marRight w:val="0"/>
      <w:marTop w:val="0"/>
      <w:marBottom w:val="0"/>
      <w:divBdr>
        <w:top w:val="none" w:sz="0" w:space="0" w:color="auto"/>
        <w:left w:val="none" w:sz="0" w:space="0" w:color="auto"/>
        <w:bottom w:val="none" w:sz="0" w:space="0" w:color="auto"/>
        <w:right w:val="none" w:sz="0" w:space="0" w:color="auto"/>
      </w:divBdr>
    </w:div>
    <w:div w:id="2105344493">
      <w:bodyDiv w:val="1"/>
      <w:marLeft w:val="0"/>
      <w:marRight w:val="0"/>
      <w:marTop w:val="0"/>
      <w:marBottom w:val="0"/>
      <w:divBdr>
        <w:top w:val="none" w:sz="0" w:space="0" w:color="auto"/>
        <w:left w:val="none" w:sz="0" w:space="0" w:color="auto"/>
        <w:bottom w:val="none" w:sz="0" w:space="0" w:color="auto"/>
        <w:right w:val="none" w:sz="0" w:space="0" w:color="auto"/>
      </w:divBdr>
      <w:divsChild>
        <w:div w:id="39886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566326">
      <w:marLeft w:val="640"/>
      <w:marRight w:val="0"/>
      <w:marTop w:val="0"/>
      <w:marBottom w:val="0"/>
      <w:divBdr>
        <w:top w:val="none" w:sz="0" w:space="0" w:color="auto"/>
        <w:left w:val="none" w:sz="0" w:space="0" w:color="auto"/>
        <w:bottom w:val="none" w:sz="0" w:space="0" w:color="auto"/>
        <w:right w:val="none" w:sz="0" w:space="0" w:color="auto"/>
      </w:divBdr>
    </w:div>
    <w:div w:id="2105687640">
      <w:marLeft w:val="640"/>
      <w:marRight w:val="0"/>
      <w:marTop w:val="0"/>
      <w:marBottom w:val="0"/>
      <w:divBdr>
        <w:top w:val="none" w:sz="0" w:space="0" w:color="auto"/>
        <w:left w:val="none" w:sz="0" w:space="0" w:color="auto"/>
        <w:bottom w:val="none" w:sz="0" w:space="0" w:color="auto"/>
        <w:right w:val="none" w:sz="0" w:space="0" w:color="auto"/>
      </w:divBdr>
    </w:div>
    <w:div w:id="2105759931">
      <w:marLeft w:val="0"/>
      <w:marRight w:val="0"/>
      <w:marTop w:val="0"/>
      <w:marBottom w:val="0"/>
      <w:divBdr>
        <w:top w:val="none" w:sz="0" w:space="0" w:color="auto"/>
        <w:left w:val="none" w:sz="0" w:space="0" w:color="auto"/>
        <w:bottom w:val="none" w:sz="0" w:space="0" w:color="auto"/>
        <w:right w:val="none" w:sz="0" w:space="0" w:color="auto"/>
      </w:divBdr>
    </w:div>
    <w:div w:id="2107192567">
      <w:marLeft w:val="640"/>
      <w:marRight w:val="0"/>
      <w:marTop w:val="0"/>
      <w:marBottom w:val="0"/>
      <w:divBdr>
        <w:top w:val="none" w:sz="0" w:space="0" w:color="auto"/>
        <w:left w:val="none" w:sz="0" w:space="0" w:color="auto"/>
        <w:bottom w:val="none" w:sz="0" w:space="0" w:color="auto"/>
        <w:right w:val="none" w:sz="0" w:space="0" w:color="auto"/>
      </w:divBdr>
    </w:div>
    <w:div w:id="2107381702">
      <w:marLeft w:val="640"/>
      <w:marRight w:val="0"/>
      <w:marTop w:val="0"/>
      <w:marBottom w:val="0"/>
      <w:divBdr>
        <w:top w:val="none" w:sz="0" w:space="0" w:color="auto"/>
        <w:left w:val="none" w:sz="0" w:space="0" w:color="auto"/>
        <w:bottom w:val="none" w:sz="0" w:space="0" w:color="auto"/>
        <w:right w:val="none" w:sz="0" w:space="0" w:color="auto"/>
      </w:divBdr>
    </w:div>
    <w:div w:id="2108693581">
      <w:marLeft w:val="0"/>
      <w:marRight w:val="0"/>
      <w:marTop w:val="0"/>
      <w:marBottom w:val="0"/>
      <w:divBdr>
        <w:top w:val="none" w:sz="0" w:space="0" w:color="auto"/>
        <w:left w:val="none" w:sz="0" w:space="0" w:color="auto"/>
        <w:bottom w:val="none" w:sz="0" w:space="0" w:color="auto"/>
        <w:right w:val="none" w:sz="0" w:space="0" w:color="auto"/>
      </w:divBdr>
    </w:div>
    <w:div w:id="2109812531">
      <w:marLeft w:val="640"/>
      <w:marRight w:val="0"/>
      <w:marTop w:val="0"/>
      <w:marBottom w:val="0"/>
      <w:divBdr>
        <w:top w:val="none" w:sz="0" w:space="0" w:color="auto"/>
        <w:left w:val="none" w:sz="0" w:space="0" w:color="auto"/>
        <w:bottom w:val="none" w:sz="0" w:space="0" w:color="auto"/>
        <w:right w:val="none" w:sz="0" w:space="0" w:color="auto"/>
      </w:divBdr>
    </w:div>
    <w:div w:id="2110612125">
      <w:marLeft w:val="0"/>
      <w:marRight w:val="0"/>
      <w:marTop w:val="0"/>
      <w:marBottom w:val="0"/>
      <w:divBdr>
        <w:top w:val="none" w:sz="0" w:space="0" w:color="auto"/>
        <w:left w:val="none" w:sz="0" w:space="0" w:color="auto"/>
        <w:bottom w:val="none" w:sz="0" w:space="0" w:color="auto"/>
        <w:right w:val="none" w:sz="0" w:space="0" w:color="auto"/>
      </w:divBdr>
    </w:div>
    <w:div w:id="2110661882">
      <w:bodyDiv w:val="1"/>
      <w:marLeft w:val="0"/>
      <w:marRight w:val="0"/>
      <w:marTop w:val="0"/>
      <w:marBottom w:val="0"/>
      <w:divBdr>
        <w:top w:val="none" w:sz="0" w:space="0" w:color="auto"/>
        <w:left w:val="none" w:sz="0" w:space="0" w:color="auto"/>
        <w:bottom w:val="none" w:sz="0" w:space="0" w:color="auto"/>
        <w:right w:val="none" w:sz="0" w:space="0" w:color="auto"/>
      </w:divBdr>
    </w:div>
    <w:div w:id="2110807839">
      <w:marLeft w:val="0"/>
      <w:marRight w:val="0"/>
      <w:marTop w:val="0"/>
      <w:marBottom w:val="0"/>
      <w:divBdr>
        <w:top w:val="none" w:sz="0" w:space="0" w:color="auto"/>
        <w:left w:val="none" w:sz="0" w:space="0" w:color="auto"/>
        <w:bottom w:val="none" w:sz="0" w:space="0" w:color="auto"/>
        <w:right w:val="none" w:sz="0" w:space="0" w:color="auto"/>
      </w:divBdr>
    </w:div>
    <w:div w:id="2111124118">
      <w:marLeft w:val="0"/>
      <w:marRight w:val="0"/>
      <w:marTop w:val="0"/>
      <w:marBottom w:val="0"/>
      <w:divBdr>
        <w:top w:val="none" w:sz="0" w:space="0" w:color="auto"/>
        <w:left w:val="none" w:sz="0" w:space="0" w:color="auto"/>
        <w:bottom w:val="none" w:sz="0" w:space="0" w:color="auto"/>
        <w:right w:val="none" w:sz="0" w:space="0" w:color="auto"/>
      </w:divBdr>
    </w:div>
    <w:div w:id="2111271425">
      <w:marLeft w:val="640"/>
      <w:marRight w:val="0"/>
      <w:marTop w:val="0"/>
      <w:marBottom w:val="0"/>
      <w:divBdr>
        <w:top w:val="none" w:sz="0" w:space="0" w:color="auto"/>
        <w:left w:val="none" w:sz="0" w:space="0" w:color="auto"/>
        <w:bottom w:val="none" w:sz="0" w:space="0" w:color="auto"/>
        <w:right w:val="none" w:sz="0" w:space="0" w:color="auto"/>
      </w:divBdr>
    </w:div>
    <w:div w:id="2111316453">
      <w:bodyDiv w:val="1"/>
      <w:marLeft w:val="0"/>
      <w:marRight w:val="0"/>
      <w:marTop w:val="0"/>
      <w:marBottom w:val="0"/>
      <w:divBdr>
        <w:top w:val="none" w:sz="0" w:space="0" w:color="auto"/>
        <w:left w:val="none" w:sz="0" w:space="0" w:color="auto"/>
        <w:bottom w:val="none" w:sz="0" w:space="0" w:color="auto"/>
        <w:right w:val="none" w:sz="0" w:space="0" w:color="auto"/>
      </w:divBdr>
    </w:div>
    <w:div w:id="2111847583">
      <w:marLeft w:val="0"/>
      <w:marRight w:val="0"/>
      <w:marTop w:val="0"/>
      <w:marBottom w:val="0"/>
      <w:divBdr>
        <w:top w:val="none" w:sz="0" w:space="0" w:color="auto"/>
        <w:left w:val="none" w:sz="0" w:space="0" w:color="auto"/>
        <w:bottom w:val="none" w:sz="0" w:space="0" w:color="auto"/>
        <w:right w:val="none" w:sz="0" w:space="0" w:color="auto"/>
      </w:divBdr>
    </w:div>
    <w:div w:id="2112510639">
      <w:marLeft w:val="640"/>
      <w:marRight w:val="0"/>
      <w:marTop w:val="0"/>
      <w:marBottom w:val="0"/>
      <w:divBdr>
        <w:top w:val="none" w:sz="0" w:space="0" w:color="auto"/>
        <w:left w:val="none" w:sz="0" w:space="0" w:color="auto"/>
        <w:bottom w:val="none" w:sz="0" w:space="0" w:color="auto"/>
        <w:right w:val="none" w:sz="0" w:space="0" w:color="auto"/>
      </w:divBdr>
    </w:div>
    <w:div w:id="2113043623">
      <w:marLeft w:val="0"/>
      <w:marRight w:val="150"/>
      <w:marTop w:val="0"/>
      <w:marBottom w:val="0"/>
      <w:divBdr>
        <w:top w:val="none" w:sz="0" w:space="0" w:color="auto"/>
        <w:left w:val="none" w:sz="0" w:space="0" w:color="auto"/>
        <w:bottom w:val="none" w:sz="0" w:space="0" w:color="auto"/>
        <w:right w:val="none" w:sz="0" w:space="0" w:color="auto"/>
      </w:divBdr>
      <w:divsChild>
        <w:div w:id="827674980">
          <w:marLeft w:val="0"/>
          <w:marRight w:val="150"/>
          <w:marTop w:val="0"/>
          <w:marBottom w:val="0"/>
          <w:divBdr>
            <w:top w:val="none" w:sz="0" w:space="0" w:color="auto"/>
            <w:left w:val="none" w:sz="0" w:space="0" w:color="auto"/>
            <w:bottom w:val="none" w:sz="0" w:space="0" w:color="auto"/>
            <w:right w:val="none" w:sz="0" w:space="0" w:color="auto"/>
          </w:divBdr>
        </w:div>
      </w:divsChild>
    </w:div>
    <w:div w:id="2114323439">
      <w:marLeft w:val="0"/>
      <w:marRight w:val="0"/>
      <w:marTop w:val="0"/>
      <w:marBottom w:val="0"/>
      <w:divBdr>
        <w:top w:val="none" w:sz="0" w:space="0" w:color="auto"/>
        <w:left w:val="none" w:sz="0" w:space="0" w:color="auto"/>
        <w:bottom w:val="none" w:sz="0" w:space="0" w:color="auto"/>
        <w:right w:val="none" w:sz="0" w:space="0" w:color="auto"/>
      </w:divBdr>
    </w:div>
    <w:div w:id="2115130189">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60500">
      <w:marLeft w:val="0"/>
      <w:marRight w:val="0"/>
      <w:marTop w:val="0"/>
      <w:marBottom w:val="0"/>
      <w:divBdr>
        <w:top w:val="none" w:sz="0" w:space="0" w:color="auto"/>
        <w:left w:val="none" w:sz="0" w:space="0" w:color="auto"/>
        <w:bottom w:val="none" w:sz="0" w:space="0" w:color="auto"/>
        <w:right w:val="none" w:sz="0" w:space="0" w:color="auto"/>
      </w:divBdr>
    </w:div>
    <w:div w:id="2118063213">
      <w:marLeft w:val="640"/>
      <w:marRight w:val="0"/>
      <w:marTop w:val="0"/>
      <w:marBottom w:val="0"/>
      <w:divBdr>
        <w:top w:val="none" w:sz="0" w:space="0" w:color="auto"/>
        <w:left w:val="none" w:sz="0" w:space="0" w:color="auto"/>
        <w:bottom w:val="none" w:sz="0" w:space="0" w:color="auto"/>
        <w:right w:val="none" w:sz="0" w:space="0" w:color="auto"/>
      </w:divBdr>
    </w:div>
    <w:div w:id="2119176014">
      <w:bodyDiv w:val="1"/>
      <w:marLeft w:val="0"/>
      <w:marRight w:val="0"/>
      <w:marTop w:val="0"/>
      <w:marBottom w:val="0"/>
      <w:divBdr>
        <w:top w:val="none" w:sz="0" w:space="0" w:color="auto"/>
        <w:left w:val="none" w:sz="0" w:space="0" w:color="auto"/>
        <w:bottom w:val="none" w:sz="0" w:space="0" w:color="auto"/>
        <w:right w:val="none" w:sz="0" w:space="0" w:color="auto"/>
      </w:divBdr>
      <w:divsChild>
        <w:div w:id="59866488">
          <w:marLeft w:val="640"/>
          <w:marRight w:val="0"/>
          <w:marTop w:val="0"/>
          <w:marBottom w:val="0"/>
          <w:divBdr>
            <w:top w:val="none" w:sz="0" w:space="0" w:color="auto"/>
            <w:left w:val="none" w:sz="0" w:space="0" w:color="auto"/>
            <w:bottom w:val="none" w:sz="0" w:space="0" w:color="auto"/>
            <w:right w:val="none" w:sz="0" w:space="0" w:color="auto"/>
          </w:divBdr>
        </w:div>
        <w:div w:id="707070885">
          <w:marLeft w:val="640"/>
          <w:marRight w:val="0"/>
          <w:marTop w:val="0"/>
          <w:marBottom w:val="0"/>
          <w:divBdr>
            <w:top w:val="none" w:sz="0" w:space="0" w:color="auto"/>
            <w:left w:val="none" w:sz="0" w:space="0" w:color="auto"/>
            <w:bottom w:val="none" w:sz="0" w:space="0" w:color="auto"/>
            <w:right w:val="none" w:sz="0" w:space="0" w:color="auto"/>
          </w:divBdr>
        </w:div>
        <w:div w:id="1338967935">
          <w:marLeft w:val="640"/>
          <w:marRight w:val="0"/>
          <w:marTop w:val="0"/>
          <w:marBottom w:val="0"/>
          <w:divBdr>
            <w:top w:val="none" w:sz="0" w:space="0" w:color="auto"/>
            <w:left w:val="none" w:sz="0" w:space="0" w:color="auto"/>
            <w:bottom w:val="none" w:sz="0" w:space="0" w:color="auto"/>
            <w:right w:val="none" w:sz="0" w:space="0" w:color="auto"/>
          </w:divBdr>
        </w:div>
        <w:div w:id="1428111890">
          <w:marLeft w:val="640"/>
          <w:marRight w:val="0"/>
          <w:marTop w:val="0"/>
          <w:marBottom w:val="0"/>
          <w:divBdr>
            <w:top w:val="none" w:sz="0" w:space="0" w:color="auto"/>
            <w:left w:val="none" w:sz="0" w:space="0" w:color="auto"/>
            <w:bottom w:val="none" w:sz="0" w:space="0" w:color="auto"/>
            <w:right w:val="none" w:sz="0" w:space="0" w:color="auto"/>
          </w:divBdr>
        </w:div>
        <w:div w:id="1469738098">
          <w:marLeft w:val="640"/>
          <w:marRight w:val="0"/>
          <w:marTop w:val="0"/>
          <w:marBottom w:val="0"/>
          <w:divBdr>
            <w:top w:val="none" w:sz="0" w:space="0" w:color="auto"/>
            <w:left w:val="none" w:sz="0" w:space="0" w:color="auto"/>
            <w:bottom w:val="none" w:sz="0" w:space="0" w:color="auto"/>
            <w:right w:val="none" w:sz="0" w:space="0" w:color="auto"/>
          </w:divBdr>
        </w:div>
        <w:div w:id="1531602549">
          <w:marLeft w:val="640"/>
          <w:marRight w:val="0"/>
          <w:marTop w:val="0"/>
          <w:marBottom w:val="0"/>
          <w:divBdr>
            <w:top w:val="none" w:sz="0" w:space="0" w:color="auto"/>
            <w:left w:val="none" w:sz="0" w:space="0" w:color="auto"/>
            <w:bottom w:val="none" w:sz="0" w:space="0" w:color="auto"/>
            <w:right w:val="none" w:sz="0" w:space="0" w:color="auto"/>
          </w:divBdr>
        </w:div>
        <w:div w:id="1657302752">
          <w:marLeft w:val="640"/>
          <w:marRight w:val="0"/>
          <w:marTop w:val="0"/>
          <w:marBottom w:val="0"/>
          <w:divBdr>
            <w:top w:val="none" w:sz="0" w:space="0" w:color="auto"/>
            <w:left w:val="none" w:sz="0" w:space="0" w:color="auto"/>
            <w:bottom w:val="none" w:sz="0" w:space="0" w:color="auto"/>
            <w:right w:val="none" w:sz="0" w:space="0" w:color="auto"/>
          </w:divBdr>
        </w:div>
        <w:div w:id="1744640828">
          <w:marLeft w:val="640"/>
          <w:marRight w:val="0"/>
          <w:marTop w:val="0"/>
          <w:marBottom w:val="0"/>
          <w:divBdr>
            <w:top w:val="none" w:sz="0" w:space="0" w:color="auto"/>
            <w:left w:val="none" w:sz="0" w:space="0" w:color="auto"/>
            <w:bottom w:val="none" w:sz="0" w:space="0" w:color="auto"/>
            <w:right w:val="none" w:sz="0" w:space="0" w:color="auto"/>
          </w:divBdr>
        </w:div>
        <w:div w:id="1814832012">
          <w:marLeft w:val="640"/>
          <w:marRight w:val="0"/>
          <w:marTop w:val="0"/>
          <w:marBottom w:val="0"/>
          <w:divBdr>
            <w:top w:val="none" w:sz="0" w:space="0" w:color="auto"/>
            <w:left w:val="none" w:sz="0" w:space="0" w:color="auto"/>
            <w:bottom w:val="none" w:sz="0" w:space="0" w:color="auto"/>
            <w:right w:val="none" w:sz="0" w:space="0" w:color="auto"/>
          </w:divBdr>
        </w:div>
        <w:div w:id="1863592736">
          <w:marLeft w:val="640"/>
          <w:marRight w:val="0"/>
          <w:marTop w:val="0"/>
          <w:marBottom w:val="0"/>
          <w:divBdr>
            <w:top w:val="none" w:sz="0" w:space="0" w:color="auto"/>
            <w:left w:val="none" w:sz="0" w:space="0" w:color="auto"/>
            <w:bottom w:val="none" w:sz="0" w:space="0" w:color="auto"/>
            <w:right w:val="none" w:sz="0" w:space="0" w:color="auto"/>
          </w:divBdr>
        </w:div>
        <w:div w:id="1978802629">
          <w:marLeft w:val="640"/>
          <w:marRight w:val="0"/>
          <w:marTop w:val="0"/>
          <w:marBottom w:val="0"/>
          <w:divBdr>
            <w:top w:val="none" w:sz="0" w:space="0" w:color="auto"/>
            <w:left w:val="none" w:sz="0" w:space="0" w:color="auto"/>
            <w:bottom w:val="none" w:sz="0" w:space="0" w:color="auto"/>
            <w:right w:val="none" w:sz="0" w:space="0" w:color="auto"/>
          </w:divBdr>
        </w:div>
        <w:div w:id="2075273671">
          <w:marLeft w:val="640"/>
          <w:marRight w:val="0"/>
          <w:marTop w:val="0"/>
          <w:marBottom w:val="0"/>
          <w:divBdr>
            <w:top w:val="none" w:sz="0" w:space="0" w:color="auto"/>
            <w:left w:val="none" w:sz="0" w:space="0" w:color="auto"/>
            <w:bottom w:val="none" w:sz="0" w:space="0" w:color="auto"/>
            <w:right w:val="none" w:sz="0" w:space="0" w:color="auto"/>
          </w:divBdr>
        </w:div>
        <w:div w:id="2091655384">
          <w:marLeft w:val="640"/>
          <w:marRight w:val="0"/>
          <w:marTop w:val="0"/>
          <w:marBottom w:val="0"/>
          <w:divBdr>
            <w:top w:val="none" w:sz="0" w:space="0" w:color="auto"/>
            <w:left w:val="none" w:sz="0" w:space="0" w:color="auto"/>
            <w:bottom w:val="none" w:sz="0" w:space="0" w:color="auto"/>
            <w:right w:val="none" w:sz="0" w:space="0" w:color="auto"/>
          </w:divBdr>
        </w:div>
      </w:divsChild>
    </w:div>
    <w:div w:id="2120178862">
      <w:marLeft w:val="640"/>
      <w:marRight w:val="0"/>
      <w:marTop w:val="0"/>
      <w:marBottom w:val="0"/>
      <w:divBdr>
        <w:top w:val="none" w:sz="0" w:space="0" w:color="auto"/>
        <w:left w:val="none" w:sz="0" w:space="0" w:color="auto"/>
        <w:bottom w:val="none" w:sz="0" w:space="0" w:color="auto"/>
        <w:right w:val="none" w:sz="0" w:space="0" w:color="auto"/>
      </w:divBdr>
    </w:div>
    <w:div w:id="2122333493">
      <w:marLeft w:val="0"/>
      <w:marRight w:val="0"/>
      <w:marTop w:val="0"/>
      <w:marBottom w:val="0"/>
      <w:divBdr>
        <w:top w:val="none" w:sz="0" w:space="0" w:color="auto"/>
        <w:left w:val="none" w:sz="0" w:space="0" w:color="auto"/>
        <w:bottom w:val="none" w:sz="0" w:space="0" w:color="auto"/>
        <w:right w:val="none" w:sz="0" w:space="0" w:color="auto"/>
      </w:divBdr>
    </w:div>
    <w:div w:id="2123914002">
      <w:marLeft w:val="0"/>
      <w:marRight w:val="0"/>
      <w:marTop w:val="0"/>
      <w:marBottom w:val="0"/>
      <w:divBdr>
        <w:top w:val="none" w:sz="0" w:space="0" w:color="auto"/>
        <w:left w:val="none" w:sz="0" w:space="0" w:color="auto"/>
        <w:bottom w:val="none" w:sz="0" w:space="0" w:color="auto"/>
        <w:right w:val="none" w:sz="0" w:space="0" w:color="auto"/>
      </w:divBdr>
    </w:div>
    <w:div w:id="2124420826">
      <w:marLeft w:val="0"/>
      <w:marRight w:val="0"/>
      <w:marTop w:val="0"/>
      <w:marBottom w:val="0"/>
      <w:divBdr>
        <w:top w:val="none" w:sz="0" w:space="0" w:color="auto"/>
        <w:left w:val="none" w:sz="0" w:space="0" w:color="auto"/>
        <w:bottom w:val="none" w:sz="0" w:space="0" w:color="auto"/>
        <w:right w:val="none" w:sz="0" w:space="0" w:color="auto"/>
      </w:divBdr>
    </w:div>
    <w:div w:id="2127038589">
      <w:marLeft w:val="640"/>
      <w:marRight w:val="0"/>
      <w:marTop w:val="0"/>
      <w:marBottom w:val="0"/>
      <w:divBdr>
        <w:top w:val="none" w:sz="0" w:space="0" w:color="auto"/>
        <w:left w:val="none" w:sz="0" w:space="0" w:color="auto"/>
        <w:bottom w:val="none" w:sz="0" w:space="0" w:color="auto"/>
        <w:right w:val="none" w:sz="0" w:space="0" w:color="auto"/>
      </w:divBdr>
    </w:div>
    <w:div w:id="2127696647">
      <w:marLeft w:val="0"/>
      <w:marRight w:val="0"/>
      <w:marTop w:val="0"/>
      <w:marBottom w:val="0"/>
      <w:divBdr>
        <w:top w:val="none" w:sz="0" w:space="0" w:color="auto"/>
        <w:left w:val="none" w:sz="0" w:space="0" w:color="auto"/>
        <w:bottom w:val="none" w:sz="0" w:space="0" w:color="auto"/>
        <w:right w:val="none" w:sz="0" w:space="0" w:color="auto"/>
      </w:divBdr>
    </w:div>
    <w:div w:id="2128112047">
      <w:marLeft w:val="0"/>
      <w:marRight w:val="0"/>
      <w:marTop w:val="0"/>
      <w:marBottom w:val="0"/>
      <w:divBdr>
        <w:top w:val="none" w:sz="0" w:space="0" w:color="auto"/>
        <w:left w:val="none" w:sz="0" w:space="0" w:color="auto"/>
        <w:bottom w:val="none" w:sz="0" w:space="0" w:color="auto"/>
        <w:right w:val="none" w:sz="0" w:space="0" w:color="auto"/>
      </w:divBdr>
    </w:div>
    <w:div w:id="2129933838">
      <w:marLeft w:val="640"/>
      <w:marRight w:val="0"/>
      <w:marTop w:val="0"/>
      <w:marBottom w:val="0"/>
      <w:divBdr>
        <w:top w:val="none" w:sz="0" w:space="0" w:color="auto"/>
        <w:left w:val="none" w:sz="0" w:space="0" w:color="auto"/>
        <w:bottom w:val="none" w:sz="0" w:space="0" w:color="auto"/>
        <w:right w:val="none" w:sz="0" w:space="0" w:color="auto"/>
      </w:divBdr>
    </w:div>
    <w:div w:id="2130197456">
      <w:marLeft w:val="0"/>
      <w:marRight w:val="0"/>
      <w:marTop w:val="0"/>
      <w:marBottom w:val="0"/>
      <w:divBdr>
        <w:top w:val="none" w:sz="0" w:space="0" w:color="auto"/>
        <w:left w:val="none" w:sz="0" w:space="0" w:color="auto"/>
        <w:bottom w:val="none" w:sz="0" w:space="0" w:color="auto"/>
        <w:right w:val="none" w:sz="0" w:space="0" w:color="auto"/>
      </w:divBdr>
    </w:div>
    <w:div w:id="2131392722">
      <w:marLeft w:val="0"/>
      <w:marRight w:val="0"/>
      <w:marTop w:val="0"/>
      <w:marBottom w:val="0"/>
      <w:divBdr>
        <w:top w:val="none" w:sz="0" w:space="0" w:color="auto"/>
        <w:left w:val="none" w:sz="0" w:space="0" w:color="auto"/>
        <w:bottom w:val="none" w:sz="0" w:space="0" w:color="auto"/>
        <w:right w:val="none" w:sz="0" w:space="0" w:color="auto"/>
      </w:divBdr>
    </w:div>
    <w:div w:id="2131897594">
      <w:marLeft w:val="0"/>
      <w:marRight w:val="0"/>
      <w:marTop w:val="0"/>
      <w:marBottom w:val="0"/>
      <w:divBdr>
        <w:top w:val="none" w:sz="0" w:space="0" w:color="auto"/>
        <w:left w:val="none" w:sz="0" w:space="0" w:color="auto"/>
        <w:bottom w:val="none" w:sz="0" w:space="0" w:color="auto"/>
        <w:right w:val="none" w:sz="0" w:space="0" w:color="auto"/>
      </w:divBdr>
    </w:div>
    <w:div w:id="2131973189">
      <w:marLeft w:val="0"/>
      <w:marRight w:val="0"/>
      <w:marTop w:val="0"/>
      <w:marBottom w:val="0"/>
      <w:divBdr>
        <w:top w:val="none" w:sz="0" w:space="0" w:color="auto"/>
        <w:left w:val="none" w:sz="0" w:space="0" w:color="auto"/>
        <w:bottom w:val="none" w:sz="0" w:space="0" w:color="auto"/>
        <w:right w:val="none" w:sz="0" w:space="0" w:color="auto"/>
      </w:divBdr>
    </w:div>
    <w:div w:id="2132743298">
      <w:marLeft w:val="0"/>
      <w:marRight w:val="0"/>
      <w:marTop w:val="0"/>
      <w:marBottom w:val="0"/>
      <w:divBdr>
        <w:top w:val="none" w:sz="0" w:space="0" w:color="auto"/>
        <w:left w:val="none" w:sz="0" w:space="0" w:color="auto"/>
        <w:bottom w:val="none" w:sz="0" w:space="0" w:color="auto"/>
        <w:right w:val="none" w:sz="0" w:space="0" w:color="auto"/>
      </w:divBdr>
    </w:div>
    <w:div w:id="2134402502">
      <w:marLeft w:val="0"/>
      <w:marRight w:val="0"/>
      <w:marTop w:val="0"/>
      <w:marBottom w:val="0"/>
      <w:divBdr>
        <w:top w:val="none" w:sz="0" w:space="0" w:color="auto"/>
        <w:left w:val="none" w:sz="0" w:space="0" w:color="auto"/>
        <w:bottom w:val="none" w:sz="0" w:space="0" w:color="auto"/>
        <w:right w:val="none" w:sz="0" w:space="0" w:color="auto"/>
      </w:divBdr>
    </w:div>
    <w:div w:id="2135326375">
      <w:marLeft w:val="640"/>
      <w:marRight w:val="0"/>
      <w:marTop w:val="0"/>
      <w:marBottom w:val="0"/>
      <w:divBdr>
        <w:top w:val="none" w:sz="0" w:space="0" w:color="auto"/>
        <w:left w:val="none" w:sz="0" w:space="0" w:color="auto"/>
        <w:bottom w:val="none" w:sz="0" w:space="0" w:color="auto"/>
        <w:right w:val="none" w:sz="0" w:space="0" w:color="auto"/>
      </w:divBdr>
    </w:div>
    <w:div w:id="2135562095">
      <w:marLeft w:val="640"/>
      <w:marRight w:val="0"/>
      <w:marTop w:val="0"/>
      <w:marBottom w:val="0"/>
      <w:divBdr>
        <w:top w:val="none" w:sz="0" w:space="0" w:color="auto"/>
        <w:left w:val="none" w:sz="0" w:space="0" w:color="auto"/>
        <w:bottom w:val="none" w:sz="0" w:space="0" w:color="auto"/>
        <w:right w:val="none" w:sz="0" w:space="0" w:color="auto"/>
      </w:divBdr>
    </w:div>
    <w:div w:id="2135974433">
      <w:marLeft w:val="640"/>
      <w:marRight w:val="0"/>
      <w:marTop w:val="0"/>
      <w:marBottom w:val="0"/>
      <w:divBdr>
        <w:top w:val="none" w:sz="0" w:space="0" w:color="auto"/>
        <w:left w:val="none" w:sz="0" w:space="0" w:color="auto"/>
        <w:bottom w:val="none" w:sz="0" w:space="0" w:color="auto"/>
        <w:right w:val="none" w:sz="0" w:space="0" w:color="auto"/>
      </w:divBdr>
    </w:div>
    <w:div w:id="2136100558">
      <w:marLeft w:val="0"/>
      <w:marRight w:val="0"/>
      <w:marTop w:val="0"/>
      <w:marBottom w:val="0"/>
      <w:divBdr>
        <w:top w:val="none" w:sz="0" w:space="0" w:color="auto"/>
        <w:left w:val="none" w:sz="0" w:space="0" w:color="auto"/>
        <w:bottom w:val="none" w:sz="0" w:space="0" w:color="auto"/>
        <w:right w:val="none" w:sz="0" w:space="0" w:color="auto"/>
      </w:divBdr>
    </w:div>
    <w:div w:id="2136294390">
      <w:marLeft w:val="0"/>
      <w:marRight w:val="0"/>
      <w:marTop w:val="0"/>
      <w:marBottom w:val="0"/>
      <w:divBdr>
        <w:top w:val="none" w:sz="0" w:space="0" w:color="auto"/>
        <w:left w:val="none" w:sz="0" w:space="0" w:color="auto"/>
        <w:bottom w:val="none" w:sz="0" w:space="0" w:color="auto"/>
        <w:right w:val="none" w:sz="0" w:space="0" w:color="auto"/>
      </w:divBdr>
    </w:div>
    <w:div w:id="2139568460">
      <w:marLeft w:val="0"/>
      <w:marRight w:val="0"/>
      <w:marTop w:val="0"/>
      <w:marBottom w:val="0"/>
      <w:divBdr>
        <w:top w:val="none" w:sz="0" w:space="0" w:color="auto"/>
        <w:left w:val="none" w:sz="0" w:space="0" w:color="auto"/>
        <w:bottom w:val="none" w:sz="0" w:space="0" w:color="auto"/>
        <w:right w:val="none" w:sz="0" w:space="0" w:color="auto"/>
      </w:divBdr>
    </w:div>
    <w:div w:id="2139956828">
      <w:bodyDiv w:val="1"/>
      <w:marLeft w:val="0"/>
      <w:marRight w:val="0"/>
      <w:marTop w:val="0"/>
      <w:marBottom w:val="0"/>
      <w:divBdr>
        <w:top w:val="none" w:sz="0" w:space="0" w:color="auto"/>
        <w:left w:val="none" w:sz="0" w:space="0" w:color="auto"/>
        <w:bottom w:val="none" w:sz="0" w:space="0" w:color="auto"/>
        <w:right w:val="none" w:sz="0" w:space="0" w:color="auto"/>
      </w:divBdr>
    </w:div>
    <w:div w:id="2140107111">
      <w:marLeft w:val="0"/>
      <w:marRight w:val="0"/>
      <w:marTop w:val="0"/>
      <w:marBottom w:val="0"/>
      <w:divBdr>
        <w:top w:val="none" w:sz="0" w:space="0" w:color="auto"/>
        <w:left w:val="none" w:sz="0" w:space="0" w:color="auto"/>
        <w:bottom w:val="none" w:sz="0" w:space="0" w:color="auto"/>
        <w:right w:val="none" w:sz="0" w:space="0" w:color="auto"/>
      </w:divBdr>
    </w:div>
    <w:div w:id="2140298204">
      <w:marLeft w:val="640"/>
      <w:marRight w:val="0"/>
      <w:marTop w:val="0"/>
      <w:marBottom w:val="0"/>
      <w:divBdr>
        <w:top w:val="none" w:sz="0" w:space="0" w:color="auto"/>
        <w:left w:val="none" w:sz="0" w:space="0" w:color="auto"/>
        <w:bottom w:val="none" w:sz="0" w:space="0" w:color="auto"/>
        <w:right w:val="none" w:sz="0" w:space="0" w:color="auto"/>
      </w:divBdr>
    </w:div>
    <w:div w:id="2141876711">
      <w:bodyDiv w:val="1"/>
      <w:marLeft w:val="0"/>
      <w:marRight w:val="0"/>
      <w:marTop w:val="0"/>
      <w:marBottom w:val="0"/>
      <w:divBdr>
        <w:top w:val="none" w:sz="0" w:space="0" w:color="auto"/>
        <w:left w:val="none" w:sz="0" w:space="0" w:color="auto"/>
        <w:bottom w:val="none" w:sz="0" w:space="0" w:color="auto"/>
        <w:right w:val="none" w:sz="0" w:space="0" w:color="auto"/>
      </w:divBdr>
      <w:divsChild>
        <w:div w:id="629436740">
          <w:marLeft w:val="640"/>
          <w:marRight w:val="0"/>
          <w:marTop w:val="0"/>
          <w:marBottom w:val="0"/>
          <w:divBdr>
            <w:top w:val="none" w:sz="0" w:space="0" w:color="auto"/>
            <w:left w:val="none" w:sz="0" w:space="0" w:color="auto"/>
            <w:bottom w:val="none" w:sz="0" w:space="0" w:color="auto"/>
            <w:right w:val="none" w:sz="0" w:space="0" w:color="auto"/>
          </w:divBdr>
        </w:div>
        <w:div w:id="1060321970">
          <w:marLeft w:val="640"/>
          <w:marRight w:val="0"/>
          <w:marTop w:val="0"/>
          <w:marBottom w:val="0"/>
          <w:divBdr>
            <w:top w:val="none" w:sz="0" w:space="0" w:color="auto"/>
            <w:left w:val="none" w:sz="0" w:space="0" w:color="auto"/>
            <w:bottom w:val="none" w:sz="0" w:space="0" w:color="auto"/>
            <w:right w:val="none" w:sz="0" w:space="0" w:color="auto"/>
          </w:divBdr>
        </w:div>
        <w:div w:id="1127964516">
          <w:marLeft w:val="640"/>
          <w:marRight w:val="0"/>
          <w:marTop w:val="0"/>
          <w:marBottom w:val="0"/>
          <w:divBdr>
            <w:top w:val="none" w:sz="0" w:space="0" w:color="auto"/>
            <w:left w:val="none" w:sz="0" w:space="0" w:color="auto"/>
            <w:bottom w:val="none" w:sz="0" w:space="0" w:color="auto"/>
            <w:right w:val="none" w:sz="0" w:space="0" w:color="auto"/>
          </w:divBdr>
        </w:div>
        <w:div w:id="1266113666">
          <w:marLeft w:val="640"/>
          <w:marRight w:val="0"/>
          <w:marTop w:val="0"/>
          <w:marBottom w:val="0"/>
          <w:divBdr>
            <w:top w:val="none" w:sz="0" w:space="0" w:color="auto"/>
            <w:left w:val="none" w:sz="0" w:space="0" w:color="auto"/>
            <w:bottom w:val="none" w:sz="0" w:space="0" w:color="auto"/>
            <w:right w:val="none" w:sz="0" w:space="0" w:color="auto"/>
          </w:divBdr>
        </w:div>
        <w:div w:id="1319575584">
          <w:marLeft w:val="640"/>
          <w:marRight w:val="0"/>
          <w:marTop w:val="0"/>
          <w:marBottom w:val="0"/>
          <w:divBdr>
            <w:top w:val="none" w:sz="0" w:space="0" w:color="auto"/>
            <w:left w:val="none" w:sz="0" w:space="0" w:color="auto"/>
            <w:bottom w:val="none" w:sz="0" w:space="0" w:color="auto"/>
            <w:right w:val="none" w:sz="0" w:space="0" w:color="auto"/>
          </w:divBdr>
        </w:div>
        <w:div w:id="1343043637">
          <w:marLeft w:val="640"/>
          <w:marRight w:val="0"/>
          <w:marTop w:val="0"/>
          <w:marBottom w:val="0"/>
          <w:divBdr>
            <w:top w:val="none" w:sz="0" w:space="0" w:color="auto"/>
            <w:left w:val="none" w:sz="0" w:space="0" w:color="auto"/>
            <w:bottom w:val="none" w:sz="0" w:space="0" w:color="auto"/>
            <w:right w:val="none" w:sz="0" w:space="0" w:color="auto"/>
          </w:divBdr>
        </w:div>
        <w:div w:id="1671327265">
          <w:marLeft w:val="640"/>
          <w:marRight w:val="0"/>
          <w:marTop w:val="0"/>
          <w:marBottom w:val="0"/>
          <w:divBdr>
            <w:top w:val="none" w:sz="0" w:space="0" w:color="auto"/>
            <w:left w:val="none" w:sz="0" w:space="0" w:color="auto"/>
            <w:bottom w:val="none" w:sz="0" w:space="0" w:color="auto"/>
            <w:right w:val="none" w:sz="0" w:space="0" w:color="auto"/>
          </w:divBdr>
        </w:div>
        <w:div w:id="1997175176">
          <w:marLeft w:val="640"/>
          <w:marRight w:val="0"/>
          <w:marTop w:val="0"/>
          <w:marBottom w:val="0"/>
          <w:divBdr>
            <w:top w:val="none" w:sz="0" w:space="0" w:color="auto"/>
            <w:left w:val="none" w:sz="0" w:space="0" w:color="auto"/>
            <w:bottom w:val="none" w:sz="0" w:space="0" w:color="auto"/>
            <w:right w:val="none" w:sz="0" w:space="0" w:color="auto"/>
          </w:divBdr>
        </w:div>
        <w:div w:id="2010792401">
          <w:marLeft w:val="640"/>
          <w:marRight w:val="0"/>
          <w:marTop w:val="0"/>
          <w:marBottom w:val="0"/>
          <w:divBdr>
            <w:top w:val="none" w:sz="0" w:space="0" w:color="auto"/>
            <w:left w:val="none" w:sz="0" w:space="0" w:color="auto"/>
            <w:bottom w:val="none" w:sz="0" w:space="0" w:color="auto"/>
            <w:right w:val="none" w:sz="0" w:space="0" w:color="auto"/>
          </w:divBdr>
        </w:div>
        <w:div w:id="2024043981">
          <w:marLeft w:val="640"/>
          <w:marRight w:val="0"/>
          <w:marTop w:val="0"/>
          <w:marBottom w:val="0"/>
          <w:divBdr>
            <w:top w:val="none" w:sz="0" w:space="0" w:color="auto"/>
            <w:left w:val="none" w:sz="0" w:space="0" w:color="auto"/>
            <w:bottom w:val="none" w:sz="0" w:space="0" w:color="auto"/>
            <w:right w:val="none" w:sz="0" w:space="0" w:color="auto"/>
          </w:divBdr>
        </w:div>
      </w:divsChild>
    </w:div>
    <w:div w:id="2141990747">
      <w:bodyDiv w:val="1"/>
      <w:marLeft w:val="0"/>
      <w:marRight w:val="0"/>
      <w:marTop w:val="0"/>
      <w:marBottom w:val="0"/>
      <w:divBdr>
        <w:top w:val="none" w:sz="0" w:space="0" w:color="auto"/>
        <w:left w:val="none" w:sz="0" w:space="0" w:color="auto"/>
        <w:bottom w:val="none" w:sz="0" w:space="0" w:color="auto"/>
        <w:right w:val="none" w:sz="0" w:space="0" w:color="auto"/>
      </w:divBdr>
    </w:div>
    <w:div w:id="2142769366">
      <w:marLeft w:val="0"/>
      <w:marRight w:val="0"/>
      <w:marTop w:val="0"/>
      <w:marBottom w:val="0"/>
      <w:divBdr>
        <w:top w:val="none" w:sz="0" w:space="0" w:color="auto"/>
        <w:left w:val="none" w:sz="0" w:space="0" w:color="auto"/>
        <w:bottom w:val="none" w:sz="0" w:space="0" w:color="auto"/>
        <w:right w:val="none" w:sz="0" w:space="0" w:color="auto"/>
      </w:divBdr>
    </w:div>
    <w:div w:id="2143573070">
      <w:marLeft w:val="640"/>
      <w:marRight w:val="0"/>
      <w:marTop w:val="0"/>
      <w:marBottom w:val="0"/>
      <w:divBdr>
        <w:top w:val="none" w:sz="0" w:space="0" w:color="auto"/>
        <w:left w:val="none" w:sz="0" w:space="0" w:color="auto"/>
        <w:bottom w:val="none" w:sz="0" w:space="0" w:color="auto"/>
        <w:right w:val="none" w:sz="0" w:space="0" w:color="auto"/>
      </w:divBdr>
    </w:div>
    <w:div w:id="2145192200">
      <w:marLeft w:val="0"/>
      <w:marRight w:val="0"/>
      <w:marTop w:val="0"/>
      <w:marBottom w:val="0"/>
      <w:divBdr>
        <w:top w:val="none" w:sz="0" w:space="0" w:color="auto"/>
        <w:left w:val="none" w:sz="0" w:space="0" w:color="auto"/>
        <w:bottom w:val="none" w:sz="0" w:space="0" w:color="auto"/>
        <w:right w:val="none" w:sz="0" w:space="0" w:color="auto"/>
      </w:divBdr>
    </w:div>
    <w:div w:id="2145540147">
      <w:marLeft w:val="0"/>
      <w:marRight w:val="0"/>
      <w:marTop w:val="0"/>
      <w:marBottom w:val="0"/>
      <w:divBdr>
        <w:top w:val="none" w:sz="0" w:space="0" w:color="auto"/>
        <w:left w:val="none" w:sz="0" w:space="0" w:color="auto"/>
        <w:bottom w:val="none" w:sz="0" w:space="0" w:color="auto"/>
        <w:right w:val="none" w:sz="0" w:space="0" w:color="auto"/>
      </w:divBdr>
    </w:div>
    <w:div w:id="2146316355">
      <w:marLeft w:val="0"/>
      <w:marRight w:val="0"/>
      <w:marTop w:val="0"/>
      <w:marBottom w:val="0"/>
      <w:divBdr>
        <w:top w:val="none" w:sz="0" w:space="0" w:color="auto"/>
        <w:left w:val="none" w:sz="0" w:space="0" w:color="auto"/>
        <w:bottom w:val="none" w:sz="0" w:space="0" w:color="auto"/>
        <w:right w:val="none" w:sz="0" w:space="0" w:color="auto"/>
      </w:divBdr>
    </w:div>
    <w:div w:id="2146773545">
      <w:marLeft w:val="640"/>
      <w:marRight w:val="0"/>
      <w:marTop w:val="0"/>
      <w:marBottom w:val="0"/>
      <w:divBdr>
        <w:top w:val="none" w:sz="0" w:space="0" w:color="auto"/>
        <w:left w:val="none" w:sz="0" w:space="0" w:color="auto"/>
        <w:bottom w:val="none" w:sz="0" w:space="0" w:color="auto"/>
        <w:right w:val="none" w:sz="0" w:space="0" w:color="auto"/>
      </w:divBdr>
    </w:div>
    <w:div w:id="214711753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E7BE49C-8C51-4849-A065-4BB3421ACA1B}"/>
      </w:docPartPr>
      <w:docPartBody>
        <w:p w:rsidR="00182807" w:rsidRDefault="00795EB1">
          <w:r w:rsidRPr="001C1D17">
            <w:rPr>
              <w:rStyle w:val="Platzhaltertext"/>
            </w:rPr>
            <w:t>Klicken oder tippen Sie hier, um Text einzugeben.</w:t>
          </w:r>
        </w:p>
      </w:docPartBody>
    </w:docPart>
    <w:docPart>
      <w:docPartPr>
        <w:name w:val="20D893D1019EEC46A0BFA4BF3D0AF228"/>
        <w:category>
          <w:name w:val="General"/>
          <w:gallery w:val="placeholder"/>
        </w:category>
        <w:types>
          <w:type w:val="bbPlcHdr"/>
        </w:types>
        <w:behaviors>
          <w:behavior w:val="content"/>
        </w:behaviors>
        <w:guid w:val="{DBB70899-1929-3245-A800-116D8AED51EE}"/>
      </w:docPartPr>
      <w:docPartBody>
        <w:p w:rsidR="00772233" w:rsidRDefault="00772233">
          <w:pPr>
            <w:pStyle w:val="20D893D1019EEC46A0BFA4BF3D0AF228"/>
          </w:pPr>
          <w:r w:rsidRPr="001C1D17">
            <w:rPr>
              <w:rStyle w:val="Platzhaltertext"/>
            </w:rPr>
            <w:t>Klicken oder tippen Sie hier, um Text einzugeben.</w:t>
          </w:r>
        </w:p>
      </w:docPartBody>
    </w:docPart>
    <w:docPart>
      <w:docPartPr>
        <w:name w:val="070E0E0729A94C439614505201F2FF72"/>
        <w:category>
          <w:name w:val="General"/>
          <w:gallery w:val="placeholder"/>
        </w:category>
        <w:types>
          <w:type w:val="bbPlcHdr"/>
        </w:types>
        <w:behaviors>
          <w:behavior w:val="content"/>
        </w:behaviors>
        <w:guid w:val="{326CB589-3D8B-2D43-9EA1-C5A1AF1B771A}"/>
      </w:docPartPr>
      <w:docPartBody>
        <w:p w:rsidR="00772233" w:rsidRDefault="00772233">
          <w:pPr>
            <w:pStyle w:val="070E0E0729A94C439614505201F2FF72"/>
          </w:pPr>
          <w:r w:rsidRPr="001C1D17">
            <w:rPr>
              <w:rStyle w:val="Platzhaltertext"/>
            </w:rPr>
            <w:t>Klicken oder tippen Sie hier, um Text einzugeben.</w:t>
          </w:r>
        </w:p>
      </w:docPartBody>
    </w:docPart>
    <w:docPart>
      <w:docPartPr>
        <w:name w:val="38911ECC1B16654CB496E4A1840E65D9"/>
        <w:category>
          <w:name w:val="General"/>
          <w:gallery w:val="placeholder"/>
        </w:category>
        <w:types>
          <w:type w:val="bbPlcHdr"/>
        </w:types>
        <w:behaviors>
          <w:behavior w:val="content"/>
        </w:behaviors>
        <w:guid w:val="{399FA056-211D-A94C-9A6A-1EDC7C8E100E}"/>
      </w:docPartPr>
      <w:docPartBody>
        <w:p w:rsidR="00772233" w:rsidRDefault="00772233">
          <w:pPr>
            <w:pStyle w:val="38911ECC1B16654CB496E4A1840E65D9"/>
          </w:pPr>
          <w:r w:rsidRPr="001C1D17">
            <w:rPr>
              <w:rStyle w:val="Platzhaltertext"/>
            </w:rPr>
            <w:t>Klicken oder tippen Sie hier, um Text einzugeben.</w:t>
          </w:r>
        </w:p>
      </w:docPartBody>
    </w:docPart>
    <w:docPart>
      <w:docPartPr>
        <w:name w:val="B977A7AC307288429C219FE5F2557283"/>
        <w:category>
          <w:name w:val="Allgemein"/>
          <w:gallery w:val="placeholder"/>
        </w:category>
        <w:types>
          <w:type w:val="bbPlcHdr"/>
        </w:types>
        <w:behaviors>
          <w:behavior w:val="content"/>
        </w:behaviors>
        <w:guid w:val="{49E2CC84-E5D2-A84D-AB7B-88071B8D321B}"/>
      </w:docPartPr>
      <w:docPartBody>
        <w:p w:rsidR="00907569" w:rsidRDefault="00382177" w:rsidP="00382177">
          <w:pPr>
            <w:pStyle w:val="B977A7AC307288429C219FE5F2557283"/>
          </w:pPr>
          <w:r w:rsidRPr="001C1D17">
            <w:rPr>
              <w:rStyle w:val="Platzhaltertext"/>
            </w:rPr>
            <w:t>Klicken oder tippen Sie hier, um Text einzugeben.</w:t>
          </w:r>
        </w:p>
      </w:docPartBody>
    </w:docPart>
    <w:docPart>
      <w:docPartPr>
        <w:name w:val="48307009B1B69F459F47AAFC5A865413"/>
        <w:category>
          <w:name w:val="Allgemein"/>
          <w:gallery w:val="placeholder"/>
        </w:category>
        <w:types>
          <w:type w:val="bbPlcHdr"/>
        </w:types>
        <w:behaviors>
          <w:behavior w:val="content"/>
        </w:behaviors>
        <w:guid w:val="{EF08906E-C66B-894A-8FA6-3A69A985AFAA}"/>
      </w:docPartPr>
      <w:docPartBody>
        <w:p w:rsidR="00B518D4" w:rsidRDefault="00B518D4">
          <w:pPr>
            <w:pStyle w:val="48307009B1B69F459F47AAFC5A865413"/>
          </w:pPr>
          <w:r w:rsidRPr="001C1D17">
            <w:rPr>
              <w:rStyle w:val="Platzhaltertext"/>
            </w:rPr>
            <w:t>Klicken oder tippen Sie hier, um Text einzugeben.</w:t>
          </w:r>
        </w:p>
      </w:docPartBody>
    </w:docPart>
    <w:docPart>
      <w:docPartPr>
        <w:name w:val="D4BF1F681634E14A81F73A561D7A66D2"/>
        <w:category>
          <w:name w:val="Allgemein"/>
          <w:gallery w:val="placeholder"/>
        </w:category>
        <w:types>
          <w:type w:val="bbPlcHdr"/>
        </w:types>
        <w:behaviors>
          <w:behavior w:val="content"/>
        </w:behaviors>
        <w:guid w:val="{B6AE472D-3582-8946-B182-0F6C014F7E2B}"/>
      </w:docPartPr>
      <w:docPartBody>
        <w:p w:rsidR="00B518D4" w:rsidRDefault="00B518D4" w:rsidP="00B518D4">
          <w:pPr>
            <w:pStyle w:val="D4BF1F681634E14A81F73A561D7A66D2"/>
          </w:pPr>
          <w:r w:rsidRPr="001C1D17">
            <w:rPr>
              <w:rStyle w:val="Platzhaltertext"/>
            </w:rPr>
            <w:t>Klicken oder tippen Sie hier, um Text einzugeben.</w:t>
          </w:r>
        </w:p>
      </w:docPartBody>
    </w:docPart>
    <w:docPart>
      <w:docPartPr>
        <w:name w:val="053C42146D5BBA4C9A0755432FC16E21"/>
        <w:category>
          <w:name w:val="Allgemein"/>
          <w:gallery w:val="placeholder"/>
        </w:category>
        <w:types>
          <w:type w:val="bbPlcHdr"/>
        </w:types>
        <w:behaviors>
          <w:behavior w:val="content"/>
        </w:behaviors>
        <w:guid w:val="{C4B8DB91-F276-4F42-BA6B-CCF5B250D7B7}"/>
      </w:docPartPr>
      <w:docPartBody>
        <w:p w:rsidR="003464AF" w:rsidRDefault="00795EB1">
          <w:pPr>
            <w:pStyle w:val="053C42146D5BBA4C9A0755432FC16E21"/>
          </w:pPr>
          <w:r w:rsidRPr="001C1D17">
            <w:rPr>
              <w:rStyle w:val="Platzhaltertext"/>
            </w:rPr>
            <w:t>Klicken oder tippen Sie hier, um Text einzugeben.</w:t>
          </w:r>
        </w:p>
      </w:docPartBody>
    </w:docPart>
    <w:docPart>
      <w:docPartPr>
        <w:name w:val="040655BE488DD7419111357FA9676A45"/>
        <w:category>
          <w:name w:val="Allgemein"/>
          <w:gallery w:val="placeholder"/>
        </w:category>
        <w:types>
          <w:type w:val="bbPlcHdr"/>
        </w:types>
        <w:behaviors>
          <w:behavior w:val="content"/>
        </w:behaviors>
        <w:guid w:val="{5D51D822-BB44-C645-A7A3-05C89A3C647B}"/>
      </w:docPartPr>
      <w:docPartBody>
        <w:p w:rsidR="003464AF" w:rsidRDefault="00795EB1">
          <w:pPr>
            <w:pStyle w:val="040655BE488DD7419111357FA9676A45"/>
          </w:pPr>
          <w:r w:rsidRPr="001C1D17">
            <w:rPr>
              <w:rStyle w:val="Platzhaltertext"/>
            </w:rPr>
            <w:t>Klicken oder tippen Sie hier, um Text einzugeben.</w:t>
          </w:r>
        </w:p>
      </w:docPartBody>
    </w:docPart>
    <w:docPart>
      <w:docPartPr>
        <w:name w:val="2D5D095014622E4F8423A7773650FBD5"/>
        <w:category>
          <w:name w:val="Allgemein"/>
          <w:gallery w:val="placeholder"/>
        </w:category>
        <w:types>
          <w:type w:val="bbPlcHdr"/>
        </w:types>
        <w:behaviors>
          <w:behavior w:val="content"/>
        </w:behaviors>
        <w:guid w:val="{16F2A34B-9526-D349-B9DD-228D74B103A8}"/>
      </w:docPartPr>
      <w:docPartBody>
        <w:p w:rsidR="00CA0262" w:rsidRDefault="00CA0262" w:rsidP="00CA0262">
          <w:pPr>
            <w:pStyle w:val="2D5D095014622E4F8423A7773650FBD5"/>
          </w:pPr>
          <w:r w:rsidRPr="001C1D1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B1"/>
    <w:rsid w:val="00036A98"/>
    <w:rsid w:val="000A2DD6"/>
    <w:rsid w:val="001300F5"/>
    <w:rsid w:val="00174068"/>
    <w:rsid w:val="00182807"/>
    <w:rsid w:val="001A1403"/>
    <w:rsid w:val="001B4543"/>
    <w:rsid w:val="001F3F7E"/>
    <w:rsid w:val="002742AD"/>
    <w:rsid w:val="002B595C"/>
    <w:rsid w:val="002B6F02"/>
    <w:rsid w:val="002F25E0"/>
    <w:rsid w:val="00300B78"/>
    <w:rsid w:val="00323BE1"/>
    <w:rsid w:val="003464AF"/>
    <w:rsid w:val="00382177"/>
    <w:rsid w:val="00395ED7"/>
    <w:rsid w:val="003E67DC"/>
    <w:rsid w:val="0043194B"/>
    <w:rsid w:val="00463F5D"/>
    <w:rsid w:val="004C5398"/>
    <w:rsid w:val="004C6D0A"/>
    <w:rsid w:val="0052751F"/>
    <w:rsid w:val="0054314E"/>
    <w:rsid w:val="00564B09"/>
    <w:rsid w:val="00635356"/>
    <w:rsid w:val="00692E5B"/>
    <w:rsid w:val="00701F9D"/>
    <w:rsid w:val="00727158"/>
    <w:rsid w:val="00737A78"/>
    <w:rsid w:val="00766521"/>
    <w:rsid w:val="00772233"/>
    <w:rsid w:val="00783090"/>
    <w:rsid w:val="00795EB1"/>
    <w:rsid w:val="007B12BE"/>
    <w:rsid w:val="007B4DE9"/>
    <w:rsid w:val="007B637F"/>
    <w:rsid w:val="007F74F8"/>
    <w:rsid w:val="00861E9C"/>
    <w:rsid w:val="008D775B"/>
    <w:rsid w:val="009065B5"/>
    <w:rsid w:val="00907569"/>
    <w:rsid w:val="0093075F"/>
    <w:rsid w:val="009762C7"/>
    <w:rsid w:val="009815E5"/>
    <w:rsid w:val="009846C1"/>
    <w:rsid w:val="0098574F"/>
    <w:rsid w:val="00997EA5"/>
    <w:rsid w:val="009A11E5"/>
    <w:rsid w:val="00A44077"/>
    <w:rsid w:val="00A601A9"/>
    <w:rsid w:val="00A63B97"/>
    <w:rsid w:val="00A968A3"/>
    <w:rsid w:val="00AE196E"/>
    <w:rsid w:val="00B01BF5"/>
    <w:rsid w:val="00B323DB"/>
    <w:rsid w:val="00B518D4"/>
    <w:rsid w:val="00B66CB1"/>
    <w:rsid w:val="00BB01BA"/>
    <w:rsid w:val="00BF03AE"/>
    <w:rsid w:val="00C81FE1"/>
    <w:rsid w:val="00CA0262"/>
    <w:rsid w:val="00CB10DA"/>
    <w:rsid w:val="00CF42A2"/>
    <w:rsid w:val="00DF1D67"/>
    <w:rsid w:val="00E550CA"/>
    <w:rsid w:val="00E83B02"/>
    <w:rsid w:val="00E90511"/>
    <w:rsid w:val="00FF1C3A"/>
    <w:rsid w:val="00FF76B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A0262"/>
    <w:rPr>
      <w:color w:val="666666"/>
    </w:rPr>
  </w:style>
  <w:style w:type="paragraph" w:customStyle="1" w:styleId="20D893D1019EEC46A0BFA4BF3D0AF228">
    <w:name w:val="20D893D1019EEC46A0BFA4BF3D0AF228"/>
    <w:rPr>
      <w:rFonts w:cs="Vrinda"/>
      <w:szCs w:val="30"/>
      <w:lang w:val="en-US" w:eastAsia="en-GB" w:bidi="bn-IN"/>
    </w:rPr>
  </w:style>
  <w:style w:type="paragraph" w:customStyle="1" w:styleId="070E0E0729A94C439614505201F2FF72">
    <w:name w:val="070E0E0729A94C439614505201F2FF72"/>
    <w:rPr>
      <w:rFonts w:cs="Vrinda"/>
      <w:szCs w:val="30"/>
      <w:lang w:val="en-US" w:eastAsia="en-GB" w:bidi="bn-IN"/>
    </w:rPr>
  </w:style>
  <w:style w:type="paragraph" w:customStyle="1" w:styleId="38911ECC1B16654CB496E4A1840E65D9">
    <w:name w:val="38911ECC1B16654CB496E4A1840E65D9"/>
    <w:rPr>
      <w:rFonts w:cs="Vrinda"/>
      <w:szCs w:val="30"/>
      <w:lang w:val="en-US" w:eastAsia="en-GB" w:bidi="bn-IN"/>
    </w:rPr>
  </w:style>
  <w:style w:type="paragraph" w:customStyle="1" w:styleId="B977A7AC307288429C219FE5F2557283">
    <w:name w:val="B977A7AC307288429C219FE5F2557283"/>
    <w:rsid w:val="00382177"/>
  </w:style>
  <w:style w:type="paragraph" w:customStyle="1" w:styleId="48307009B1B69F459F47AAFC5A865413">
    <w:name w:val="48307009B1B69F459F47AAFC5A865413"/>
  </w:style>
  <w:style w:type="paragraph" w:customStyle="1" w:styleId="D4BF1F681634E14A81F73A561D7A66D2">
    <w:name w:val="D4BF1F681634E14A81F73A561D7A66D2"/>
    <w:rsid w:val="00B518D4"/>
  </w:style>
  <w:style w:type="paragraph" w:customStyle="1" w:styleId="053C42146D5BBA4C9A0755432FC16E21">
    <w:name w:val="053C42146D5BBA4C9A0755432FC16E21"/>
  </w:style>
  <w:style w:type="paragraph" w:customStyle="1" w:styleId="040655BE488DD7419111357FA9676A45">
    <w:name w:val="040655BE488DD7419111357FA9676A45"/>
  </w:style>
  <w:style w:type="paragraph" w:customStyle="1" w:styleId="2D5D095014622E4F8423A7773650FBD5">
    <w:name w:val="2D5D095014622E4F8423A7773650FBD5"/>
    <w:rsid w:val="00CA02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8E54825-379A-B04B-BEAE-9A1D17A40F4F}">
  <we:reference id="wa104382081" version="1.55.1.0" store="de-DE" storeType="OMEX"/>
  <we:alternateReferences>
    <we:reference id="WA104382081" version="1.55.1.0" store="" storeType="OMEX"/>
  </we:alternateReferences>
  <we:properties>
    <we:property name="MENDELEY_BIBLIOGRAPHY_IS_DIRTY" value="true"/>
    <we:property name="MENDELEY_BIBLIOGRAPHY_LAST_MODIFIED" value="1789906552386"/>
    <we:property name="MENDELEY_CITATIONS" value="[{&quot;citationID&quot;:&quot;MENDELEY_CITATION_a89d2815-23a6-4ca2-b34e-5f1c38bcc0f4&quot;,&quot;properties&quot;:{&quot;noteIndex&quot;:0},&quot;isEdited&quot;:false,&quot;manualOverride&quot;:{&quot;isManuallyOverridden&quot;:false,&quot;citeprocText&quot;:&quot;(Eren &amp;#38; Eren, 2026)&quot;,&quot;manualOverrideText&quot;:&quot;&quot;},&quot;citationTag&quot;:&quot;MENDELEY_CITATION_v3_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&quot;,&quot;citationItems&quot;:[{&quot;id&quot;:&quot;cf194065-a3f9-3e3b-8fc0-0fc71364753c&quot;,&quot;itemData&quot;:{&quot;type&quot;:&quot;article-journal&quot;,&quot;id&quot;:&quot;cf194065-a3f9-3e3b-8fc0-0fc71364753c&quot;,&quot;title&quot;:&quot;Management and Prevention of Neonatal Weight Loss After Birth&quot;,&quot;author&quot;:[{&quot;family&quot;:&quot;Eren&quot;,&quot;given&quot;:&quot;Tijen Ismet&quot;,&quot;parse-names&quot;:false,&quot;dropping-particle&quot;:&quot;&quot;,&quot;non-dropping-particle&quot;:&quot;&quot;},{&quot;family&quot;:&quot;Eren&quot;,&quot;given&quot;:&quot;Tijen Ismet&quot;,&quot;parse-names&quot;:false,&quot;dropping-particle&quot;:&quot;&quot;,&quot;non-dropping-particle&quot;:&quot;&quot;}],&quot;container-title&quot;:&quot;Childbirth - From Pregnancy and Labor to Safe Delivery and Newborn Care [Working Title]&quot;,&quot;accessed&quot;:{&quot;date-parts&quot;:[[2026,6,16]]},&quot;DOI&quot;:&quot;10.5772/INTECHOPEN.1014042&quot;,&quot;ISBN&quot;:&quot;978-1-83635-916-6&quot;,&quot;URL&quot;:&quot;https://www.intechopen.com/online-first/1233820&quot;,&quot;issued&quot;:{&quot;date-parts&quot;:[[2026,3,10]]},&quot;abstract&quot;:&quot;Neonatal weight loss is a normal and expected physiological event that occurs during the early postnatal adaptation period. However, excessive or prolonged weight loss signifies inadequate intake or ineffective feeding and can lead to preventable complications such as dehydration hypernatremia. This chapter provides a comprehensive review of the physiological and pathological aspects of neonatal weight change, incorporating updated global guidelines and emerging evidence. It outlines best practices for structured monitoring, clinical management, and prevention, highlighting the pivotal role of breastfeeding support, lactation consultancy, and institutional frameworks such as the baby-friendly hospital initiative. Dynamic variations in weight loss among special populations, including preterm and HIV-exposed infants, are discussed in detail, alongside system-level and policy interventions that sustain breastfeeding. The chapter concludes with innovative future approaches, including helplines, digital tools, and satellite lactation clinics, which together represent the evolving landscape of neonatal care.&quot;,&quot;publisher&quot;:&quot;IntechOpen&quot;,&quot;container-title-short&quot;:&quot;&quot;},&quot;isTemporary&quot;:false,&quot;suppress-author&quot;:false,&quot;composite&quot;:false,&quot;author-only&quot;:false}]},{&quot;citationID&quot;:&quot;MENDELEY_CITATION_5068d669-e2e8-48c2-b298-875f39e8f12c&quot;,&quot;properties&quot;:{&quot;noteIndex&quot;:0},&quot;isEdited&quot;:false,&quot;manualOverride&quot;:{&quot;isManuallyOverridden&quot;:false,&quot;citeprocText&quot;:&quot;(Macdonald, Ross, Grant, &amp;#38; Young, 2003)&quot;,&quot;manualOverrideText&quot;:&quot;&quot;},&quot;citationTag&quot;:&quot;MENDELEY_CITATION_v3_eyJjaXRhdGlvbklEIjoiTUVOREVMRVlfQ0lUQVRJT05fNTA2OGQ2NjktZTJlOC00OGMyLWIyOTgtODc1ZjM5ZThmMTJjIiwicHJvcGVydGllcyI6eyJub3RlSW5kZXgiOjB9LCJpc0VkaXRlZCI6ZmFsc2UsIm1hbnVhbE92ZXJyaWRlIjp7ImlzTWFudWFsbHlPdmVycmlkZGVuIjpmYWxzZSwiY2l0ZXByb2NUZXh0IjoiKE1hY2RvbmFsZCwgUm9zcywgR3JhbnQsICYjMzg7IFlvdW5nLCAyMDAzK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V19&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556ed8d-57de-411d-86ee-cda2907c65c3&quot;,&quot;properties&quot;:{&quot;noteIndex&quot;:0},&quot;isEdited&quot;:false,&quot;manualOverride&quot;:{&quot;isManuallyOverridden&quot;:false,&quot;citeprocText&quot;:&quot;(Dewey, 2001)&quot;,&quot;manualOverrideText&quot;:&quot;&quot;},&quot;citationTag&quot;:&quot;MENDELEY_CITATION_v3_eyJjaXRhdGlvbklEIjoiTUVOREVMRVlfQ0lUQVRJT05fYTU1NmVkOGQtNTdkZS00MTFkLTg2ZWUtY2RhMjkwN2M2NWMzIiwicHJvcGVydGllcyI6eyJub3RlSW5kZXgiOjB9LCJpc0VkaXRlZCI6ZmFsc2UsIm1hbnVhbE92ZXJyaWRlIjp7ImlzTWFudWFsbHlPdmVycmlkZGVuIjpmYWxzZSwiY2l0ZXByb2NUZXh0IjoiKERld2V5LCAyMDAxKSIsIm1hbnVhbE92ZXJyaWRlVGV4dCI6IiJ9LCJjaXRhdGlvbkl0ZW1zIjpb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1dfQ==&quot;,&quot;citationItems&quot;:[{&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60cdb3e6-0461-4201-ad6d-2d92718dd33a&quot;,&quot;properties&quot;:{&quot;noteIndex&quot;:0},&quot;isEdited&quot;:false,&quot;manualOverride&quot;:{&quot;isManuallyOverridden&quot;:false,&quot;citeprocText&quot;:&quot;(DiTomasso &amp;#38; Cloud, 2019; Miyoshi, Suenaga, Aoki, &amp;#38; Tanaka, 2020)&quot;,&quot;manualOverrideText&quot;:&quot;&quot;},&quot;citationTag&quot;:&quot;MENDELEY_CITATION_v3_eyJjaXRhdGlvbklEIjoiTUVOREVMRVlfQ0lUQVRJT05fNjBjZGIzZTYtMDQ2MS00MjAxLWFkNmQtMmQ5MjcxOGRkMzNhIiwicHJvcGVydGllcyI6eyJub3RlSW5kZXgiOjB9LCJpc0VkaXRlZCI6ZmFsc2UsIm1hbnVhbE92ZXJyaWRlIjp7ImlzTWFudWFsbHlPdmVycmlkZGVuIjpmYWxzZSwiY2l0ZXByb2NUZXh0IjoiKERpVG9tYXNzbyAmIzM4OyBDbG91ZCwgMjAxOTsgTWl5b3NoaSwgU3VlbmFnYSwgQW9raSwgJiMzODsgVGFuYWthLCAyMDIwKSIsIm1hbnVhbE92ZXJyaWRlVGV4dCI6IiJ9LCJjaXRhdGlvbkl0ZW1zIjpb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XX0=&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citationID&quot;:&quot;MENDELEY_CITATION_0e89ec60-ee52-4ae7-802f-1e3dbb119b10&quot;,&quot;properties&quot;:{&quot;noteIndex&quot;:0},&quot;isEdited&quot;:false,&quot;manualOverride&quot;:{&quot;isManuallyOverridden&quot;:false,&quot;citeprocText&quot;:&quot;(Miyoshi et al., 2020; Regnault et al., 2011)&quot;,&quot;manualOverrideText&quot;:&quot;&quot;},&quot;citationTag&quot;:&quot;MENDELEY_CITATION_v3_eyJjaXRhdGlvbklEIjoiTUVOREVMRVlfQ0lUQVRJT05fMGU4OWVjNjAtZWU1Mi00YWU3LTgwMmYtMWUzZGJiMTE5YjEwIiwicHJvcGVydGllcyI6eyJub3RlSW5kZXgiOjB9LCJpc0VkaXRlZCI6ZmFsc2UsIm1hbnVhbE92ZXJyaWRlIjp7ImlzTWFudWFsbHlPdmVycmlkZGVuIjpmYWxzZSwiY2l0ZXByb2NUZXh0IjoiKE1peW9zaGkgZXQgYWwuLCAyMDIwOyBSZWduYXVsdCBldCBhbC4sIDIwMTE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XX0=&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citationID&quot;:&quot;MENDELEY_CITATION_3de3cb83-8193-4e76-96e0-40745bad96a0&quot;,&quot;properties&quot;:{&quot;noteIndex&quot;:0},&quot;isEdited&quot;:false,&quot;manualOverride&quot;:{&quot;isManuallyOverridden&quot;:false,&quot;citeprocText&quot;:&quot;(DiTomasso &amp;#38; Cloud, 2019)&quot;,&quot;manualOverrideText&quot;:&quot;&quot;},&quot;citationTag&quot;:&quot;MENDELEY_CITATION_v3_eyJjaXRhdGlvbklEIjoiTUVOREVMRVlfQ0lUQVRJT05fM2RlM2NiODMtODE5My00ZTc2LTk2ZTAtNDA3NDViYWQ5NmEw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6795461b-7b69-488c-af58-918be3dfd3f9&quot;,&quot;properties&quot;:{&quot;noteIndex&quot;:0},&quot;isEdited&quot;:false,&quot;manualOverride&quot;:{&quot;isManuallyOverridden&quot;:false,&quot;citeprocText&quot;:&quot;(DiTomasso &amp;#38; Cloud, 2019)&quot;,&quot;manualOverrideText&quot;:&quot;&quot;},&quot;citationTag&quot;:&quot;MENDELEY_CITATION_v3_eyJjaXRhdGlvbklEIjoiTUVOREVMRVlfQ0lUQVRJT05fNjc5NTQ2MWItN2I2OS00ODhjLWFmNTgtOTE4YmUzZGZkM2Y5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4bdf7b1f-c05c-47c3-863d-f9e64c725f31&quot;,&quot;properties&quot;:{&quot;noteIndex&quot;:0},&quot;isEdited&quot;:false,&quot;manualOverride&quot;:{&quot;isManuallyOverridden&quot;:false,&quot;citeprocText&quot;:&quot;(Beach, Brown, Ferrie, Saavedra, &amp;#38; Thomas, 2022)&quot;,&quot;manualOverrideText&quot;:&quot;&quot;},&quot;citationTag&quot;:&quot;MENDELEY_CITATION_v3_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&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b11a0ed2-5854-41dc-b0f3-6faeb9848aa5&quot;,&quot;properties&quot;:{&quot;noteIndex&quot;:0},&quot;isEdited&quot;:false,&quot;manualOverride&quot;:{&quot;isManuallyOverridden&quot;:false,&quot;citeprocText&quot;:&quot;(Wells, 2010, 2025)&quot;,&quot;manualOverrideText&quot;:&quot;&quot;},&quot;citationTag&quot;:&quot;MENDELEY_CITATION_v3_eyJjaXRhdGlvbklEIjoiTUVOREVMRVlfQ0lUQVRJT05fYjExYTBlZDItNTg1NC00MWRjLWIwZjMtNmZhZWI5ODQ4YWE1IiwicHJvcGVydGllcyI6eyJub3RlSW5kZXgiOjB9LCJpc0VkaXRlZCI6ZmFsc2UsIm1hbnVhbE92ZXJyaWRlIjp7ImlzTWFudWFsbHlPdmVycmlkZGVuIjpmYWxzZSwiY2l0ZXByb2NUZXh0IjoiKFdlbGxzLCAyMDEw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Sx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V19&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632c0669-92e7-4bc4-8179-9d42683fac96&quot;,&quot;properties&quot;:{&quot;noteIndex&quot;:0},&quot;isEdited&quot;:false,&quot;manualOverride&quot;:{&quot;isManuallyOverridden&quot;:false,&quot;citeprocText&quot;:&quot;(Wells, 2010, 2025)&quot;,&quot;manualOverrideText&quot;:&quot;&quot;},&quot;citationTag&quot;:&quot;MENDELEY_CITATION_v3_eyJjaXRhdGlvbklEIjoiTUVOREVMRVlfQ0lUQVRJT05fNjMyYzA2NjktOTJlNy00YmM0LTgxNzktOWQ0MjY4M2ZhYzk2IiwicHJvcGVydGllcyI6eyJub3RlSW5kZXgiOjB9LCJpc0VkaXRlZCI6ZmFsc2UsIm1hbnVhbE92ZXJyaWRlIjp7ImlzTWFudWFsbHlPdmVycmlkZGVuIjpmYWxzZSwiY2l0ZXByb2NUZXh0IjoiKFdlbGxzLCAyMDEwLCAyMDI1KSIsIm1hbnVhbE92ZXJyaWRlVGV4dCI6IiJ9LCJjaXRhdGlvbkl0ZW1zIjpb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0s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26d6a887-dffd-475c-9f5f-bcaa10202352&quot;,&quot;properties&quot;:{&quot;noteIndex&quot;:0},&quot;isEdited&quot;:false,&quot;manualOverride&quot;:{&quot;isManuallyOverridden&quot;:false,&quot;citeprocText&quot;:&quot;(Wells, 2003)&quot;,&quot;manualOverrideText&quot;:&quot;&quot;},&quot;citationTag&quot;:&quot;MENDELEY_CITATION_v3_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&quot;,&quot;citationItems&quot;:[{&quot;id&quot;:&quot;6d52bd06-f0a9-3724-a3e9-866d4dcbb624&quot;,&quot;itemData&quot;:{&quot;type&quot;:&quot;article-journal&quot;,&quot;id&quot;:&quot;6d52bd06-f0a9-3724-a3e9-866d4dcbb624&quot;,&quot;title&quot;:&quot;The thrifty phenotype hypothesis: Thrifty offspring or thrifty mother?&quot;,&quot;author&quot;:[{&quot;family&quot;:&quot;Wells&quot;,&quot;given&quot;:&quot;Jonathan C.K.&quot;,&quot;parse-names&quot;:false,&quot;dropping-particle&quot;:&quot;&quot;,&quot;non-dropping-particle&quot;:&quot;&quot;}],&quot;container-title&quot;:&quot;Journal of Theoretical Biology&quot;,&quot;container-title-short&quot;:&quot;J. Theor. Biol.&quot;,&quot;accessed&quot;:{&quot;date-parts&quot;:[[2026,9,20]]},&quot;DOI&quot;:&quot;10.1006/jtbi.2003.3183&quot;,&quot;ISSN&quot;:&quot;00225193&quot;,&quot;PMID&quot;:&quot;12634051&quot;,&quot;URL&quot;:&quot;https://pubmed.ncbi.nlm.nih.gov/12634051/&quot;,&quot;issued&quot;:{&quot;date-parts&quot;:[[2003,3,7]]},&quot;page&quot;:&quot;143-161&quot;,&quot;abstract&quot;:&quot;Medical research is increasingly focusing on the contribution of nutritional programming to disease in later life. Programming is a process whereby a stimulus during a critical window of time permanently affects subsequent structure, function or developmental schedule of the organism. The thrifty phenotype hypothesis is widely used to interpret such studies, with early growth restriction seen as adaptation to environmental deprivation. However, such permanent adjustment is less beneficial than maintaining flexibility so as to recover from early growth deficits if the environment improves. Thus, the existing thrifty phenotype hypothesis fails to explain why plasticity is lost so early in development in species with extended growth. One explanation is that the developing organism simply cannot maintain phenotypic plasticity throughout the period of organ growth. This article adds a life history perspective, arguing that programming of the offspring may in some species benefit maternal fitness more than it does that of individual offspring. Closing the critical window early in development allows the preservation of maternal strategy in offspring phenotype, which in humans benefits the mother by constraining offspring demand after weaning. The offspring gains by being buffered against environmental fluctuations during the most sensitive period of development, allowing coherent adaptation of organ growth to the state of the environment. The critical window is predicted to close when offspring physiology becomes independent of maternal physiology, the timing of which depends on offspring trait. Because placental nutrition and lactation buffer against short-term environmental fluctuations, maternal strategy is predicted to derive from long-term experience, encapsulated in maternal size and nutritional status. Such an approach implies that public health programmes for improving birth weight may be more effective if they target maternal development rather than nutrition during pregnancy. Equally, aggressive nutritional management of infants born small or pre-term may induce the very environmental fluctuations that are naturally softened by maternal nutrition. © 2002 Elsevier Science Ltd. All rights reserved.&quot;,&quot;publisher&quot;:&quot;Academic Press&quot;,&quot;issue&quot;:&quot;1&quot;,&quot;volume&quot;:&quot;221&quot;},&quot;isTemporary&quot;:false}]},{&quot;citationID&quot;:&quot;MENDELEY_CITATION_4b65496a-39b1-4640-a417-fa7544609763&quot;,&quot;properties&quot;:{&quot;noteIndex&quot;:0},&quot;isEdited&quot;:false,&quot;manualOverride&quot;:{&quot;isManuallyOverridden&quot;:false,&quot;citeprocText&quot;:&quot;(Beach et al., 2022; Miyoshi et al., 2020)&quot;,&quot;manualOverrideText&quot;:&quot;&quot;},&quot;citationTag&quot;:&quot;MENDELEY_CITATION_v3_eyJjaXRhdGlvbklEIjoiTUVOREVMRVlfQ0lUQVRJT05fNGI2NTQ5NmEtMzliMS00NjQwLWE0MTctZmE3NTQ0NjA5NzYz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5ab92912-ed53-44fd-a851-9bdde0f9f1c0&quot;,&quot;properties&quot;:{&quot;noteIndex&quot;:0},&quot;isEdited&quot;:false,&quot;manualOverride&quot;:{&quot;isManuallyOverridden&quot;:false,&quot;citeprocText&quot;:&quot;(Barker, 1990; Roseboom et al., 2001)&quot;,&quot;manualOverrideText&quot;:&quot;&quot;},&quot;citationTag&quot;:&quot;MENDELEY_CITATION_v3_eyJjaXRhdGlvbklEIjoiTUVOREVMRVlfQ0lUQVRJT05fNWFiOTI5MTItZWQ1My00NGZkLWE4NTEtOWJkZGUwZjlmMWMwIiwicHJvcGVydGllcyI6eyJub3RlSW5kZXgiOjB9LCJpc0VkaXRlZCI6ZmFsc2UsIm1hbnVhbE92ZXJyaWRlIjp7ImlzTWFudWFsbHlPdmVycmlkZGVuIjpmYWxzZSwiY2l0ZXByb2NUZXh0IjoiKEJhcmtlciwgMTk5MDsgUm9zZWJvb20gZXQgYWwuLCAyMDAxK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suppress-author&quot;:false,&quot;composite&quot;:false,&quot;author-only&quot;:false}]},{&quot;citationID&quot;:&quot;MENDELEY_CITATION_13332421-a40d-49cb-9585-e21d60b3994d&quot;,&quot;properties&quot;:{&quot;noteIndex&quot;:0},&quot;isEdited&quot;:false,&quot;manualOverride&quot;:{&quot;isManuallyOverridden&quot;:false,&quot;citeprocText&quot;:&quot;(Beach et al., 2022; Miyoshi et al., 2020)&quot;,&quot;manualOverrideText&quot;:&quot;&quot;},&quot;citationTag&quot;:&quot;MENDELEY_CITATION_v3_eyJjaXRhdGlvbklEIjoiTUVOREVMRVlfQ0lUQVRJT05fMTMzMzI0MjEtYTQwZC00OWNiLTk1ODUtZTIxZDYwYjM5OTRk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005029d8-0869-4ab7-bb3b-c9f27ace55f9&quot;,&quot;properties&quot;:{&quot;noteIndex&quot;:0},&quot;isEdited&quot;:false,&quot;manualOverride&quot;:{&quot;isManuallyOverridden&quot;:false,&quot;citeprocText&quot;:&quot;(Krämer, Pfister, &amp;#38; Segesser, 2016)&quot;,&quot;manualOverrideText&quot;:&quot;&quot;},&quot;citationTag&quot;:&quot;MENDELEY_CITATION_v3_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&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suppress-author&quot;:false,&quot;composite&quot;:false,&quot;author-only&quot;:false}]},{&quot;citationID&quot;:&quot;MENDELEY_CITATION_cd3d3f6a-2b55-4feb-b840-57a592859d3e&quot;,&quot;properties&quot;:{&quot;noteIndex&quot;:0},&quot;isEdited&quot;:false,&quot;manualOverride&quot;:{&quot;isManuallyOverridden&quot;:false,&quot;citeprocText&quot;:&quot;(Sonderegger &amp;#38; Tscherrig, 2016; Ziegler et al., 2025)&quot;,&quot;manualOverrideText&quot;:&quot;&quot;},&quot;citationTag&quot;:&quot;MENDELEY_CITATION_v3_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LCJzdXBwcmVzcy1hdXRob3IiOmZhbHNlLCJjb21wb3NpdGUiOmZhbHNlLCJhdXRob3Itb25seSI6ZmFsc2V9XX0=&quot;,&quot;citationItems&quot;:[{&quot;id&quot;:&quot;bfbbae11-63b0-3fc1-bbb3-076c084b93cb&quot;,&quot;itemData&quot;:{&quot;type&quot;:&quot;article-journal&quot;,&quot;id&quot;:&quot;bfbbae11-63b0-3fc1-bbb3-076c084b93cb&quot;,&quot;title&quot;:&quot;Retrospective modelling of the disease and mortality burden of the 1918–1920 influenza pandemic in Zurich, Switzerland&quot;,&quot;author&quot;:[{&quot;family&quot;:&quot;Ziegler&quot;,&quot;given&quot;:&quot;Ella&quot;,&quot;parse-names&quot;:false,&quot;dropping-particle&quot;:&quot;&quot;,&quot;non-dropping-particle&quot;:&quot;&quot;},{&quot;family&quot;:&quot;Matthes&quot;,&quot;given&quot;:&quot;Katarina L.&quot;,&quot;parse-names&quot;:false,&quot;dropping-particle&quot;:&quot;&quot;,&quot;non-dropping-particle&quot;:&quot;&quot;},{&quot;family&quot;:&quot;Middelkamp&quot;,&quot;given&quot;:&quot;Peter W.&quot;,&quot;parse-names&quot;:false,&quot;dropping-particle&quot;:&quot;&quot;,&quot;non-dropping-particle&quot;:&quot;&quot;},{&quot;family&quot;:&quot;Schuenemann&quot;,&quot;given&quot;:&quot;Verena J.&quot;,&quot;parse-names&quot;:false,&quot;dropping-particle&quot;:&quot;&quot;,&quot;non-dropping-particle&quot;:&quot;&quot;},{&quot;family&quot;:&quot;Althaus&quot;,&quot;given&quot;:&quot;Christian L.&quot;,&quot;parse-names&quot;:false,&quot;dropping-particle&quot;:&quot;&quot;,&quot;non-dropping-particle&quot;:&quot;&quot;},{&quot;family&quot;:&quot;Rühli&quot;,&quot;given&quot;:&quot;Frank&quot;,&quot;parse-names&quot;:false,&quot;dropping-particle&quot;:&quot;&quot;,&quot;non-dropping-particle&quot;:&quot;&quot;},{&quot;family&quot;:&quot;Staub&quot;,&quot;given&quot;:&quot;Kaspar&quot;,&quot;parse-names&quot;:false,&quot;dropping-particle&quot;:&quot;&quot;,&quot;non-dropping-particle&quot;:&quot;&quot;}],&quot;container-title&quot;:&quot;Epidemics&quot;,&quot;container-title-short&quot;:&quot;Epidemics&quot;,&quot;accessed&quot;:{&quot;date-parts&quot;:[[2026,6,9]]},&quot;DOI&quot;:&quot;10.1016/j.epidem.2025.100813&quot;,&quot;ISSN&quot;:&quot;18780067&quot;,&quot;PMID&quot;:&quot;39824007&quot;,&quot;URL&quot;:&quot;https://pubmed.ncbi.nlm.nih.gov/39824007/&quot;,&quot;issued&quot;:{&quot;date-parts&quot;:[[2025,3,1]]},&quot;abstract&quot;:&quot;Background: Our study aims to enhance future pandemic preparedness by integrating lessons from historical pandemics, focusing on the multidimensional analysis of past outbreaks. It addresses the gap in existing modelling studies by combining various pandemic parameters in a comprehensive setting. Using Zurich as a case study, we seek a deeper understanding of pandemic dynamics to inform future scenarios. Data and methods: We use newly digitized weekly aggregated epidemic/pandemic time series (incidence, hospitalisations, mortality and sickness absences from work) to retrospectively model the 1918–1920 pandemic in Zurich and investigate how different parameters correspond, how transmissibility changed during the different waves, and how public health interventions were associated with changes in these pandemic parameters. Results: In general, the various time series show a good temporal correspondence, but differences in their expression can also be observed. The first wave in the summer of 1918 did lead to illness, absence from work and hospitalisations, but to a lesser extent to increased mortality. In contrast, the second, longest and strongest wave in the autumn/winter of 1918 also led to greatly increased (excess) mortality in addition to the burden of illness. The later wave in the first months of 1920 was again associated with an increase in all pandemic parameters. Furthermore, we can see that public health measures such as bans on gatherings and school closures were associated with a decrease in the course of the pandemic, while the lifting or non-compliance with these measures was associated with an increase of reported cases. Discussion: Our study emphasizes the need to analyse a pandemic's disease burden comprehensively, beyond mortality. It highlights the importance of considering incidence, hospitalizations, and work absences as distinct but related aspects of disease impact. This approach reveals the nuanced dynamics of a pandemic, especially crucial during multi-wave outbreaks.&quot;,&quot;publisher&quot;:&quot;Elsevier B.V.&quot;,&quot;volume&quot;:&quot;50&quot;},&quot;isTemporary&quot;:false,&quot;suppress-author&quot;:false,&quot;composite&quot;:false,&quot;author-onl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suppress-author&quot;:false,&quot;composite&quot;:false,&quot;author-only&quot;:false}]},{&quot;citationID&quot;:&quot;MENDELEY_CITATION_5200bc63-2363-4894-b693-3212ef11445a&quot;,&quot;properties&quot;:{&quot;noteIndex&quot;:0},&quot;isEdited&quot;:false,&quot;manualOverride&quot;:{&quot;isManuallyOverridden&quot;:false,&quot;citeprocText&quot;:&quot;(Floris &amp;#38; Staub, 2025; Roseboom et al., 2001; Scholte, van den Berg, &amp;#38; Lindeboom, 2015)&quot;,&quot;manualOverrideText&quot;:&quot;&quot;},&quot;citationTag&quot;:&quot;MENDELEY_CITATION_v3_eyJjaXRhdGlvbklEIjoiTUVOREVMRVlfQ0lUQVRJT05fNTIwMGJjNjMtMjM2My00ODk0LWI2OTMtMzIxMmVmMTE0NDVhIiwicHJvcGVydGllcyI6eyJub3RlSW5kZXgiOjB9LCJpc0VkaXRlZCI6ZmFsc2UsIm1hbnVhbE92ZXJyaWRlIjp7ImlzTWFudWFsbHlPdmVycmlkZGVuIjpmYWxzZSwiY2l0ZXByb2NUZXh0IjoiKEZsb3JpcyAmIzM4OyBTdGF1YiwgMjAyNTsgUm9zZWJvb20gZXQgYWwuLCAyMDAxOyBTY2hvbHRlLCB2YW4gZGVuIEJlcmcsICYjMzg7IExpbmRlYm9vbSwgMjAxNS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&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suppress-author&quot;:false,&quot;composite&quot;:false,&quot;author-only&quot;:false}]},{&quot;citationID&quot;:&quot;MENDELEY_CITATION_44035b61-1fb8-4695-9ed9-6dff393995c8&quot;,&quot;properties&quot;:{&quot;noteIndex&quot;:0},&quot;isEdited&quot;:false,&quot;manualOverride&quot;:{&quot;isManuallyOverridden&quot;:false,&quot;citeprocText&quot;:&quot;(Butie, Matthes, Hösli, Floris, &amp;#38; Staub, 2020; Floris &amp;#38; Staub, 2025; Floris, Staub, &amp;#38; Woitek, 2016; Galofré-Vilà &amp;#38; Harris, 2021; Saaritsa, 2026; Salvisberg, Le Vu, Floris, Matthes, &amp;#38; Staub, 2023)&quot;,&quot;manualOverrideText&quot;:&quot;&quot;},&quot;citationTag&quot;:&quot;MENDELEY_CITATION_v3_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UsInN1cHByZXNzLWF1dGhvciI6ZmFsc2UsImNvbXBvc2l0ZSI6ZmFsc2UsImF1dGhvci1vbmx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Swic3VwcHJlc3MtYXV0aG9yIjpmYWxzZSwiY29tcG9zaXRlIjpmYWxzZSwiYXV0aG9yLW9ubHkiOmZhbHNlfSx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LCJzdXBwcmVzcy1hdXRob3IiOmZhbHNlLCJjb21wb3NpdGUiOmZhbHNlLCJhdXRob3Itb25seSI6ZmFsc2V9XX0=&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eedcd0a-49c9-3873-8098-cf12b5effef8&quot;,&quot;itemData&quot;:{&quot;type&quot;:&quot;article-journal&quot;,&quot;id&quot;:&quot;deedcd0a-49c9-3873-8098-cf12b5effef8&quot;,&quot;title&quot;:&quot;Reproductive responses to revolution and repression in Finland, 1917–1919&quot;,&quot;author&quot;:[{&quot;family&quot;:&quot;Saaritsa&quot;,&quot;given&quot;:&quot;Sakari&quot;,&quot;parse-names&quot;:false,&quot;dropping-particle&quot;:&quot;&quot;,&quot;non-dropping-particle&quot;:&quot;&quot;}],&quot;container-title&quot;:&quot;The History of the Family&quot;,&quot;accessed&quot;:{&quot;date-parts&quot;:[[2026,6,7]]},&quot;DOI&quot;:&quot;10.1080/1081602X.2026.2618742&quot;,&quot;ISSN&quot;:&quot;1081602X&quot;,&quot;URL&quot;:&quot;https://www.tandfonline.com/doi/pdf/10.1080/1081602X.2026.2618742&quot;,&quot;issued&quot;:{&quot;date-parts&quot;:[[2026,1,2]]},&quot;abstract&quot;:&quot;1. This article uses high-frequency data on births to analyse the demographic responses of families and individuals to a series of extraordinary historical events occurring in Finland in 1917–1919....&quot;,&quot;publisher&quot;:&quot;Routledge&quot;,&quot;container-title-short&quot;:&quot;&quot;},&quot;isTemporary&quot;:false,&quot;suppress-author&quot;:false,&quot;composite&quot;:false,&quot;author-only&quot;:false},{&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suppress-author&quot;:false,&quot;composite&quot;:false,&quot;author-onl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suppress-author&quot;:false,&quot;composite&quot;:false,&quot;author-onl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suppress-author&quot;:false,&quot;composite&quot;:false,&quot;author-only&quot;:false}]},{&quot;citationID&quot;:&quot;MENDELEY_CITATION_f29e9b4f-8bef-48f2-8a41-9c2a84eb007b&quot;,&quot;properties&quot;:{&quot;noteIndex&quot;:0},&quot;isEdited&quot;:false,&quot;manualOverride&quot;:{&quot;isManuallyOverridden&quot;:false,&quot;citeprocText&quot;:&quot;(Wells, 2025)&quot;,&quot;manualOverrideText&quot;:&quot;&quot;},&quot;citationTag&quot;:&quot;MENDELEY_CITATION_v3_eyJjaXRhdGlvbklEIjoiTUVOREVMRVlfQ0lUQVRJT05fZjI5ZTliNGYtOGJlZi00OGYyLThhNDEtOWMyYTg0ZWIwMDdi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eb48fc1b-a1d5-4513-b976-dbe18e538e9f&quot;,&quot;properties&quot;:{&quot;noteIndex&quot;:0},&quot;isEdited&quot;:false,&quot;manualOverride&quot;:{&quot;isManuallyOverridden&quot;:false,&quot;citeprocText&quot;:&quot;(Bale, Miner, &amp;#38; Petheram, 2002; Dombrowski et al., 2019; Stein &amp;#38; Susser, 1975)&quot;,&quot;manualOverrideText&quot;:&quot;&quot;},&quot;citationTag&quot;:&quot;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&quot;,&quot;citationItems&quot;:[{&quot;id&quot;:&quot;802c6087-54c3-3902-8887-c48b70ca0fd6&quot;,&quot;itemData&quot;:{&quot;type&quot;:&quot;article-journal&quot;,&quot;id&quot;:&quot;802c6087-54c3-3902-8887-c48b70ca0fd6&quot;,&quot;title&quot;:&quot;Association of Malaria Infection During Pregnancy With Head Circumference of Newborns in the Brazilian Amazon&quot;,&quot;author&quot;:[{&quot;family&quot;:&quot;Dombrowski&quot;,&quot;given&quot;:&quot;Jamille Gregorio&quot;,&quot;parse-names&quot;:false,&quot;dropping-particle&quot;:&quot;&quot;,&quot;non-dropping-particle&quot;:&quot;&quot;},{&quot;family&quot;:&quot;Souza&quot;,&quot;given&quot;:&quot;Rodrigo Medeiros&quot;,&quot;parse-names&quot;:false,&quot;dropping-particle&quot;:&quot;&quot;,&quot;non-dropping-particle&quot;:&quot;De&quot;},{&quot;family&quot;:&quot;Lima&quot;,&quot;given&quot;:&quot;Flavia Afonso&quot;,&quot;parse-names&quot;:false,&quot;dropping-particle&quot;:&quot;&quot;,&quot;non-dropping-particle&quot;:&quot;&quot;},{&quot;family&quot;:&quot;Bandeira&quot;,&quot;given&quot;:&quot;Carla Leticia&quot;,&quot;parse-names&quot;:false,&quot;dropping-particle&quot;:&quot;&quot;,&quot;non-dropping-particle&quot;:&quot;&quot;},{&quot;family&quot;:&quot;Murillo&quot;,&quot;given&quot;:&quot;Oscar&quot;,&quot;parse-names&quot;:false,&quot;dropping-particle&quot;:&quot;&quot;,&quot;non-dropping-particle&quot;:&quot;&quot;},{&quot;family&quot;:&quot;Sousa Costa&quot;,&quot;given&quot;:&quot;Douglas&quot;,&quot;parse-names&quot;:false,&quot;dropping-particle&quot;:&quot;&quot;,&quot;non-dropping-particle&quot;:&quot;De&quot;},{&quot;family&quot;:&quot;Peixoto&quot;,&quot;given&quot;:&quot;Erika Paula Mac Hado&quot;,&quot;parse-names&quot;:false,&quot;dropping-particle&quot;:&quot;&quot;,&quot;non-dropping-particle&quot;:&quot;&quot;},{&quot;family&quot;:&quot;Passos Cunha&quot;,&quot;given&quot;:&quot;Marielton&quot;,&quot;parse-names&quot;:false,&quot;dropping-particle&quot;:&quot;&quot;,&quot;non-dropping-particle&quot;:&quot;Dos&quot;},{&quot;family&quot;:&quot;Andrade Zanotto&quot;,&quot;given&quot;:&quot;Paolo Marinho&quot;,&quot;parse-names&quot;:false,&quot;dropping-particle&quot;:&quot;&quot;,&quot;non-dropping-particle&quot;:&quot;De&quot;},{&quot;family&quot;:&quot;Bevilacqua&quot;,&quot;given&quot;:&quot;Estela&quot;,&quot;parse-names&quot;:false,&quot;dropping-particle&quot;:&quot;&quot;,&quot;non-dropping-particle&quot;:&quot;&quot;},{&quot;family&quot;:&quot;Grisotto&quot;,&quot;given&quot;:&quot;Marcos Augusto Grigolin&quot;,&quot;parse-names&quot;:false,&quot;dropping-particle&quot;:&quot;&quot;,&quot;non-dropping-particle&quot;:&quot;&quot;},{&quot;family&quot;:&quot;Lima&quot;,&quot;given&quot;:&quot;Antonio Carlos Pedroso&quot;,&quot;parse-names&quot;:false,&quot;dropping-particle&quot;:&quot;&quot;,&quot;non-dropping-particle&quot;:&quot;De&quot;},{&quot;family&quot;:&quot;Motta Singer&quot;,&quot;given&quot;:&quot;Julio&quot;,&quot;parse-names&quot;:false,&quot;dropping-particle&quot;:&quot;&quot;,&quot;non-dropping-particle&quot;:&quot;Da&quot;},{&quot;family&quot;:&quot;Campino&quot;,&quot;given&quot;:&quot;Susana&quot;,&quot;parse-names&quot;:false,&quot;dropping-particle&quot;:&quot;&quot;,&quot;non-dropping-particle&quot;:&quot;&quot;},{&quot;family&quot;:&quot;Clark&quot;,&quot;given&quot;:&quot;Taane Gregory&quot;,&quot;parse-names&quot;:false,&quot;dropping-particle&quot;:&quot;&quot;,&quot;non-dropping-particle&quot;:&quot;&quot;},{&quot;family&quot;:&quot;Epiphanio&quot;,&quot;given&quot;:&quot;Sabrina&quot;,&quot;parse-names&quot;:false,&quot;dropping-particle&quot;:&quot;&quot;,&quot;non-dropping-particle&quot;:&quot;&quot;},{&quot;family&quot;:&quot;Goncalves&quot;,&quot;given&quot;:&quot;Ligia Antunes&quot;,&quot;parse-names&quot;:false,&quot;dropping-particle&quot;:&quot;&quot;,&quot;non-dropping-particle&quot;:&quot;&quot;},{&quot;family&quot;:&quot;Marinho&quot;,&quot;given&quot;:&quot;Claudio Romero Farias&quot;,&quot;parse-names&quot;:false,&quot;dropping-particle&quot;:&quot;&quot;,&quot;non-dropping-particle&quot;:&quot;&quot;}],&quot;container-title&quot;:&quot;JAMA Network Open&quot;,&quot;container-title-short&quot;:&quot;JAMA Netw. Open&quot;,&quot;accessed&quot;:{&quot;date-parts&quot;:[[2026,6,16]]},&quot;DOI&quot;:&quot;10.1001/JAMANETWORKOPEN.2019.3300&quot;,&quot;ISSN&quot;:&quot;25743805&quot;,&quot;PMID&quot;:&quot;31050780&quot;,&quot;URL&quot;:&quot;https://jamanetwork.com/journals/jamanetworkopen/fullarticle/2732335&quot;,&quot;issued&quot;:{&quot;date-parts&quot;:[[2019,5,3]]},&quot;page&quot;:&quot;e193300-e193300&quot;,&quot;abstract&quot;:&quot;&lt;h3&gt;Importance&lt;/h3&gt;&lt;p&gt;Malaria during pregnancy is associated with adverse events for the fetus and newborn, but the association of malaria during pregnancy with the head circumference of the newborn is unclear.&lt;/p&gt;&lt;h3&gt;Objective&lt;/h3&gt;&lt;p&gt;To investigate the association of malaria during pregnancy with fetal head growth.&lt;/p&gt;&lt;h3&gt;Design, Setting, and Participants&lt;/h3&gt;&lt;p&gt;Two cohort studies were conducted at the general maternity hospital of Cruzeiro do Sul (Acre, Brazil) in the Amazonian region. One cohort study prospectively enrolled noninfected and malaria-infected pregnant women who were followed up until delivery, between January 2013 and April 2015. The other cohort study was assembled retrospectively using clinical and malaria data from all deliveries that occurred between January 2012 and December 2013. Data analyses were conducted from January to August 2017 and revised in November 2018. Clinical data from pregnant women and anthropometric measures of their newborns were evaluated. A total of 600 pregnant women were enrolled through volunteer sampling (prospective cohort study), and 4697 pregnant women were selected by population-based sampling (retrospective cohort study). After application of exclusion criteria, data from 251 (prospective cohort study) and 232 (retrospective cohort study) malaria-infected and 158 (prospective cohort study) and 3650 (retrospective cohort study) noninfected women were evaluated.&lt;/p&gt;&lt;h3&gt;Exposure&lt;/h3&gt;&lt;p&gt;Malaria during pregnancy.&lt;/p&gt;&lt;h3&gt;Main Outcomes and Measures&lt;/h3&gt;&lt;p&gt;The primary end point was the incidence of altered head circumference in newborns delivered from malaria-infected mothers compared with that from noninfected mothers. Secondary end points included measures of placental pathology relative to newborn head circumference.&lt;/p&gt;&lt;h3&gt;Results&lt;/h3&gt;&lt;p&gt;In total, 4291 maternal-child pairs were analyzed. Among 409 newborns in the prospective cohort study, the mothers of 251 newborns had malaria during pregnancy, infected with&lt;i&gt;Plasmodium vivax&lt;/i&gt;,&lt;i&gt;Plasmodium falciparum&lt;/i&gt;, or both. Among 3882 newborns in the retrospective cohort study, 232 were born from mothers that had malaria during pregnancy. The prevalence of newborns with a small head (19 [30.7%] in the prospective cohort study and 30 [36.6%] in the retrospective cohort study) and the prevalence of microcephaly among newborns (5 [8.1%] in the prospective cohort study and 6 [7.3%] in the retrospective cohort study) were higher among newborns from women infected with&lt;i&gt;P falciparum&lt;/i&gt;during pregnancy. Multivariate logistic regression analyses revealed that&lt;i&gt;P falciparum&lt;/i&gt;infection during pregnancy represented a significant risk factor for the occurrence of small head circumference in newborns (prospective cohort study: odds ratio, 3.15; 95% CI, 1.52-6.53;&lt;i&gt;P&lt;/i&gt; = .002; retrospective cohort study: odds ratio, 1.91; 95% CI, 1.21-3.04;&lt;i&gt;P&lt;/i&gt; = .006). Placental pathologic findings corroborated this association, with more syncytial nuclear aggregates and inflammatory infiltrates occurring in placentas of newborns born with decreased head circumference.&lt;/p&gt;&lt;h3&gt;Conclusions and Relevance&lt;/h3&gt;&lt;p&gt;This study indicates that falciparum malaria during pregnancy is associated with decreased head circumference in newborns, which is in turn associated with evidence of placental malaria.&lt;/p&gt;&quot;,&quot;publisher&quot;:&quot;American Medical Association&quot;,&quot;issue&quot;:&quot;5&quot;,&quot;volume&quot;:&quot;2&quot;},&quot;isTemporary&quot;:false,&quot;suppress-author&quot;:false,&quot;composite&quot;:false,&quot;author-only&quot;:false},{&quot;id&quot;:&quot;700b3178-821e-31db-bea0-b5ed985e72f9&quot;,&quot;itemData&quot;:{&quot;type&quot;:&quot;article-journal&quot;,&quot;id&quot;:&quot;700b3178-821e-31db-bea0-b5ed985e72f9&quot;,&quot;title&quot;:&quot;Congenital cytomegalovirus infection&quot;,&quot;author&quot;:[{&quot;family&quot;:&quot;Bale&quot;,&quot;given&quot;:&quot;James F.&quot;,&quot;parse-names&quot;:false,&quot;dropping-particle&quot;:&quot;&quot;,&quot;non-dropping-particle&quot;:&quot;&quot;},{&quot;family&quot;:&quot;Miner&quot;,&quot;given&quot;:&quot;Lonnie&quot;,&quot;parse-names&quot;:false,&quot;dropping-particle&quot;:&quot;&quot;,&quot;non-dropping-particle&quot;:&quot;&quot;},{&quot;family&quot;:&quot;Petheram&quot;,&quot;given&quot;:&quot;Susan J.&quot;,&quot;parse-names&quot;:false,&quot;dropping-particle&quot;:&quot;&quot;,&quot;non-dropping-particle&quot;:&quot;&quot;}],&quot;container-title&quot;:&quot;Current Treatment Options in Neurology 2002 4:3&quot;,&quot;accessed&quot;:{&quot;date-parts&quot;:[[2026,6,16]]},&quot;DOI&quot;:&quot;10.1007/S11940-002-0039-8&quot;,&quot;ISSN&quot;:&quot;1534-3138&quot;,&quot;URL&quot;:&quot;https://link.springer.com/article/10.1007/s11940-002-0039-8&quot;,&quot;issued&quot;:{&quot;date-parts&quot;:[[2002,5]]},&quot;page&quot;:&quot;225-230&quot;,&quot;abstract&quot;:&quot;Intrauterine infection with cytomegalovirus (CMV), a betaherpesvirus, remains the most frequent congenital virus infection in many regions of the world. Although most CMV-infected newborns lack signs of CMV infection, approximately 10% have signs that can consist of low birth weight, jaundice, hepatosplenomegaly, skin rash, microcephaly, and chorioretinitis. Neonates with signs of CMV infection at birth have high rates of audiologic and neurodevelopmental sequelae. Although postnatal therapy with ganciclovir transiently reduces virus shedding and may lessen the audiologic consequences of CMV in some infected infants, additional strategies are needed to prevent congenital CMV disease and to improve the neurodevelopmental prognosis of infants infected with CMV in utero. Some cases of intrauterine infections can be prevented in susceptible women by avoiding contact with the urine or saliva of young children who may be shedding CMV. Vaccines against CMV remain in the experimental stages of development. Termination of pregnancy can be offered to women whose infants have evidence of intrauterine CMV infection and sonographic signs of central nervous system damage. Infants who survive symptomatic intrauterine infections have high rates of neurodevelopmental sequelae and require comprehensive evaluation and therapy through center and home-based early intervention programs.&quot;,&quot;publisher&quot;:&quot;Springer&quot;,&quot;issue&quot;:&quot;3&quot;,&quot;volume&quot;:&quot;4&quot;,&quot;container-title-short&quot;:&quot;&quot;},&quot;isTemporary&quot;:false,&quot;suppress-author&quot;:false,&quot;composite&quot;:false,&quot;author-only&quot;:false},{&quot;id&quot;:&quot;4b75ccbb-23b4-3299-b8e5-372f7e1e04f7&quot;,&quot;itemData&quot;:{&quot;type&quot;:&quot;article-journal&quot;,&quot;id&quot;:&quot;4b75ccbb-23b4-3299-b8e5-372f7e1e04f7&quot;,&quot;title&quot;:&quot;The Dutch Famine, 1944–1945, and the Reproductive Process. I. Effects on Six Indices at Birth&quot;,&quot;author&quot;:[{&quot;family&quot;:&quot;Stein&quot;,&quot;given&quot;:&quot;Zena&quot;,&quot;parse-names&quot;:false,&quot;dropping-particle&quot;:&quot;&quot;,&quot;non-dropping-particle&quot;:&quot;&quot;},{&quot;family&quot;:&quot;Susser&quot;,&quot;given&quot;:&quot;Mervyn&quot;,&quot;parse-names&quot;:false,&quot;dropping-particle&quot;:&quot;&quot;,&quot;non-dropping-particle&quot;:&quot;&quot;}],&quot;container-title&quot;:&quot;Pediatric Research&quot;,&quot;container-title-short&quot;:&quot;Pediatr. Res.&quot;,&quot;accessed&quot;:{&quot;date-parts&quot;:[[2026,7,27]]},&quot;DOI&quot;:&quot;10.1203/00006450-197502000-00003;KWRD&quot;,&quot;ISSN&quot;:&quot;0031-3998&quot;,&quot;PMID&quot;:&quot;1118193&quot;,&quot;URL&quot;:&quot;https://www.nature.com/articles/pr197514&quot;,&quot;issued&quot;:{&quot;date-parts&quot;:[[1975,2]]},&quot;page&quot;:&quot;70-76&quot;,&quot;abstract&quot;:&quot;Prenatal exposure to the Dutch famine of 1944-1945 reduced postpartum maternal weight, birth weight, placental weight, length at birth, and head circumference at birth. These conclusions are based on maternities occurring in the famine area and exposed to famine during some part of gestation as compared both with maternities in nonfamine areas, and with maternities before and after the famine. Third trimester exposure accounted for the whole of the famine effects. Length of gestation was not affected by third trimester exposure, and did not mediate the effects on infant exposure, and did not mediate the effects on infant dimensions at birth. Effects were apparent only below a threshold value of official food rations of 1,500 cal daily average during the third trimester. (Calorie value for official food rations can be assumed to be lower than actual food intake.) Maternal weight declined 4.3% during the famine and rose 10.5% after the famine. Birth weight declined 9% during the famine, and rose 9% after the famine. Placental weight declined 15% during the famine, and rose 14% after the famine. Length at birth declined 2.5% during the famine, and rose 1.5% after the famine. Head circumference declined 2.7% during the famine, and rose 2.4% afterward.&quot;,&quot;publisher&quot;:&quot;Springer Science and Business Media LLC&quot;,&quot;issue&quot;:&quot;2&quot;,&quot;volume&quot;:&quot;9&quot;},&quot;isTemporary&quot;:false}]},{&quot;citationID&quot;:&quot;MENDELEY_CITATION_9a2dfa63-3a88-4eb1-9d95-ea03393d194b&quot;,&quot;properties&quot;:{&quot;noteIndex&quot;:0},&quot;isEdited&quot;:false,&quot;manualOverride&quot;:{&quot;isManuallyOverridden&quot;:false,&quot;citeprocText&quot;:&quot;(Le Vu et al., 2025)&quot;,&quot;manualOverrideText&quot;:&quot;&quot;},&quot;citationTag&quot;:&quot;MENDELEY_CITATION_v3_eyJjaXRhdGlvbklEIjoiTUVOREVMRVlfQ0lUQVRJT05fOWEyZGZhNjMtM2E4OC00ZWIxLTlkOTUtZWEwMzM5M2QxOTRi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47d783a5-e00d-496b-be14-3ab5974af564&quot;,&quot;properties&quot;:{&quot;noteIndex&quot;:0},&quot;isEdited&quot;:false,&quot;manualOverride&quot;:{&quot;isManuallyOverridden&quot;:false,&quot;citeprocText&quot;:&quot;(Le Vu, Cortina-Borja, &amp;#38; Wells, 2024)&quot;,&quot;manualOverrideText&quot;:&quot;&quot;},&quot;citationTag&quot;:&quot;MENDELEY_CITATION_v3_eyJjaXRhdGlvbklEIjoiTUVOREVMRVlfQ0lUQVRJT05fNDdkNzgzYTUtZTAwZC00OTZiLWJlMTQtM2FiNTk3NGFmNTY0IiwicHJvcGVydGllcyI6eyJub3RlSW5kZXgiOjB9LCJpc0VkaXRlZCI6ZmFsc2UsIm1hbnVhbE92ZXJyaWRlIjp7ImlzTWFudWFsbHlPdmVycmlkZGVuIjpmYWxzZSwiY2l0ZXByb2NUZXh0IjoiKExlIFZ1LCBDb3J0aW5hLUJvcmphLCAmIzM4OyBXZWxscy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2711d8d1-9e01-4816-91f8-b600ef7e181d&quot;,&quot;properties&quot;:{&quot;noteIndex&quot;:0},&quot;isEdited&quot;:false,&quot;manualOverride&quot;:{&quot;isManuallyOverridden&quot;:false,&quot;citeprocText&quot;:&quot;(Haag et al., 2025)&quot;,&quot;manualOverrideText&quot;:&quot;&quot;},&quot;citationTag&quot;:&quot;MENDELEY_CITATION_v3_eyJjaXRhdGlvbklEIjoiTUVOREVMRVlfQ0lUQVRJT05fMjcxMWQ4ZDEtOWUwMS00ODE2LTkxZjgtYjYwMGVmN2UxODFkIiwicHJvcGVydGllcyI6eyJub3RlSW5kZXgiOjB9LCJpc0VkaXRlZCI6ZmFsc2UsIm1hbnVhbE92ZXJyaWRlIjp7ImlzTWFudWFsbHlPdmVycmlkZGVuIjpmYWxzZSwiY2l0ZXByb2NUZXh0IjoiKEhhYWcgZXQgYWwuLCAyMDI1K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f89801cd-7105-4d81-b7b1-9ba804aedf14&quot;,&quot;properties&quot;:{&quot;noteIndex&quot;:0},&quot;isEdited&quot;:false,&quot;manualOverride&quot;:{&quot;isManuallyOverridden&quot;:false,&quot;citeprocText&quot;:&quot;(Butie et al., 2020; Galofré-Vilà &amp;#38; Harris, 2021; Miyoshi et al., 2020; Salvisberg et al., 2023)&quot;,&quot;manualOverrideText&quot;:&quot;&quot;},&quot;citationTag&quot;:&quot;MENDELEY_CITATION_v3_eyJjaXRhdGlvbklEIjoiTUVOREVMRVlfQ0lUQVRJT05fZjg5ODAxY2QtNzEwNS00ZDgxLWI3YjEtOWJhODA0YWVkZjE0IiwicHJvcGVydGllcyI6eyJub3RlSW5kZXgiOjB9LCJpc0VkaXRlZCI6ZmFsc2UsIm1hbnVhbE92ZXJyaWRlIjp7ImlzTWFudWFsbHlPdmVycmlkZGVuIjpmYWxzZSwiY2l0ZXByb2NUZXh0IjoiKEJ1dGllIGV0IGFsLiwgMjAyMDsgR2Fsb2Zyw6ktVmlsw6AgJiMzODsgSGFycmlzLCAyMDIxOyBNaXlvc2hpIGV0IGFsLiwgMjAyMDsgU2FsdmlzYmVyZyBldCBhbC4sIDIwMjMpIiwibWFudWFsT3ZlcnJpZGVUZXh0IjoiIn0sImNpdGF0aW9uSXRlbXMiOlt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quot;,&quot;citationItems&quot;:[{&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29d6303-bb5b-4264-a4b5-2e32e1713955&quot;,&quot;properties&quot;:{&quot;noteIndex&quot;:0},&quot;isEdited&quot;:false,&quot;manualOverride&quot;:{&quot;isManuallyOverridden&quot;:false,&quot;citeprocText&quot;:&quot;(Haag et al., 2025; ‘K VIII e 187-566 Maternité / Obstétrique / Gynécologie, 1898.01.01-1948.12.31 (Sous-Série)’, n.d.; Le Vu et al., 2024, 2025)&quot;,&quot;manualOverrideText&quot;:&quot;&quot;},&quot;citationTag&quot;:&quot;MENDELEY_CITATION_v3_eyJjaXRhdGlvbklEIjoiTUVOREVMRVlfQ0lUQVRJT05fMTI5ZDYzMDMtYmI1Yi00MjY0LWE0YjUtMmUzMmUxNzEzOTU1IiwicHJvcGVydGllcyI6eyJub3RlSW5kZXgiOjB9LCJpc0VkaXRlZCI6ZmFsc2UsIm1hbnVhbE92ZXJyaWRlIjp7ImlzTWFudWFsbHlPdmVycmlkZGVuIjpmYWxzZSwiY2l0ZXByb2NUZXh0IjoiKEhhYWcgZXQgYWwuLCAyMDI1OyDigJhLIFZJSUkgZSAxODctNTY2IE1hdGVybml0w6kgLyBPYnN0w6l0cmlxdWUgLyBHeW7DqWNvbG9naWUsIDE4OTguMDEuMDEtMTk0OC4xMi4zMSAoU291cy1Tw6lyaWUp4oCZLCBuLmQu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id&quot;:&quot;f127dbf9-4598-32b5-b167-51181c9dfbaa&quot;,&quot;itemData&quot;:{&quot;type&quot;:&quot;webpage&quot;,&quot;id&quot;:&quot;f127dbf9-4598-32b5-b167-51181c9dfbaa&quot;,&quot;title&quot;:&quot;K VIII e 187-566 Maternité / obstétrique / gynécologie, 1898.01.01-1948.12.31 (Sous-série)&quot;,&quot;accessed&quot;:{&quot;date-parts&quot;:[[2026,7,8]]},&quot;URL&quot;:&quot;https://davel.vd.ch/detail.aspx?ID=978319&quot;,&quot;container-title-short&quot;:&quot;&quot;},&quot;isTemporary&quot;:false}]},{&quot;citationID&quot;:&quot;MENDELEY_CITATION_8c08faad-4e77-4c3f-bb5a-2c766f078913&quot;,&quot;properties&quot;:{&quot;noteIndex&quot;:0},&quot;isEdited&quot;:false,&quot;manualOverride&quot;:{&quot;isManuallyOverridden&quot;:false,&quot;citeprocText&quot;:&quot;(Haag et al., 2025; Le Vu et al., 2025)&quot;,&quot;manualOverrideText&quot;:&quot;&quot;},&quot;citationTag&quot;:&quot;MENDELEY_CITATION_v3_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d76c755a-2fac-4347-ac05-ad1ac94ded86&quot;,&quot;properties&quot;:{&quot;noteIndex&quot;:0},&quot;isEdited&quot;:false,&quot;manualOverride&quot;:{&quot;isManuallyOverridden&quot;:false,&quot;citeprocText&quot;:&quot;(Haag et al., 2025; Le Vu et al., 2024, 2025)&quot;,&quot;manualOverrideText&quot;:&quot;&quot;},&quot;citationTag&quot;:&quot;MENDELEY_CITATION_v3_eyJjaXRhdGlvbklEIjoiTUVOREVMRVlfQ0lUQVRJT05fZDc2Yzc1NWEtMmZhYy00MzQ3LWFjMDUtYWQxYWM5NGRlZDg2IiwicHJvcGVydGllcyI6eyJub3RlSW5kZXgiOjB9LCJpc0VkaXRlZCI6ZmFsc2UsIm1hbnVhbE92ZXJyaWRlIjp7ImlzTWFudWFsbHlPdmVycmlkZGVuIjpmYWxzZSwiY2l0ZXByb2NUZXh0IjoiKEhhYWcgZXQgYWwuLCAyMDI1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9961cda2-40f1-445a-b406-f38f3ad7a1fd&quot;,&quot;properties&quot;:{&quot;noteIndex&quot;:0},&quot;isEdited&quot;:false,&quot;manualOverride&quot;:{&quot;isManuallyOverridden&quot;:false,&quot;citeprocText&quot;:&quot;(Butie et al., 2020)&quot;,&quot;manualOverrideText&quot;:&quot;&quot;},&quot;citationTag&quot;:&quot;MENDELEY_CITATION_v3_eyJjaXRhdGlvbklEIjoiTUVOREVMRVlfQ0lUQVRJT05fOTk2MWNkYTItNDBmMS00NDVhLWI0MDYtZjM4ZjNhZDdhMWZkIiwicHJvcGVydGllcyI6eyJub3RlSW5kZXgiOjB9LCJpc0VkaXRlZCI6ZmFsc2UsIm1hbnVhbE92ZXJyaWRlIjp7ImlzTWFudWFsbHlPdmVycmlkZGVuIjpmYWxzZSwiY2l0ZXByb2NUZXh0IjoiKEJ1dGllIGV0IGFsLiwgMjAyMCkiLCJtYW51YWxPdmVycmlkZVRleHQiOiIifSwiY2l0YXRpb25JdGVtcyI6W3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XX0=&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327a7593-0554-43a1-ac92-070bc60b01d8&quot;,&quot;properties&quot;:{&quot;noteIndex&quot;:0},&quot;isEdited&quot;:false,&quot;manualOverride&quot;:{&quot;isManuallyOverridden&quot;:false,&quot;citeprocText&quot;:&quot;(National Guideline Alliance (UK), 2017; World Health Organization, 2015)&quot;,&quot;manualOverrideText&quot;:&quot;&quot;},&quot;citationTag&quot;:&quot;MENDELEY_CITATION_v3_eyJjaXRhdGlvbklEIjoiTUVOREVMRVlfQ0lUQVRJT05fMzI3YTc1OTMtMDU1NC00M2ExLWFjOTItMDcwYmM2MGIwMWQ4IiwicHJvcGVydGllcyI6eyJub3RlSW5kZXgiOjB9LCJpc0VkaXRlZCI6ZmFsc2UsIm1hbnVhbE92ZXJyaWRlIjp7ImlzTWFudWFsbHlPdmVycmlkZGVuIjpmYWxzZSwiY2l0ZXByb2NUZXh0IjoiKE5hdGlvbmFsIEd1aWRlbGluZSBBbGxpYW5jZSAoVUspLCAyMDE3OyBXb3JsZCBIZWFsdGggT3JnYW5pemF0aW9uLCAyMDE1K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quot;,&quot;citationItems&quot;:[{&quot;id&quot;:&quot;7cc60974-f866-3967-8fbe-2a112373c50b&quot;,&quot;itemData&quot;:{&quot;type&quot;:&quot;article-journal&quot;,&quot;id&quot;:&quot;7cc60974-f866-3967-8fbe-2a112373c50b&quot;,&quot;title&quot;:&quot;Weight loss in the early days of life&quot;,&quot;author&quot;:[{&quot;family&quot;:&quot;National Guideline Alliance (UK)&quot;,&quot;given&quot;:&quot;&quot;,&quot;parse-names&quot;:false,&quot;dropping-particle&quot;:&quot;&quot;,&quot;non-dropping-particle&quot;:&quot;&quot;}],&quot;URL&quot;:&quot;https://www.ncbi.nlm.nih.gov/books/NBK536449/?utm_source=chatgpt.com&quot;,&quot;issued&quot;:{&quot;date-parts&quot;:[[2017,9]]},&quot;publisher&quot;:&quot;National Institute for Health and Care Excellence (NICE)&quot;,&quot;container-title-short&quot;:&quot;&quot;},&quot;isTemporary&quot;:false,&quot;suppress-author&quot;:false,&quot;composite&quot;:false,&quot;author-only&quot;:false},{&quot;id&quot;:&quot;64b7fd73-1aa4-341f-92f5-86f17223373a&quot;,&quot;itemData&quot;:{&quot;type&quot;:&quot;chapter&quot;,&quot;id&quot;:&quot;64b7fd73-1aa4-341f-92f5-86f17223373a&quot;,&quot;title&quot;:&quot;Integrated management of childhood illness&quot;,&quot;author&quot;:[{&quot;family&quot;:&quot;World Health Organization&quot;,&quot;given&quot;:&quot;&quot;,&quot;parse-names&quot;:false,&quot;dropping-particle&quot;:&quot;&quot;,&quot;non-dropping-particle&quot;:&quot;&quot;}],&quot;container-title&quot;:&quot;Pregnancy, childbirth, postpartum and newborn care: A guide for essential practice&quot;,&quot;issued&quot;:{&quot;date-parts&quot;:[[2015]]},&quot;publisher-place&quot;:&quot;Geneva, Switzerland&quot;,&quot;page&quot;:&quot;148&quot;,&quot;edition&quot;:&quot;Third&quot;,&quot;publisher&quot;:&quot;World Health Organization and United Nations Population Fund and UNICEF&quot;,&quot;container-title-short&quot;:&quot;&quot;},&quot;isTemporary&quot;:false,&quot;suppress-author&quot;:false,&quot;composite&quot;:false,&quot;author-only&quot;:false}]},{&quot;citationID&quot;:&quot;MENDELEY_CITATION_a9fb07b8-2dfe-4508-9d06-7fda81bce92b&quot;,&quot;properties&quot;:{&quot;noteIndex&quot;:0},&quot;isEdited&quot;:false,&quot;manualOverride&quot;:{&quot;isManuallyOverridden&quot;:false,&quot;citeprocText&quot;:&quot;(Macdonald et al., 2003)&quot;,&quot;manualOverrideText&quot;:&quot;&quot;},&quot;citationTag&quot;:&quot;MENDELEY_CITATION_v3_eyJjaXRhdGlvbklEIjoiTUVOREVMRVlfQ0lUQVRJT05fYTlmYjA3YjgtMmRmZS00NTA4LTlkMDYtN2ZkYTgxYmNlOTJiIiwicHJvcGVydGllcyI6eyJub3RlSW5kZXgiOjB9LCJpc0VkaXRlZCI6ZmFsc2UsIm1hbnVhbE92ZXJyaWRlIjp7ImlzTWFudWFsbHlPdmVycmlkZGVuIjpmYWxzZSwiY2l0ZXByb2NUZXh0IjoiKE1hY2RvbmFsZCBldCBhbC4sIDIwMDM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7e025fc-d8bf-4bcf-bad0-469c91451efc&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YTdlMDI1ZmMtZDhiZi00YmNmLWJhZDAtNDY5YzkxNDUxZWZj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d35193d3-22db-4ab7-9535-18b255e28687&quot;,&quot;properties&quot;:{&quot;noteIndex&quot;:0},&quot;isEdited&quot;:false,&quot;manualOverride&quot;:{&quot;isManuallyOverridden&quot;:false,&quot;citeprocText&quot;:&quot;(Le Vu et al., 2024)&quot;,&quot;manualOverrideText&quot;:&quot;&quot;},&quot;citationTag&quot;:&quot;MENDELEY_CITATION_v3_eyJjaXRhdGlvbklEIjoiTUVOREVMRVlfQ0lUQVRJT05fZDM1MTkzZDMtMjJkYi00YWI3LTk1MzUtMThiMjU1ZTI4Njg3IiwicHJvcGVydGllcyI6eyJub3RlSW5kZXgiOjB9LCJpc0VkaXRlZCI6ZmFsc2UsIm1hbnVhbE92ZXJyaWRlIjp7ImlzTWFudWFsbHlPdmVycmlkZGVuIjpmYWxzZSwiY2l0ZXByb2NUZXh0IjoiKExlIFZ1IGV0IGFsLi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00f50743-2840-4cae-b20d-7004128c5b19&quot;,&quot;properties&quot;:{&quot;noteIndex&quot;:0},&quot;isEdited&quot;:false,&quot;manualOverride&quot;:{&quot;isManuallyOverridden&quot;:false,&quot;citeprocText&quot;:&quot;(Le Vu et al., 2025)&quot;,&quot;manualOverrideText&quot;:&quot;&quot;},&quot;citationTag&quot;:&quot;MENDELEY_CITATION_v3_eyJjaXRhdGlvbklEIjoiTUVOREVMRVlfQ0lUQVRJT05fMDBmNTA3NDMtMjg0MC00Y2FlLWIyMGQtNzAwNDEyOGM1YjE5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eaa19f97-b08a-47b8-9d3f-d2e5e2c762e4&quot;,&quot;properties&quot;:{&quot;noteIndex&quot;:0},&quot;isEdited&quot;:false,&quot;manualOverride&quot;:{&quot;isManuallyOverridden&quot;:false,&quot;citeprocText&quot;:&quot;(Butie et al., 2020; Le Vu et al., 2025)&quot;,&quot;manualOverrideText&quot;:&quot;&quot;},&quot;citationTag&quot;:&quot;MENDELEY_CITATION_v3_eyJjaXRhdGlvbklEIjoiTUVOREVMRVlfQ0lUQVRJT05fZWFhMTlmOTctYjA4YS00N2I4LTlkM2YtZDJlNWUyYzc2MmU0IiwicHJvcGVydGllcyI6eyJub3RlSW5kZXgiOjB9LCJpc0VkaXRlZCI6ZmFsc2UsIm1hbnVhbE92ZXJyaWRlIjp7ImlzTWFudWFsbHlPdmVycmlkZGVuIjpmYWxzZSwiY2l0ZXByb2NUZXh0IjoiKEJ1dGllIGV0IGFsLiwgMjAyMDsgTGUgVnUgZXQgYWwuLCAyMDI1K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7a64e0-ea72-4e49-9adf-61ad1e57b864&quot;,&quot;properties&quot;:{&quot;noteIndex&quot;:0},&quot;isEdited&quot;:false,&quot;manualOverride&quot;:{&quot;isManuallyOverridden&quot;:false,&quot;citeprocText&quot;:&quot;(Le Vu et al., 2024, 2025)&quot;,&quot;manualOverrideText&quot;:&quot;&quot;},&quot;citationTag&quot;:&quot;MENDELEY_CITATION_v3_eyJjaXRhdGlvbklEIjoiTUVOREVMRVlfQ0lUQVRJT05fYWQ3YTY0ZTAtZWE3Mi00ZTQ5LTlhZGYtNjFhZDFlNTdiODY0IiwicHJvcGVydGllcyI6eyJub3RlSW5kZXgiOjB9LCJpc0VkaXRlZCI6ZmFsc2UsIm1hbnVhbE92ZXJyaWRlIjp7ImlzTWFudWFsbHlPdmVycmlkZGVuIjpmYWxzZSwiY2l0ZXByb2NUZXh0IjoiKExlIFZ1IGV0IGFsLiwgMjAyNC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citationID&quot;:&quot;MENDELEY_CITATION_d9bd7c1e-6ab9-4814-8978-06ef8109090e&quot;,&quot;properties&quot;:{&quot;noteIndex&quot;:0},&quot;isEdited&quot;:false,&quot;manualOverride&quot;:{&quot;isManuallyOverridden&quot;:false,&quot;citeprocText&quot;:&quot;(Wilcox, Weinberg, &amp;#38; Basso, 2011)&quot;,&quot;manualOverrideText&quot;:&quot;&quot;},&quot;citationTag&quot;:&quot;MENDELEY_CITATION_v3_eyJjaXRhdGlvbklEIjoiTUVOREVMRVlfQ0lUQVRJT05fZDliZDdjMWUtNmFiOS00ODE0LTg5NzgtMDZlZjgxMDkwOTBlIiwicHJvcGVydGllcyI6eyJub3RlSW5kZXgiOjB9LCJpc0VkaXRlZCI6ZmFsc2UsIm1hbnVhbE92ZXJyaWRlIjp7ImlzTWFudWFsbHlPdmVycmlkZGVuIjpmYWxzZSwiY2l0ZXByb2NUZXh0IjoiKFdpbGNveCwgV2VpbmJlcmcsICYjMzg7IEJhc3NvLCAyMDExK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quot;,&quot;citationItems&quot;:[{&quot;id&quot;:&quot;c0fb9024-ae47-311c-8b02-e0064a2a7442&quot;,&quot;itemData&quot;:{&quot;type&quot;:&quot;article-journal&quot;,&quot;id&quot;:&quot;c0fb9024-ae47-311c-8b02-e0064a2a7442&quot;,&quot;title&quot;:&quot;On the Pitfalls of Adjusting for Gestational Age at Birth&quot;,&quot;author&quot;:[{&quot;family&quot;:&quot;Wilcox&quot;,&quot;given&quot;:&quot;Allen J.&quot;,&quot;parse-names&quot;:false,&quot;dropping-particle&quot;:&quot;&quot;,&quot;non-dropping-particle&quot;:&quot;&quot;},{&quot;family&quot;:&quot;Weinberg&quot;,&quot;given&quot;:&quot;Clarice R.&quot;,&quot;parse-names&quot;:false,&quot;dropping-particle&quot;:&quot;&quot;,&quot;non-dropping-particle&quot;:&quot;&quot;},{&quot;family&quot;:&quot;Basso&quot;,&quot;given&quot;:&quot;Olga&quot;,&quot;parse-names&quot;:false,&quot;dropping-particle&quot;:&quot;&quot;,&quot;non-dropping-particle&quot;:&quot;&quot;}],&quot;container-title&quot;:&quot;American Journal of Epidemiology&quot;,&quot;container-title-short&quot;:&quot;Am. J. Epidemiol.&quot;,&quot;accessed&quot;:{&quot;date-parts&quot;:[[2026,6,22]]},&quot;DOI&quot;:&quot;10.1093/AJE/KWR230&quot;,&quot;ISSN&quot;:&quot;00029262&quot;,&quot;PMID&quot;:&quot;21946386&quot;,&quot;URL&quot;:&quot;https://pmc.ncbi.nlm.nih.gov/articles/PMC3243938/&quot;,&quot;issued&quot;:{&quot;date-parts&quot;:[[2011,11,1]]},&quot;page&quot;:&quot;1062&quot;,&quot;abstract&quot;:&quot;Preterm delivery is a powerful predictor of newborn morbidity and mortality. Such problems are due to not only immaturity but also the pathologic factors (such as infection) that cause early delivery. The understanding of these underlying pathologic factors is incomplete at best. To the extent that unmeasured pathologies triggering preterm delivery also directly harm the fetus, they will confound the association of early delivery with neonatal outcomes. This, in turn, complicates studies of newborn outcomes more generally. When investigators analyze the association of risk factors with neonatal outcomes, adjustment for gestational age as a mediating variable will lead to bias. In the language of directed acyclic graphs, gestational age is a collider. The theoretical basis for colliders has been well described, and gestational age has recently been acknowledged as a possible collider. However, the impact of this problem, as well as its implications for perinatal research, has not been fully appreciated. The authors discuss the evidence for confounding and present simulations to explore how much bias is produced by adjustments for gestational age when estimating direct effects. Under plausible conditions, frank reversal of exposure-outcome associations can occur. When the purpose is causal inference, there are few settings in which adjustment for gestational age can be justified. © 2011 The Author.&quot;,&quot;issue&quot;:&quot;9&quot;,&quot;volume&quot;:&quot;174&quot;},&quot;isTemporary&quot;:false,&quot;suppress-author&quot;:false,&quot;composite&quot;:false,&quot;author-only&quot;:false}]},{&quot;citationID&quot;:&quot;MENDELEY_CITATION_89c18905-936e-4d37-8fce-5edafd1bddc8&quot;,&quot;properties&quot;:{&quot;noteIndex&quot;:0},&quot;isEdited&quot;:false,&quot;manualOverride&quot;:{&quot;isManuallyOverridden&quot;:false,&quot;citeprocText&quot;:&quot;(Dewey, 2001; DiTomasso &amp;#38; Cloud, 2019; Kellams, Harrel, Omage, Gregory, &amp;#38; Rosen-Carole, 2017; Macdonald et al., 2003; Miyoshi et al., 2020; Regnault et al., 2011)&quot;,&quot;manualOverrideText&quot;:&quot;&quot;},&quot;citationTag&quot;:&quot;MENDELEY_CITATION_v3_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0s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id&quot;:&quot;95ab20c5-00de-35b8-9dab-d50fe8f03dd9&quot;,&quot;itemData&quot;:{&quot;type&quot;:&quot;article-journal&quot;,&quot;id&quot;:&quot;95ab20c5-00de-35b8-9dab-d50fe8f03dd9&quot;,&quot;title&quot;:&quot;ABM clinical protocol #3: supplementary feedings in the healthy term breastfed neonate, revised 2017.&quot;,&quot;author&quot;:[{&quot;family&quot;:&quot;Kellams&quot;,&quot;given&quot;:&quot;Ann&quot;,&quot;parse-names&quot;:false,&quot;dropping-particle&quot;:&quot;&quot;,&quot;non-dropping-particle&quot;:&quot;&quot;},{&quot;family&quot;:&quot;Harrel&quot;,&quot;given&quot;:&quot;Cadey&quot;,&quot;parse-names&quot;:false,&quot;dropping-particle&quot;:&quot;&quot;,&quot;non-dropping-particle&quot;:&quot;&quot;},{&quot;family&quot;:&quot;Omage&quot;,&quot;given&quot;:&quot;Stephanie&quot;,&quot;parse-names&quot;:false,&quot;dropping-particle&quot;:&quot;&quot;,&quot;non-dropping-particle&quot;:&quot;&quot;},{&quot;family&quot;:&quot;Gregory&quot;,&quot;given&quot;:&quot;Carrie&quot;,&quot;parse-names&quot;:false,&quot;dropping-particle&quot;:&quot;&quot;,&quot;non-dropping-particle&quot;:&quot;&quot;},{&quot;family&quot;:&quot;Rosen-Carole&quot;,&quot;given&quot;:&quot;Casey&quot;,&quot;parse-names&quot;:false,&quot;dropping-particle&quot;:&quot;&quot;,&quot;non-dropping-particle&quot;:&quot;&quot;}],&quot;container-title&quot;:&quot;Breastfeeding medicine : the official journal of the Academy of Breastfeeding Medicine&quot;,&quot;container-title-short&quot;:&quot;Breastfeed. Med.&quot;,&quot;DOI&quot;:&quot;10.1089/bfm.2017.29038.ajk&quot;,&quot;PMID&quot;:&quot;28294631&quot;,&quot;URL&quot;:&quot;http://dx.doi.org/10.1089/bfm.2017.29038.ajk&quot;,&quot;issued&quot;:{&quot;date-parts&quot;:[[2017,5]]},&quot;page&quot;:&quot;188-198&quot;,&quot;abstract&quot;:&quot;A central goal of The Academy of Breastfeeding Medicine is the development of clinical protocols for managing common medical problems that may impact breastfeeding success. These protocols serve only as guidelines for the care of breastfeeding mothers and infants and do not delineate an exclusive course of treatment or serve as standards of medical care. Variations in treatment may be appropriate according to the needs of an individual patient.&quot;,&quot;volume&quot;:&quot;12&quot;},&quot;isTemporary&quot;:false,&quot;suppress-author&quot;:false,&quot;composite&quot;:false,&quot;author-only&quot;:false}]},{&quot;citationID&quot;:&quot;MENDELEY_CITATION_6c332d2b-16aa-4653-8023-e6c953502c8b&quot;,&quot;properties&quot;:{&quot;noteIndex&quot;:0},&quot;isEdited&quot;:false,&quot;manualOverride&quot;:{&quot;isManuallyOverridden&quot;:false,&quot;citeprocText&quot;:&quot;(Dewey, 2001; DiTomasso &amp;#38; Cloud, 2019; Macdonald et al., 2003; Miyoshi et al., 2020; Regnault et al., 2011)&quot;,&quot;manualOverrideText&quot;:&quot;&quot;},&quot;citationTag&quot;:&quot;MENDELEY_CITATION_v3_eyJjaXRhdGlvbklEIjoiTUVOREVMRVlfQ0lUQVRJT05fNmMzMzJkMmItMTZhYS00NjUzLTgwMjMtZTZjOTUzNTAyYzhiIiwicHJvcGVydGllcyI6eyJub3RlSW5kZXgiOjB9LCJpc0VkaXRlZCI6ZmFsc2UsIm1hbnVhbE92ZXJyaWRlIjp7ImlzTWFudWFsbHlPdmVycmlkZGVuIjpmYWxzZSwiY2l0ZXByb2NUZXh0IjoiKERld2V5LCAyMDAxOyBEaVRvbWFzc28gJiMzODsgQ2xvdWQsIDIwMTk7IE1hY2RvbmFsZCBldCBhbC4sIDIwMDM7IE1peW9zaGkgZXQgYWwuLCAyMDIwOyBSZWduYXVsdCBldCBhbC4sIDIwMTE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LH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2c2e7816-e307-447f-9d10-2ebfa8051a4b&quot;,&quot;properties&quot;:{&quot;noteIndex&quot;:0},&quot;isEdited&quot;:false,&quot;manualOverride&quot;:{&quot;isManuallyOverridden&quot;:false,&quot;citeprocText&quot;:&quot;(Dib, Fewtrell, &amp;#38; Wells, 2023; Miller et al., 2025; Wells, 2010)&quot;,&quot;manualOverrideText&quot;:&quot;&quot;},&quot;citationTag&quot;:&quot;MENDELEY_CITATION_v3_eyJjaXRhdGlvbklEIjoiTUVOREVMRVlfQ0lUQVRJT05fMmMyZTc4MTYtZTMwNy00NDdmLTlkMTAtMmViZmE4MDUxYTRiIiwicHJvcGVydGllcyI6eyJub3RlSW5kZXgiOjB9LCJpc0VkaXRlZCI6ZmFsc2UsIm1hbnVhbE92ZXJyaWRlIjp7ImlzTWFudWFsbHlPdmVycmlkZGVuIjpmYWxzZSwiY2l0ZXByb2NUZXh0IjoiKERpYiwgRmV3dHJlbGwsICYjMzg7IFdlbGxzLCAyMDIzOyBNaWxsZXIgZXQgYWwuLCAyMDI1OyBXZWxscywgMjAxMCk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V19&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d256caec-6172-3420-bcb5-21a30b96bb36&quot;,&quot;itemData&quot;:{&quot;type&quot;:&quot;article-journal&quot;,&quot;id&quot;:&quot;d256caec-6172-3420-bcb5-21a30b96bb36&quot;,&quot;title&quot;:&quot;Celebrating Over 10 Years of Human Milk Research in the Human Biology Association&quot;,&quot;author&quot;:[{&quot;family&quot;:&quot;Miller&quot;,&quot;given&quot;:&quot;Elizabeth M.&quot;,&quot;parse-names&quot;:false,&quot;dropping-particle&quot;:&quot;&quot;,&quot;non-dropping-particle&quot;:&quot;&quot;},{&quot;family&quot;:&quot;Fujita&quot;,&quot;given&quot;:&quot;Masako&quot;,&quot;parse-names&quot;:false,&quot;dropping-particle&quot;:&quot;&quot;,&quot;non-dropping-particle&quot;:&quot;&quot;},{&quot;family&quot;:&quot;Hinde&quot;,&quot;given&quot;:&quot;Katie&quot;,&quot;parse-names&quot;:false,&quot;dropping-particle&quot;:&quot;&quot;,&quot;non-dropping-particle&quot;:&quot;&quot;},{&quot;family&quot;:&quot;Martin&quot;,&quot;given&quot;:&quot;Melanie A.&quot;,&quot;parse-names&quot;:false,&quot;dropping-particle&quot;:&quot;&quot;,&quot;non-dropping-particle&quot;:&quot;&quot;},{&quot;family&quot;:&quot;Wander&quot;,&quot;given&quot;:&quot;Katherine&quot;,&quot;parse-names&quot;:false,&quot;dropping-particle&quot;:&quot;&quot;,&quot;non-dropping-particle&quot;:&quot;&quot;},{&quot;family&quot;:&quot;Quinn&quot;,&quot;given&quot;:&quot;Elizabeth A.&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70111&quot;,&quot;ISSN&quot;:&quot;1520-6300&quot;,&quot;PMID&quot;:&quot;40734373&quot;,&quot;URL&quot;:&quot;https://pubmed.ncbi.nlm.nih.gov/40734373/&quot;,&quot;issued&quot;:{&quot;date-parts&quot;:[[2025,8,1]]},&quot;abstract&quot;:&quot;Since we published “Field and Laboratory Methods in Human Milk Research” in 2013, human milk research has increased dramatically in both number and diversity of studies. Anthropological human biologists and biological anthropologists have played key roles in the realization of this research, arguing that evolutionary, developmental, and biocultural perspectives as essential for understanding variation in human milk. The purpose of this review is to highlight human biologists' and biological anthropologists' contributions to our understanding of human milk, often made in broadly collaborative research, as part of the 50th anniversary of the Human Biology Association. In this review, we identify three areas where human biologists have made major contributions: (1) understanding milk as a phenotype, (2) sex-differentiated milk synthesis, and (3) the cultural ecology of milk. We end this review by discussing future research directions and the applied and translational potentials of milk research, calling on human biologists to continue our leadership in the field in the decades to come.&quot;,&quot;publisher&quot;:&quot;Am J Hum Biol&quot;,&quot;issue&quot;:&quot;8&quot;,&quot;volume&quot;:&quot;37&quot;},&quot;isTemporary&quot;:false},{&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citationID&quot;:&quot;MENDELEY_CITATION_2c46953e-07ab-4602-a42f-340cff601004&quot;,&quot;properties&quot;:{&quot;noteIndex&quot;:0},&quot;isEdited&quot;:false,&quot;manualOverride&quot;:{&quot;isManuallyOverridden&quot;:false,&quot;citeprocText&quot;:&quot;(Miller et al., 2025; Quinn, 2021)&quot;,&quot;manualOverrideText&quot;:&quot;&quot;},&quot;citationTag&quot;:&quot;MENDELEY_CITATION_v3_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&quot;,&quot;citationItems&quot;:[{&quot;id&quot;:&quot;d256caec-6172-3420-bcb5-21a30b96bb36&quot;,&quot;itemData&quot;:{&quot;type&quot;:&quot;article-journal&quot;,&quot;id&quot;:&quot;d256caec-6172-3420-bcb5-21a30b96bb36&quot;,&quot;title&quot;:&quot;Celebrating Over 10 Years of Human Milk Research in the Human Biology Association&quot;,&quot;author&quot;:[{&quot;family&quot;:&quot;Miller&quot;,&quot;given&quot;:&quot;Elizabeth M.&quot;,&quot;parse-names&quot;:false,&quot;dropping-particle&quot;:&quot;&quot;,&quot;non-dropping-particle&quot;:&quot;&quot;},{&quot;family&quot;:&quot;Fujita&quot;,&quot;given&quot;:&quot;Masako&quot;,&quot;parse-names&quot;:false,&quot;dropping-particle&quot;:&quot;&quot;,&quot;non-dropping-particle&quot;:&quot;&quot;},{&quot;family&quot;:&quot;Hinde&quot;,&quot;given&quot;:&quot;Katie&quot;,&quot;parse-names&quot;:false,&quot;dropping-particle&quot;:&quot;&quot;,&quot;non-dropping-particle&quot;:&quot;&quot;},{&quot;family&quot;:&quot;Martin&quot;,&quot;given&quot;:&quot;Melanie A.&quot;,&quot;parse-names&quot;:false,&quot;dropping-particle&quot;:&quot;&quot;,&quot;non-dropping-particle&quot;:&quot;&quot;},{&quot;family&quot;:&quot;Wander&quot;,&quot;given&quot;:&quot;Katherine&quot;,&quot;parse-names&quot;:false,&quot;dropping-particle&quot;:&quot;&quot;,&quot;non-dropping-particle&quot;:&quot;&quot;},{&quot;family&quot;:&quot;Quinn&quot;,&quot;given&quot;:&quot;Elizabeth A.&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70111&quot;,&quot;ISSN&quot;:&quot;1520-6300&quot;,&quot;PMID&quot;:&quot;40734373&quot;,&quot;URL&quot;:&quot;https://pubmed.ncbi.nlm.nih.gov/40734373/&quot;,&quot;issued&quot;:{&quot;date-parts&quot;:[[2025,8,1]]},&quot;abstract&quot;:&quot;Since we published “Field and Laboratory Methods in Human Milk Research” in 2013, human milk research has increased dramatically in both number and diversity of studies. Anthropological human biologists and biological anthropologists have played key roles in the realization of this research, arguing that evolutionary, developmental, and biocultural perspectives as essential for understanding variation in human milk. The purpose of this review is to highlight human biologists' and biological anthropologists' contributions to our understanding of human milk, often made in broadly collaborative research, as part of the 50th anniversary of the Human Biology Association. In this review, we identify three areas where human biologists have made major contributions: (1) understanding milk as a phenotype, (2) sex-differentiated milk synthesis, and (3) the cultural ecology of milk. We end this review by discussing future research directions and the applied and translational potentials of milk research, calling on human biologists to continue our leadership in the field in the decades to come.&quot;,&quot;publisher&quot;:&quot;Am J Hum Biol&quot;,&quot;issue&quot;:&quot;8&quot;,&quot;volume&quot;:&quot;37&quot;},&quot;isTemporary&quot;:false},{&quot;id&quot;:&quot;a3c769d9-a7a6-322d-a48f-680d8f662cfc&quot;,&quot;itemData&quot;:{&quot;type&quot;:&quot;article-journal&quot;,&quot;id&quot;:&quot;a3c769d9-a7a6-322d-a48f-680d8f662cfc&quot;,&quot;title&quot;:&quot;Centering human milk composition as normal human biological variation&quot;,&quot;author&quot;:[{&quot;family&quot;:&quot;Quinn&quot;,&quot;given&quot;:&quot;Elizabeth A.&quot;,&quot;parse-names&quot;:false,&quot;dropping-particle&quot;:&quot;&quot;,&quot;non-dropping-particle&quot;:&quot;&quot;}],&quot;container-title&quot;:&quot;American Journal of Human Biology&quot;,&quot;accessed&quot;:{&quot;date-parts&quot;:[[2026,9,20]]},&quot;DOI&quot;:&quot;10.1002/AJHB.23564;CSUBTYPE:STRING:SPECIAL;PAGE:STRING:ARTICLE/CHAPTER&quot;,&quot;ISSN&quot;:&quot;15206300&quot;,&quot;PMID&quot;:&quot;33432701&quot;,&quot;URL&quot;:&quot;/doi/pdf/10.1002/ajhb.23564&quot;,&quot;issued&quot;:{&quot;date-parts&quot;:[[2021,1,1]]},&quot;page&quot;:&quot;e23564&quot;,&quot;abstract&quot;:&quot;Objectives: Human biological variation in the phenotype is the cornerstone of modern human biology, evolutionary anthropology, and related studies of human evolution. Minimal dialogue, however, has considered human milk to be part of this phenotypic variation. This may reflect researcher bias-mental models oriented around commercial infant formula and homogenized cow's milk, both of which present milk composition as static. A general lack of research outside primarily Western, well-nourished populations has also contributed to this underestimation of biological variation. Methods: This review analyzes published research on breast milk composition, developmental metabolic programming, and maternal body composition to articulate the ways in which population-based studies of human milk outside the United Sates are necessary to better understanding biological variation in human milk phenotypes. Results: This review discusses some of the common issues in current research on the biological variation in human milk composition and argues that anthropological inquiries that frame milk as part of an adaptive phenotype are necessary to better understand the biological significance of human milk composition in the production of human biological variation. Conclusions: Biological anthropology is uniquely positioned to investigate biological variation in human milk, using evolutionary theory, cutting edge biology, and anthropologically informed perspectives that challenge the biomedical framing of lactation and often act to privilege well nourished, primarily western populations and formula feeding as normatives for infant feeding research.&quot;,&quot;publisher&quot;:&quot;Wiley-Liss Inc.&quot;,&quot;issue&quot;:&quot;1&quot;,&quot;volume&quot;:&quot;33&quot;,&quot;container-title-short&quot;:&quot;&quot;},&quot;isTemporary&quot;:false}]},{&quot;citationID&quot;:&quot;MENDELEY_CITATION_f53f1cad-fd3e-4f5e-9858-8df53e16a81b&quot;,&quot;properties&quot;:{&quot;noteIndex&quot;:0},&quot;isEdited&quot;:false,&quot;manualOverride&quot;:{&quot;isManuallyOverridden&quot;:false,&quot;citeprocText&quot;:&quot;(Piperata, 2009)&quot;,&quot;manualOverrideText&quot;:&quot;&quot;},&quot;citationTag&quot;:&quot;MENDELEY_CITATION_v3_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&quot;,&quot;citationItems&quot;:[{&quot;id&quot;:&quot;773e1c73-34c3-31ee-af0c-a24c0258c091&quot;,&quot;itemData&quot;:{&quot;type&quot;:&quot;article-journal&quot;,&quot;id&quot;:&quot;773e1c73-34c3-31ee-af0c-a24c0258c091&quot;,&quot;title&quot;:&quot;Variation in maternal strategies during lactation: The role of the biosocial context&quot;,&quot;author&quot;:[{&quot;family&quot;:&quot;Piperata&quot;,&quot;given&quot;:&quot;Barbara A.&quot;,&quot;parse-names&quot;:false,&quot;dropping-particle&quot;:&quot;&quot;,&quot;non-dropping-particle&quot;:&quot;&quot;}],&quot;container-title&quot;:&quot;American Journal of Human Biology&quot;,&quot;accessed&quot;:{&quot;date-parts&quot;:[[2026,9,20]]},&quot;DOI&quot;:&quot;10.1002/AJHB.20898;JOURNAL:JOURNAL:15206300;ISSUE:ISSUE:DOI&quot;,&quot;ISSN&quot;:&quot;10420533&quot;,&quot;PMID&quot;:&quot;19360702&quot;,&quot;URL&quot;:&quot;/doi/pdf/10.1002/ajhb.20898&quot;,&quot;issued&quot;:{&quot;date-parts&quot;:[[2009,11,1]]},&quot;page&quot;:&quot;817-827&quot;,&quot;abstract&quot;:&quot;Compared to other mammals, human milk is dilute which lowers the relative daily cost of lactation allowing women greater flexibility in the strategies they use to meet the energy demands of lactation. These strategies include increasing dietary intake, reducing energy expenditure, and drawing on energy stores. Women are affected by the biosocial context in which they live, including norms regarding the sexual division of labor and diet and activity patterns during lactation, as well as household-level factors such as economic strategy and the availability of social support. This paper combines longitudinal data on dietary intake, energy expenditure, and body weight of 23 lactating Amazonian women living in a subsistence-based economy with detailed ethnographic data and considers how adherence to the cultural norms and the availability of social support contributed to intra-population variation in maternal energetic strategies. Dietary intake was found to vary more than energy expenditure. Adherence to dietary restrictions during the postpartum period of resguardo significantly reduced intra-population variation in energy intake. Women with social support came closer to achieving energy balance during resguardo (t = 2.8; P = 0.01) and peak lactation (t = 2.7; P = 0.02) and lost less weight (t = 3.6; P = 0.002) than those without such support. Those with social support had higher energy (t = 2.1; P = 0.05) and carbohydrate (t = 2.1, P = 0.05) intakes during resguardo and spent significantly less time in subsistence work during peak (t = 2.6, P = 0.03) and late lactation (t = 2.4, P = 0.03). Case studies are used to place these finding in context. © 2009 Wiley-Liss, Inc.&quot;,&quot;publisher&quot;:&quot;John Wiley &amp; Sons, Ltd&quot;,&quot;issue&quot;:&quot;6&quot;,&quot;volume&quot;:&quot;21&quot;,&quot;container-title-short&quot;:&quot;&quot;},&quot;isTemporary&quot;:false}]},{&quot;citationID&quot;:&quot;MENDELEY_CITATION_e7907c5b-cc1d-4a51-a163-c24ead4647ba&quot;,&quot;properties&quot;:{&quot;noteIndex&quot;:0},&quot;isEdited&quot;:false,&quot;manualOverride&quot;:{&quot;isManuallyOverridden&quot;:false,&quot;citeprocText&quot;:&quot;(Aydın &amp;#38; Yalçin, 2024)&quot;,&quot;manualOverrideText&quot;:&quot;&quot;},&quot;citationTag&quot;:&quot;MENDELEY_CITATION_v3_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&quot;,&quot;citationItems&quot;:[{&quot;id&quot;:&quot;f9de4556-0e0e-3c8c-a54d-20bf8bdf7e43&quot;,&quot;itemData&quot;:{&quot;type&quot;:&quot;article-journal&quot;,&quot;id&quot;:&quot;f9de4556-0e0e-3c8c-a54d-20bf8bdf7e43&quot;,&quot;title&quot;:&quot;Changes in anthropometry in full-term breastfed newborns and associated factors for the first month&quot;,&quot;author&quot;:[{&quot;family&quot;:&quot;Aydın&quot;,&quot;given&quot;:&quot;Beril&quot;,&quot;parse-names&quot;:false,&quot;dropping-particle&quot;:&quot;&quot;,&quot;non-dropping-particle&quot;:&quot;&quot;},{&quot;family&quot;:&quot;Yalçin&quot;,&quot;given&quot;:&quot;Siddika Songül&quot;,&quot;parse-names&quot;:false,&quot;dropping-particle&quot;:&quot;&quot;,&quot;non-dropping-particle&quot;:&quot;&quot;}],&quot;container-title&quot;:&quot;American Journal of Human Biology&quot;,&quot;accessed&quot;:{&quot;date-parts&quot;:[[2026,9,20]]},&quot;DOI&quot;:&quot;10.1002/AJHB.24024;PAGE:STRING:ARTICLE/CHAPTER&quot;,&quot;ISSN&quot;:&quot;15206300&quot;,&quot;PMID&quot;:&quot;38031486&quot;,&quot;URL&quot;:&quot;/doi/pdf/10.1002/ajhb.24024&quot;,&quot;issued&quot;:{&quot;date-parts&quot;:[[2024,5,1]]},&quot;page&quot;:&quot;e24024&quot;,&quot;abstract&quot;:&quot;Objective: We aim to assess the changes and associated factors in newborn anthropometry in the first month for full-term, healthy, and exclusive-breastfed infants. Methods: Neonatal anthropometric measurements were taken on day 5, day 15, and day 30 after delivery. Generalized estimating equations (GEE) analyzed the changes. Results: From 169 mother–newborn pairs, GEE showed that weight gain during the first month was influenced by maternal body mass index (BMI), delivery type, birth weight, and jaundice after adjusting confounding factors (p &lt;.05). The neonatal length was affected by the smoking status of parents, gestational maternal health problems, maternal height, birth weight, and jaundice (p &lt;.05). Neonatal head circumference was influenced by the smoking status of parents, gestational maternal health problems, maternal BMI, delivery type, maternal height, and birth weight. Conclusion: Adverse perinatal factors including mother's smoke exposure, maternal obesity and diabetes, cesarean birth, and neonatal hyperbilirubinemia influence anthropometry in the first months of life.&quot;,&quot;publisher&quot;:&quot;John Wiley and Sons Inc&quot;,&quot;issue&quot;:&quot;5&quot;,&quot;volume&quot;:&quot;36&quot;,&quot;container-title-short&quot;:&quot;&quot;},&quot;isTemporary&quot;:false}]},{&quot;citationID&quot;:&quot;MENDELEY_CITATION_0733d097-f7fc-499b-918a-8ca36a593d10&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MDczM2QwOTctZjdmYy00OTliLTkxOGEtOGNhMzZhNTkzZDEw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V9XX0=&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citationID&quot;:&quot;MENDELEY_CITATION_6d7660bf-51f4-4e4e-9923-39ad5ebb6d27&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NmQ3NjYwYmYtNTFmNC00ZTRlLTk5MjMtMzlhZDVlYmI2ZDI3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0a667499-85b6-40ed-b9e1-73502c26fbc6&quot;,&quot;properties&quot;:{&quot;noteIndex&quot;:0},&quot;isEdited&quot;:false,&quot;manualOverride&quot;:{&quot;isManuallyOverridden&quot;:false,&quot;citeprocText&quot;:&quot;(Dib et al., 2023; Wells, 2010, 2025)&quot;,&quot;manualOverrideText&quot;:&quot;&quot;},&quot;citationTag&quot;:&quot;MENDELEY_CITATION_v3_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quot;,&quot;citationItems&quot;:[{&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2b7eade2-23ec-4015-8e1d-04ee8067963f&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MmI3ZWFkZTItMjNlYy00MDE1LThlMWQtMDRlZTgwNjc5NjNm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UsInN1cHByZXNzLWF1dGhvciI6ZmFsc2UsImNvbXBvc2l0ZSI6ZmFsc2UsImF1dGhvci1vbmx5IjpmYWxzZX1dfQ==&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suppress-author&quot;:false,&quot;composite&quot;:false,&quot;author-only&quot;:false}]},{&quot;citationID&quot;:&quot;MENDELEY_CITATION_fafe22bb-fc4f-47f2-bfa3-b83881fba9e9&quot;,&quot;properties&quot;:{&quot;noteIndex&quot;:0},&quot;isEdited&quot;:false,&quot;manualOverride&quot;:{&quot;isManuallyOverridden&quot;:false,&quot;citeprocText&quot;:&quot;(Wells, 2025)&quot;,&quot;manualOverrideText&quot;:&quot;&quot;},&quot;citationTag&quot;:&quot;MENDELEY_CITATION_v3_eyJjaXRhdGlvbklEIjoiTUVOREVMRVlfQ0lUQVRJT05fZmFmZTIyYmItZmM0Zi00N2YyLWJmYTMtYjgzODgxZmJhOWU5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fdddd3e7-efbd-4d06-a3e6-dbd330b26051&quot;,&quot;properties&quot;:{&quot;noteIndex&quot;:0},&quot;isEdited&quot;:false,&quot;manualOverride&quot;:{&quot;isManuallyOverridden&quot;:false,&quot;citeprocText&quot;:&quot;(Barker, 1990; Roseboom et al., 2001; Scholte et al., 2015)&quot;,&quot;manualOverrideText&quot;:&quot;&quot;},&quot;citationTag&quot;:&quot;MENDELEY_CITATION_v3_eyJjaXRhdGlvbklEIjoiTUVOREVMRVlfQ0lUQVRJT05fZmRkZGQzZTctZWZiZC00ZDA2LWEzZTYtZGJkMzMwYjI2MDUxIiwicHJvcGVydGllcyI6eyJub3RlSW5kZXgiOjB9LCJpc0VkaXRlZCI6ZmFsc2UsIm1hbnVhbE92ZXJyaWRlIjp7ImlzTWFudWFsbHlPdmVycmlkZGVuIjpmYWxzZSwiY2l0ZXByb2NUZXh0IjoiKEJhcmtlciwgMTk5MDsgUm9zZWJvb20gZXQgYWwuLCAyMDAxOyBTY2hvbHRlIGV0IGFsLiwgMjAxNSkiLCJtYW51YWxPdmVycmlkZVRleHQiOiIifSwiY2l0YXRpb25JdGVtcyI6W3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c624197d-9c0e-430e-9d93-49c71031e411&quot;,&quot;properties&quot;:{&quot;noteIndex&quot;:0},&quot;isEdited&quot;:false,&quot;manualOverride&quot;:{&quot;isManuallyOverridden&quot;:false,&quot;citeprocText&quot;:&quot;(Kuzawa, 2005)&quot;,&quot;manualOverrideText&quot;:&quot;&quot;},&quot;citationTag&quot;:&quot;MENDELEY_CITATION_v3_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&quot;,&quot;citationItems&quot;:[{&quot;id&quot;:&quot;366d9fdc-2f36-3cca-9f4a-e81ed9a4e95e&quot;,&quot;itemData&quot;:{&quot;type&quot;:&quot;article-journal&quot;,&quot;id&quot;:&quot;366d9fdc-2f36-3cca-9f4a-e81ed9a4e95e&quot;,&quot;title&quot;:&quot;Fetal origins of developmental plasticity: Are fetal cues reliable predictors of future nutritional environments?&quot;,&quot;author&quot;:[{&quot;family&quot;:&quot;Kuzawa&quot;,&quot;given&quot;:&quot;Christopher W.&quot;,&quot;parse-names&quot;:false,&quot;dropping-particle&quot;:&quot;&quot;,&quot;non-dropping-particle&quot;:&quot;&quot;}],&quot;container-title&quot;:&quot;American Journal of Human Biology&quot;,&quot;accessed&quot;:{&quot;date-parts&quot;:[[2026,9,20]]},&quot;DOI&quot;:&quot;10.1002/AJHB.20091;WGROUP:STRING:PUBLICATION&quot;,&quot;ISSN&quot;:&quot;10420533&quot;,&quot;PMID&quot;:&quot;15611967&quot;,&quot;URL&quot;:&quot;/doi/pdf/10.1002/ajhb.20091&quot;,&quot;issued&quot;:{&quot;date-parts&quot;:[[2005,1,1]]},&quot;page&quot;:&quot;5-21&quot;,&quot;abstract&quot;:&quot;Evidence that fetal nutrition triggers permanent adjustments in a wide range of systems and health outcomes is stimulating interest in the evolutionary significance of these responses. This review evaluates the postnatal adaptive significance of fetal developmental plasticity from the perspective of life history theory and evolutionary models of energy partitioning. Birthweight is positively related to multiple metabolically costly postnatal functions, suggesting that the fetus has the capacity to distribute the burden of energy insufficiency when faced with a nutritionally challenging environment. Lowering total requirements may reduce the risk of negative energy balance, which disproportionately impacts functions that are not essential for survival but that are crucial for reproductive success. The long-term benefit of these metabolic adjustments is contingent upon the fetus having access to a cue that is predictive of its future nutritional environment, a problem complicated in a long-lived species by short-term ecologic fluctuations like seasonality. Evidence is reviewed suggesting that the flow of nutrients reaching the fetus provides an integrated signal of nutrition as experienced by recent matrilineal ancestors, which effectively limits the responsiveness to short-term ecologic fluctuations during any given pregnancy. This capacity for fetal nutrition to minimize the growth response to transient ecologic fluctuations is defined here as intergenerational \&quot;phenotypic inertia,\&quot; and is hypothesized to allow the fetus to cut through the \&quot;noise\&quot; of seasonal or other stochastic influences to read the \&quot;signal\&quot; of longer-term ecologic trends. As a mode of adaptation, phenotypic inertia may help the organism cope with ecologic trends too gradual to be tracked by conventional developmental plasticity, but too rapid to be tracked by natural selection. From an applied perspective, if a trait like fetal growth is designed to minimize the effects of short-term fluctuations by integrating information across generations, public health interventions may be most effective if focused not on the individual but on the matriline. © 2004 Wiley-Liss, Inc.&quot;,&quot;publisher&quot;:&quot;John Wiley &amp; Sons, Ltd&quot;,&quot;issue&quot;:&quot;1&quot;,&quot;volume&quot;:&quot;17&quot;,&quot;container-title-short&quot;:&quot;&quot;},&quot;isTemporary&quot;:false}]},{&quot;citationID&quot;:&quot;MENDELEY_CITATION_dd2e70b9-193b-44d2-983e-102d41c30161&quot;,&quot;properties&quot;:{&quot;noteIndex&quot;:0},&quot;isEdited&quot;:false,&quot;manualOverride&quot;:{&quot;isManuallyOverridden&quot;:false,&quot;citeprocText&quot;:&quot;(Beach et al., 2022; Roseboom et al., 2001; Scholte et al., 2015)&quot;,&quot;manualOverrideText&quot;:&quot;&quot;},&quot;citationTag&quot;:&quot;MENDELEY_CITATION_v3_eyJjaXRhdGlvbklEIjoiTUVOREVMRVlfQ0lUQVRJT05fZGQyZTcwYjktMTkzYi00NGQyLTk4M2UtMTAyZDQxYzMwMTYxIiwicHJvcGVydGllcyI6eyJub3RlSW5kZXgiOjB9LCJpc0VkaXRlZCI6ZmFsc2UsIm1hbnVhbE92ZXJyaWRlIjp7ImlzTWFudWFsbHlPdmVycmlkZGVuIjpmYWxzZSwiY2l0ZXByb2NUZXh0IjoiKEJlYWNoIGV0IGFsLiwgMjAyMjsgUm9zZWJvb20gZXQgYWwuLCAyMDAxOyBTY2hvbHRlIGV0IGFsLiwgMjAxNSkiLCJtYW51YWxPdmVycmlkZVRleHQiOiIifSwiY2l0YXRpb25JdGVtcyI6W3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d43382fb-d585-444b-aacf-2f5b153c3be6&quot;,&quot;properties&quot;:{&quot;noteIndex&quot;:0},&quot;isEdited&quot;:false,&quot;manualOverride&quot;:{&quot;isManuallyOverridden&quot;:false,&quot;citeprocText&quot;:&quot;(Weckman, Ngai, Wright, McDonald, &amp;#38; Kain, 2019)&quot;,&quot;manualOverrideText&quot;:&quot;&quot;},&quot;citationTag&quot;:&quot;MENDELEY_CITATION_v3_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&quot;,&quot;citationItems&quot;:[{&quot;id&quot;:&quot;c32a766a-74a9-3ec4-aabb-1b06e546ec22&quot;,&quot;itemData&quot;:{&quot;type&quot;:&quot;article-journal&quot;,&quot;id&quot;:&quot;c32a766a-74a9-3ec4-aabb-1b06e546ec22&quot;,&quot;title&quot;:&quot;The Impact of Infection in Pregnancy on Placental Vascular Development and Adverse Birth Outcomes&quot;,&quot;author&quot;:[{&quot;family&quot;:&quot;Weckman&quot;,&quot;given&quot;:&quot;Andrea M.&quot;,&quot;parse-names&quot;:false,&quot;dropping-particle&quot;:&quot;&quot;,&quot;non-dropping-particle&quot;:&quot;&quot;},{&quot;family&quot;:&quot;Ngai&quot;,&quot;given&quot;:&quot;Michelle&quot;,&quot;parse-names&quot;:false,&quot;dropping-particle&quot;:&quot;&quot;,&quot;non-dropping-particle&quot;:&quot;&quot;},{&quot;family&quot;:&quot;Wright&quot;,&quot;given&quot;:&quot;Julie&quot;,&quot;parse-names&quot;:false,&quot;dropping-particle&quot;:&quot;&quot;,&quot;non-dropping-particle&quot;:&quot;&quot;},{&quot;family&quot;:&quot;McDonald&quot;,&quot;given&quot;:&quot;Chloe R.&quot;,&quot;parse-names&quot;:false,&quot;dropping-particle&quot;:&quot;&quot;,&quot;non-dropping-particle&quot;:&quot;&quot;},{&quot;family&quot;:&quot;Kain&quot;,&quot;given&quot;:&quot;Kevin C.&quot;,&quot;parse-names&quot;:false,&quot;dropping-particle&quot;:&quot;&quot;,&quot;non-dropping-particle&quot;:&quot;&quot;}],&quot;container-title&quot;:&quot;Frontiers in microbiology&quot;,&quot;container-title-short&quot;:&quot;Front. Microbiol.&quot;,&quot;accessed&quot;:{&quot;date-parts&quot;:[[2026,7,8]]},&quot;DOI&quot;:&quot;10.3389/FMICB.2019.01924&quot;,&quot;ISSN&quot;:&quot;1664-302X&quot;,&quot;PMID&quot;:&quot;31507551&quot;,&quot;URL&quot;:&quot;https://pubmed.ncbi.nlm.nih.gov/31507551/&quot;,&quot;issued&quot;:{&quot;date-parts&quot;:[[2019]]},&quot;abstract&quot;:&quot;Healthy fetal development is dependent on nutrient and oxygen transfer via the placenta. Optimal growth and function of placental vasculature is therefore essential to support in utero development. Vasculogenesis, the de novo formation of blood vessels, and angiogenesis, the branching and remodeling of existing vasculature, mediate the development and maturation of placental villi, which form the materno-fetal interface. Several lines of evidence indicate that systemic maternal infection and consequent inflammation can disrupt placental vasculogenesis and angiogenesis. The resulting alterations in placental hemodynamics impact fetal growth and contribute to poor birth outcomes including preterm delivery, small-for-gestational age (SGA), stillbirth, and low birth weight (LBW). Furthermore, pathways involved in maternal immune activation and placental vascularization parallel those involved in normal fetal development, notably neurovascular development. Therefore, immune-mediated disruption of angiogenic pathways at the materno-fetal interface may also have long-term neurological consequences for offspring. Here, we review current literature evaluating the influence of maternal infection and immune activation at the materno-fetal interface and the subsequent impact on placental vascular function and birth outcome. Immunomodulatory pathways, including chemokines and cytokines released in response to maternal infection, interact closely with the principal pathways regulating placental vascular development, including the angiopoietin-Tie-2, vascular endothelial growth factor (VEGF), and placental growth factor (PlGF) pathways. A detailed mechanistic understanding of how maternal infections impact placental and fetal development is critical to the design of effective interventions to promote placental growth and function and thereby reduce adverse birth outcomes.&quot;,&quot;publisher&quot;:&quot;Front Microbiol&quot;,&quot;issue&quot;:&quot;AUG&quot;,&quot;volume&quot;:&quot;10&quot;},&quot;isTemporary&quot;:false,&quot;suppress-author&quot;:false,&quot;composite&quot;:false,&quot;author-only&quot;:false}]},{&quot;citationID&quot;:&quot;MENDELEY_CITATION_90f41d8e-4cb2-48a6-a8fd-43dc9a184584&quot;,&quot;properties&quot;:{&quot;noteIndex&quot;:0},&quot;isEdited&quot;:false,&quot;manualOverride&quot;:{&quot;isManuallyOverridden&quot;:false,&quot;citeprocText&quot;:&quot;(Le Vu et al., 2024, 2025)&quot;,&quot;manualOverrideText&quot;:&quot;&quot;},&quot;citationTag&quot;:&quot;MENDELEY_CITATION_v3_eyJjaXRhdGlvbklEIjoiTUVOREVMRVlfQ0lUQVRJT05fOTBmNDFkOGUtNGNiMi00OGE2LWE4ZmQtNDNkYzlhMTg0NTg0IiwicHJvcGVydGllcyI6eyJub3RlSW5kZXgiOjB9LCJpc0VkaXRlZCI6ZmFsc2UsIm1hbnVhbE92ZXJyaWRlIjp7ImlzTWFudWFsbHlPdmVycmlkZGVuIjpmYWxzZSwiY2l0ZXByb2NUZXh0IjoiKExlIFZ1IGV0IGFsLiwgMjAyNCwgMjAyNS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fSx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V9XX0=&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10cae9-f6d6-484d-9d41-fc2dbdfe05ec&quot;,&quot;properties&quot;:{&quot;noteIndex&quot;:0},&quot;isEdited&quot;:false,&quot;manualOverride&quot;:{&quot;isManuallyOverridden&quot;:false,&quot;citeprocText&quot;:&quot;(Butie et al., 2020; Floris &amp;#38; Staub, 2025; Floris et al., 2016; Salvisberg et al., 2023; Sonderegger &amp;#38; Tscherrig, 2016)&quot;,&quot;manualOverrideText&quot;:&quot;&quot;},&quot;citationTag&quot;:&quot;MENDELEY_CITATION_v3_eyJjaXRhdGlvbklEIjoiTUVOREVMRVlfQ0lUQVRJT05fYWQxMGNhZTktZjZkNi00ODRkLTlkNDEtZmMyZGJkZmUwNWVjIiwicHJvcGVydGllcyI6eyJub3RlSW5kZXgiOjB9LCJpc0VkaXRlZCI6ZmFsc2UsIm1hbnVhbE92ZXJyaWRlIjp7ImlzTWFudWFsbHlPdmVycmlkZGVuIjpmYWxzZSwiY2l0ZXByb2NUZXh0IjoiKEJ1dGllIGV0IGFsLiwgMjAyMDsgRmxvcmlzICYjMzg7IFN0YXViLCAyMDI1OyBGbG9yaXMgZXQgYWwuLCAyMDE2OyBTYWx2aXNiZXJnIGV0IGFsLiwgMjAyMzsgU29uZGVyZWdnZXIgJiMzODsgVHNjaGVycmlnLCAyMDE2KSIsIm1hbnVhbE92ZXJyaWRlVGV4dCI6IiJ9LCJjaXRhdGlvbkl0ZW1zIjpb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LHsiaWQiOiIwNWRiZjk4Yy02OTZmLTM3ZmQtOWQ5My1jMmUyNWFhMzYzYWQiLCJpdGVtRGF0YSI6eyJ0eXBlIjoiYXJ0aWNsZS1qb3VybmFsIiwiaWQiOiIwNWRiZjk4Yy02OTZmLTM3ZmQtOWQ5My1jMmUyNWFhMzYzYWQiLCJ0aXRsZSI6IlRoZSBiZW5lZml0cyBvZiBpbnRlcnZlbnRpb246IGJpcnRoIHdlaWdodHMgaW4gQmFzbGUgMTkxMi0xOTIw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&quot;,&quot;citationItems&quot;:[{&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citationID&quot;:&quot;MENDELEY_CITATION_1094552e-1faf-4c6a-be87-68dc0c9a5454&quot;,&quot;properties&quot;:{&quot;noteIndex&quot;:0},&quot;isEdited&quot;:false,&quot;manualOverride&quot;:{&quot;isManuallyOverridden&quot;:false,&quot;citeprocText&quot;:&quot;(Butie et al., 2020; Floris et al., 2016; Salvisberg et al., 2023)&quot;,&quot;manualOverrideText&quot;:&quot;&quot;},&quot;citationTag&quot;:&quot;MENDELEY_CITATION_v3_eyJjaXRhdGlvbklEIjoiTUVOREVMRVlfQ0lUQVRJT05fMTA5NDU1MmUtMWZhZi00YzZhLWJlODctNjhkYzBjOWE1NDU0IiwicHJvcGVydGllcyI6eyJub3RlSW5kZXgiOjB9LCJpc0VkaXRlZCI6ZmFsc2UsIm1hbnVhbE92ZXJyaWRlIjp7ImlzTWFudWFsbHlPdmVycmlkZGVuIjpmYWxzZSwiY2l0ZXByb2NUZXh0IjoiKEJ1dGllIGV0IGFsLiwgMjAyMDsgRmxvcmlzIGV0IGFsLiwgMjAxNjsgU2FsdmlzYmVyZyBldCBhbC4sIDIwMjMp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quot;,&quot;citationItems&quot;:[{&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fe27231-cb58-4bbc-8c1a-918457bfd029&quot;,&quot;properties&quot;:{&quot;noteIndex&quot;:0},&quot;isEdited&quot;:false,&quot;manualOverride&quot;:{&quot;isManuallyOverridden&quot;:false,&quot;citeprocText&quot;:&quot;(Floris &amp;#38; Staub, 2025; Krämer et al., 2016; Sonderegger &amp;#38; Tscherrig, 2016)&quot;,&quot;manualOverrideText&quot;:&quot;&quot;},&quot;citationTag&quot;:&quot;MENDELEY_CITATION_v3_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XX0=&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
    <we:property name="MENDELEY_CITATIONS_LOCALE_CODE" value="&quot;en-GB&quot;"/>
    <we:property name="MENDELEY_CITATIONS_STYLE" value="{&quot;id&quot;:&quot;https://www.zotero.org/styles/apa-6th-edition&quot;,&quot;title&quot;:&quot;APA Style 6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B280386-A0B1-7E4C-9725-7B882FD56A1C}">
  <we:reference id="wa200002534" version="7.0.0.1" store="en-001" storeType="OMEX"/>
  <we:alternateReferences>
    <we:reference id="WA200002534" version="7.0.0.1"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D233EDF5-ABDA-0B41-B52F-00AD2995F580}">
  <we:reference id="f518cb36-c901-4d52-a9e7-4331342e485d" version="1.4.0.0" store="EXCatalog" storeType="EXCatalog"/>
  <we:alternateReferences>
    <we:reference id="WA200001011" version="1.4.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609374D301FD47AE396E6FF8598435" ma:contentTypeVersion="17" ma:contentTypeDescription="Create a new document." ma:contentTypeScope="" ma:versionID="0b40d0447ebb731f8ccfc9dce7b42f7d">
  <xsd:schema xmlns:xsd="http://www.w3.org/2001/XMLSchema" xmlns:xs="http://www.w3.org/2001/XMLSchema" xmlns:p="http://schemas.microsoft.com/office/2006/metadata/properties" xmlns:ns3="108c15e4-e668-435f-b74d-5691f002b82c" xmlns:ns4="6da73e82-3522-4917-abc6-4a3ae6e1cf65" targetNamespace="http://schemas.microsoft.com/office/2006/metadata/properties" ma:root="true" ma:fieldsID="71c967b3b00825da370dab84b3b0667b" ns3:_="" ns4:_="">
    <xsd:import namespace="108c15e4-e668-435f-b74d-5691f002b82c"/>
    <xsd:import namespace="6da73e82-3522-4917-abc6-4a3ae6e1cf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c15e4-e668-435f-b74d-5691f002b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a73e82-3522-4917-abc6-4a3ae6e1cf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08c15e4-e668-435f-b74d-5691f002b82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B0C05-CA37-4C3C-B2A1-9867920D5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c15e4-e668-435f-b74d-5691f002b82c"/>
    <ds:schemaRef ds:uri="6da73e82-3522-4917-abc6-4a3ae6e1c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A77831-8793-4428-89D6-F7F763463E59}">
  <ds:schemaRefs>
    <ds:schemaRef ds:uri="http://schemas.microsoft.com/office/2006/metadata/properties"/>
    <ds:schemaRef ds:uri="http://schemas.microsoft.com/office/infopath/2007/PartnerControls"/>
    <ds:schemaRef ds:uri="108c15e4-e668-435f-b74d-5691f002b82c"/>
  </ds:schemaRefs>
</ds:datastoreItem>
</file>

<file path=customXml/itemProps3.xml><?xml version="1.0" encoding="utf-8"?>
<ds:datastoreItem xmlns:ds="http://schemas.openxmlformats.org/officeDocument/2006/customXml" ds:itemID="{AEDB6633-C020-4916-9999-026661D7FA7A}">
  <ds:schemaRefs>
    <ds:schemaRef ds:uri="http://schemas.openxmlformats.org/officeDocument/2006/bibliography"/>
  </ds:schemaRefs>
</ds:datastoreItem>
</file>

<file path=customXml/itemProps4.xml><?xml version="1.0" encoding="utf-8"?>
<ds:datastoreItem xmlns:ds="http://schemas.openxmlformats.org/officeDocument/2006/customXml" ds:itemID="{90BFCFAB-E74E-4719-BF66-DEC0391D16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11054</Words>
  <Characters>69641</Characters>
  <Application>Microsoft Office Word</Application>
  <DocSecurity>0</DocSecurity>
  <Lines>580</Lines>
  <Paragraphs>161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Anton Naganoor</cp:lastModifiedBy>
  <cp:revision>400</cp:revision>
  <cp:lastPrinted>2021-09-27T01:05:00Z</cp:lastPrinted>
  <dcterms:created xsi:type="dcterms:W3CDTF">2026-06-24T08:16:00Z</dcterms:created>
  <dcterms:modified xsi:type="dcterms:W3CDTF">2026-09-20T16:52:00Z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http://www.zotero.org/styles/epidemiology-and-infection</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http://www.zotero.org/styles/epidemiology-and-infection</vt:lpwstr>
  </property>
  <property fmtid="{D5CDD505-2E9C-101B-9397-08002B2CF9AE}" pid="8" name="Mendeley Recent Style Id 3_1">
    <vt:lpwstr>http://csl.mendeley.com/styles/24452631/nature-2</vt:lpwstr>
  </property>
  <property fmtid="{D5CDD505-2E9C-101B-9397-08002B2CF9AE}" pid="9" name="Mendeley Recent Style Id 4_1">
    <vt:lpwstr>http://csl.mendeley.com/styles/24452631/nature-3</vt:lpwstr>
  </property>
  <property fmtid="{D5CDD505-2E9C-101B-9397-08002B2CF9AE}" pid="10" name="Mendeley Recent Style Id 5_1">
    <vt:lpwstr>http://www.zotero.org/styles/nature-immunology</vt:lpwstr>
  </property>
  <property fmtid="{D5CDD505-2E9C-101B-9397-08002B2CF9AE}" pid="11" name="Mendeley Recent Style Id 6_1">
    <vt:lpwstr>http://www.zotero.org/styles/plos-one</vt:lpwstr>
  </property>
  <property fmtid="{D5CDD505-2E9C-101B-9397-08002B2CF9AE}" pid="12" name="Mendeley Recent Style Id 7_1">
    <vt:lpwstr>http://www.zotero.org/styles/pnas</vt:lpwstr>
  </property>
  <property fmtid="{D5CDD505-2E9C-101B-9397-08002B2CF9AE}" pid="13" name="Mendeley Recent Style Id 8_1">
    <vt:lpwstr>http://www.zotero.org/styles/scientific-reports</vt:lpwstr>
  </property>
  <property fmtid="{D5CDD505-2E9C-101B-9397-08002B2CF9AE}" pid="14" name="Mendeley Recent Style Id 9_1">
    <vt:lpwstr>http://www.zotero.org/styles/the-lancet</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Epidemiology &amp; Infection</vt:lpwstr>
  </property>
  <property fmtid="{D5CDD505-2E9C-101B-9397-08002B2CF9AE}" pid="18" name="Mendeley Recent Style Name 3_1">
    <vt:lpwstr>Nature 2</vt:lpwstr>
  </property>
  <property fmtid="{D5CDD505-2E9C-101B-9397-08002B2CF9AE}" pid="19" name="Mendeley Recent Style Name 4_1">
    <vt:lpwstr>Nature 2 - Dr. Kaspar Staub</vt:lpwstr>
  </property>
  <property fmtid="{D5CDD505-2E9C-101B-9397-08002B2CF9AE}" pid="20" name="Mendeley Recent Style Name 5_1">
    <vt:lpwstr>Nature Immunology</vt:lpwstr>
  </property>
  <property fmtid="{D5CDD505-2E9C-101B-9397-08002B2CF9AE}" pid="21" name="Mendeley Recent Style Name 6_1">
    <vt:lpwstr>PLOS ONE</vt:lpwstr>
  </property>
  <property fmtid="{D5CDD505-2E9C-101B-9397-08002B2CF9AE}" pid="22" name="Mendeley Recent Style Name 7_1">
    <vt:lpwstr>Proceedings of the National Academy of Sciences of the United States of America</vt:lpwstr>
  </property>
  <property fmtid="{D5CDD505-2E9C-101B-9397-08002B2CF9AE}" pid="23" name="Mendeley Recent Style Name 8_1">
    <vt:lpwstr>Scientific Reports</vt:lpwstr>
  </property>
  <property fmtid="{D5CDD505-2E9C-101B-9397-08002B2CF9AE}" pid="24" name="Mendeley Recent Style Name 9_1">
    <vt:lpwstr>The Lancet</vt:lpwstr>
  </property>
  <property fmtid="{D5CDD505-2E9C-101B-9397-08002B2CF9AE}" pid="25" name="Mendeley Unique User Id_1">
    <vt:lpwstr>e4cfdd13-4a07-32f8-b440-8fd87267fd99</vt:lpwstr>
  </property>
  <property fmtid="{D5CDD505-2E9C-101B-9397-08002B2CF9AE}" pid="26" name="GrammarlyDocumentId">
    <vt:lpwstr>a5aadd135a31eec3175bcbeb78d70979063da0696fb0e4ca5268fe06b523122c</vt:lpwstr>
  </property>
  <property fmtid="{D5CDD505-2E9C-101B-9397-08002B2CF9AE}" pid="27" name="ContentTypeId">
    <vt:lpwstr>0x01010052609374D301FD47AE396E6FF8598435</vt:lpwstr>
  </property>
</Properties>
</file>